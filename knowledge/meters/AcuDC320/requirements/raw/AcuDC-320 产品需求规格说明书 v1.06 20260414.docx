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D31C" w14:textId="77777777" w:rsidR="00F758AA" w:rsidRDefault="00856E41" w:rsidP="005F66CF">
      <w:pPr>
        <w:pStyle w:val="a3"/>
        <w:jc w:val="center"/>
      </w:pPr>
      <w:bookmarkStart w:id="0" w:name="_Toc164630222"/>
      <w:r w:rsidRPr="00856E41">
        <w:t>AcuDC-</w:t>
      </w:r>
      <w:r w:rsidR="00FD7630">
        <w:t>32</w:t>
      </w:r>
      <w:r w:rsidRPr="00856E41">
        <w:t>0</w:t>
      </w:r>
    </w:p>
    <w:p w14:paraId="71FDA646" w14:textId="65262211" w:rsidR="00F758AA" w:rsidRPr="00A710F8" w:rsidRDefault="00281566" w:rsidP="00F758AA">
      <w:pPr>
        <w:pStyle w:val="a3"/>
        <w:jc w:val="center"/>
      </w:pPr>
      <w:r>
        <w:rPr>
          <w:rFonts w:hint="eastAsia"/>
        </w:rPr>
        <w:t>产品</w:t>
      </w:r>
      <w:r w:rsidR="005F66CF" w:rsidRPr="005F66CF">
        <w:rPr>
          <w:rFonts w:hint="eastAsia"/>
        </w:rPr>
        <w:t>需求规格说明书</w:t>
      </w:r>
      <w:bookmarkEnd w:id="0"/>
      <w:r w:rsidR="00F758AA" w:rsidRPr="006704DB">
        <w:rPr>
          <w:rFonts w:hint="eastAsia"/>
          <w:sz w:val="36"/>
          <w:szCs w:val="36"/>
        </w:rPr>
        <w:t>V1.0</w:t>
      </w:r>
      <w:r w:rsidR="003634AD">
        <w:rPr>
          <w:rFonts w:hint="eastAsia"/>
          <w:sz w:val="36"/>
          <w:szCs w:val="36"/>
        </w:rPr>
        <w:t>5</w:t>
      </w:r>
    </w:p>
    <w:p w14:paraId="4FBA0F65" w14:textId="2AE0C1D1" w:rsidR="00A710F8" w:rsidRPr="00A710F8" w:rsidRDefault="00A710F8" w:rsidP="00F758AA">
      <w:pPr>
        <w:pStyle w:val="a3"/>
        <w:jc w:val="center"/>
      </w:pPr>
      <w:r>
        <w:rPr>
          <w:rFonts w:hint="eastAsia"/>
        </w:rPr>
        <w:t xml:space="preserve">                                                                    </w:t>
      </w:r>
    </w:p>
    <w:p w14:paraId="164DDCEA" w14:textId="2A306D08" w:rsidR="00121300" w:rsidRDefault="00121300">
      <w:r>
        <w:br w:type="page"/>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Change w:id="1" w:author="Shaohang Cui" w:date="2026-04-14T11:39:00Z" w16du:dateUtc="2026-04-14T03:39:00Z">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PrChange>
      </w:tblPr>
      <w:tblGrid>
        <w:gridCol w:w="972"/>
        <w:gridCol w:w="1544"/>
        <w:gridCol w:w="808"/>
        <w:gridCol w:w="838"/>
        <w:gridCol w:w="1315"/>
        <w:gridCol w:w="3867"/>
        <w:tblGridChange w:id="2">
          <w:tblGrid>
            <w:gridCol w:w="972"/>
            <w:gridCol w:w="1544"/>
            <w:gridCol w:w="808"/>
            <w:gridCol w:w="838"/>
            <w:gridCol w:w="1315"/>
            <w:gridCol w:w="3867"/>
          </w:tblGrid>
        </w:tblGridChange>
      </w:tblGrid>
      <w:tr w:rsidR="006D7EC6" w14:paraId="6976431F" w14:textId="77777777" w:rsidTr="00681EBA">
        <w:tc>
          <w:tcPr>
            <w:tcW w:w="9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Change w:id="3" w:author="Shaohang Cui" w:date="2026-04-14T11:39:00Z" w16du:dateUtc="2026-04-14T03:39:00Z">
              <w:tcPr>
                <w:tcW w:w="9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tcPrChange>
          </w:tcPr>
          <w:p w14:paraId="5D8C8178" w14:textId="77777777" w:rsidR="00DE1C29" w:rsidRDefault="00DE1C29">
            <w:pPr>
              <w:jc w:val="center"/>
              <w:rPr>
                <w:rFonts w:eastAsia="Times New Roman"/>
                <w:b/>
                <w:bCs/>
              </w:rPr>
            </w:pPr>
            <w:r>
              <w:rPr>
                <w:rFonts w:eastAsia="Times New Roman"/>
                <w:b/>
                <w:bCs/>
              </w:rPr>
              <w:lastRenderedPageBreak/>
              <w:t>Version</w:t>
            </w:r>
          </w:p>
        </w:tc>
        <w:tc>
          <w:tcPr>
            <w:tcW w:w="15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Change w:id="4" w:author="Shaohang Cui" w:date="2026-04-14T11:39:00Z" w16du:dateUtc="2026-04-14T03:39:00Z">
              <w:tcPr>
                <w:tcW w:w="1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tcPrChange>
          </w:tcPr>
          <w:p w14:paraId="724FD14D" w14:textId="77777777" w:rsidR="00DE1C29" w:rsidRDefault="00DE1C29">
            <w:pPr>
              <w:jc w:val="center"/>
              <w:rPr>
                <w:rFonts w:eastAsia="Times New Roman"/>
                <w:b/>
                <w:bCs/>
              </w:rPr>
            </w:pPr>
            <w:r>
              <w:rPr>
                <w:rFonts w:ascii="SimSun" w:eastAsia="SimSun" w:hAnsi="SimSun" w:cs="SimSun" w:hint="eastAsia"/>
                <w:b/>
                <w:bCs/>
              </w:rPr>
              <w:t>作者</w:t>
            </w:r>
          </w:p>
        </w:tc>
        <w:tc>
          <w:tcPr>
            <w:tcW w:w="808" w:type="dxa"/>
            <w:tcBorders>
              <w:top w:val="single" w:sz="6" w:space="0" w:color="auto"/>
              <w:left w:val="single" w:sz="6" w:space="0" w:color="auto"/>
              <w:bottom w:val="single" w:sz="6" w:space="0" w:color="auto"/>
              <w:right w:val="single" w:sz="6" w:space="0" w:color="auto"/>
            </w:tcBorders>
            <w:tcPrChange w:id="5" w:author="Shaohang Cui" w:date="2026-04-14T11:39:00Z" w16du:dateUtc="2026-04-14T03:39:00Z">
              <w:tcPr>
                <w:tcW w:w="813" w:type="dxa"/>
                <w:tcBorders>
                  <w:top w:val="single" w:sz="6" w:space="0" w:color="auto"/>
                  <w:left w:val="single" w:sz="6" w:space="0" w:color="auto"/>
                  <w:bottom w:val="single" w:sz="6" w:space="0" w:color="auto"/>
                  <w:right w:val="single" w:sz="6" w:space="0" w:color="auto"/>
                </w:tcBorders>
              </w:tcPr>
            </w:tcPrChange>
          </w:tcPr>
          <w:p w14:paraId="71DD8CC6" w14:textId="30F5C60D" w:rsidR="00DE1C29" w:rsidRDefault="00DE1C29">
            <w:pPr>
              <w:jc w:val="center"/>
              <w:rPr>
                <w:rFonts w:ascii="SimSun" w:eastAsia="SimSun" w:hAnsi="SimSun" w:cs="SimSun" w:hint="eastAsia"/>
                <w:b/>
                <w:bCs/>
              </w:rPr>
            </w:pPr>
            <w:r>
              <w:rPr>
                <w:rFonts w:ascii="SimSun" w:eastAsia="SimSun" w:hAnsi="SimSun" w:cs="SimSun" w:hint="eastAsia"/>
                <w:b/>
                <w:bCs/>
              </w:rPr>
              <w:t>审核</w:t>
            </w:r>
          </w:p>
        </w:tc>
        <w:tc>
          <w:tcPr>
            <w:tcW w:w="838" w:type="dxa"/>
            <w:tcBorders>
              <w:top w:val="single" w:sz="6" w:space="0" w:color="auto"/>
              <w:left w:val="single" w:sz="6" w:space="0" w:color="auto"/>
              <w:bottom w:val="single" w:sz="6" w:space="0" w:color="auto"/>
              <w:right w:val="single" w:sz="6" w:space="0" w:color="auto"/>
            </w:tcBorders>
            <w:tcPrChange w:id="6" w:author="Shaohang Cui" w:date="2026-04-14T11:39:00Z" w16du:dateUtc="2026-04-14T03:39:00Z">
              <w:tcPr>
                <w:tcW w:w="844" w:type="dxa"/>
                <w:tcBorders>
                  <w:top w:val="single" w:sz="6" w:space="0" w:color="auto"/>
                  <w:left w:val="single" w:sz="6" w:space="0" w:color="auto"/>
                  <w:bottom w:val="single" w:sz="6" w:space="0" w:color="auto"/>
                  <w:right w:val="single" w:sz="6" w:space="0" w:color="auto"/>
                </w:tcBorders>
              </w:tcPr>
            </w:tcPrChange>
          </w:tcPr>
          <w:p w14:paraId="4C7B1D42" w14:textId="443CF706" w:rsidR="00DE1C29" w:rsidRDefault="00DE1C29">
            <w:pPr>
              <w:jc w:val="center"/>
              <w:rPr>
                <w:rFonts w:ascii="SimSun" w:eastAsia="SimSun" w:hAnsi="SimSun" w:cs="SimSun" w:hint="eastAsia"/>
                <w:b/>
                <w:bCs/>
              </w:rPr>
            </w:pPr>
            <w:r>
              <w:rPr>
                <w:rFonts w:ascii="SimSun" w:eastAsia="SimSun" w:hAnsi="SimSun" w:cs="SimSun" w:hint="eastAsia"/>
                <w:b/>
                <w:bCs/>
              </w:rPr>
              <w:t>状态</w:t>
            </w:r>
          </w:p>
        </w:tc>
        <w:tc>
          <w:tcPr>
            <w:tcW w:w="13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Change w:id="7" w:author="Shaohang Cui" w:date="2026-04-14T11:39:00Z" w16du:dateUtc="2026-04-14T03:39:00Z">
              <w:tcPr>
                <w:tcW w:w="132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tcPrChange>
          </w:tcPr>
          <w:p w14:paraId="7B1D68B6" w14:textId="28E74CD4" w:rsidR="00DE1C29" w:rsidRDefault="00DE1C29">
            <w:pPr>
              <w:jc w:val="center"/>
              <w:rPr>
                <w:rFonts w:eastAsia="Times New Roman"/>
                <w:b/>
                <w:bCs/>
              </w:rPr>
            </w:pPr>
            <w:r>
              <w:rPr>
                <w:rFonts w:ascii="SimSun" w:eastAsia="SimSun" w:hAnsi="SimSun" w:cs="SimSun" w:hint="eastAsia"/>
                <w:b/>
                <w:bCs/>
              </w:rPr>
              <w:t>日期</w:t>
            </w:r>
          </w:p>
        </w:tc>
        <w:tc>
          <w:tcPr>
            <w:tcW w:w="3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Change w:id="8" w:author="Shaohang Cui" w:date="2026-04-14T11:39:00Z" w16du:dateUtc="2026-04-14T03:39:00Z">
              <w:tcPr>
                <w:tcW w:w="389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tcPrChange>
          </w:tcPr>
          <w:p w14:paraId="32470421" w14:textId="77777777" w:rsidR="00DE1C29" w:rsidRDefault="00DE1C29">
            <w:pPr>
              <w:jc w:val="center"/>
              <w:rPr>
                <w:rFonts w:eastAsia="Times New Roman"/>
                <w:b/>
                <w:bCs/>
              </w:rPr>
            </w:pPr>
            <w:r>
              <w:rPr>
                <w:rFonts w:ascii="SimSun" w:eastAsia="SimSun" w:hAnsi="SimSun" w:cs="SimSun" w:hint="eastAsia"/>
                <w:b/>
                <w:bCs/>
              </w:rPr>
              <w:t>变更</w:t>
            </w:r>
          </w:p>
        </w:tc>
      </w:tr>
      <w:tr w:rsidR="006D7EC6" w14:paraId="6CA6A60B" w14:textId="77777777" w:rsidTr="00681EBA">
        <w:trPr>
          <w:cantSplit/>
          <w:trPrChange w:id="9" w:author="Shaohang Cui" w:date="2026-04-14T11:39:00Z" w16du:dateUtc="2026-04-14T03:39:00Z">
            <w:trPr>
              <w:cantSplit/>
            </w:trPr>
          </w:trPrChange>
        </w:trPr>
        <w:tc>
          <w:tcPr>
            <w:tcW w:w="9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Change w:id="10" w:author="Shaohang Cui" w:date="2026-04-14T11:39:00Z" w16du:dateUtc="2026-04-14T03:39:00Z">
              <w:tcPr>
                <w:tcW w:w="9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tcPrChange>
          </w:tcPr>
          <w:p w14:paraId="78F9F3FE" w14:textId="77777777" w:rsidR="00DE1C29" w:rsidRPr="00C1604C" w:rsidRDefault="00DE1C29">
            <w:pPr>
              <w:rPr>
                <w:rFonts w:eastAsia="Times New Roman"/>
                <w:sz w:val="20"/>
                <w:szCs w:val="20"/>
              </w:rPr>
            </w:pPr>
            <w:r w:rsidRPr="00C1604C">
              <w:rPr>
                <w:rFonts w:eastAsia="Times New Roman"/>
                <w:sz w:val="20"/>
                <w:szCs w:val="20"/>
              </w:rPr>
              <w:t>v1.01</w:t>
            </w:r>
          </w:p>
        </w:tc>
        <w:tc>
          <w:tcPr>
            <w:tcW w:w="15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Change w:id="11" w:author="Shaohang Cui" w:date="2026-04-14T11:39:00Z" w16du:dateUtc="2026-04-14T03:39:00Z">
              <w:tcPr>
                <w:tcW w:w="1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tcPrChange>
          </w:tcPr>
          <w:p w14:paraId="28126185" w14:textId="2740D5BB" w:rsidR="00DE1C29" w:rsidRPr="00C1604C" w:rsidRDefault="00856E41">
            <w:pPr>
              <w:rPr>
                <w:sz w:val="20"/>
                <w:szCs w:val="20"/>
              </w:rPr>
            </w:pPr>
            <w:r w:rsidRPr="00C1604C">
              <w:rPr>
                <w:rFonts w:asciiTheme="minorEastAsia" w:hAnsiTheme="minorEastAsia" w:hint="eastAsia"/>
                <w:sz w:val="20"/>
                <w:szCs w:val="20"/>
              </w:rPr>
              <w:t>S</w:t>
            </w:r>
            <w:r w:rsidRPr="00C1604C">
              <w:rPr>
                <w:rFonts w:hint="eastAsia"/>
                <w:sz w:val="20"/>
                <w:szCs w:val="20"/>
              </w:rPr>
              <w:t>haohang Cui</w:t>
            </w:r>
          </w:p>
        </w:tc>
        <w:tc>
          <w:tcPr>
            <w:tcW w:w="808" w:type="dxa"/>
            <w:tcBorders>
              <w:top w:val="single" w:sz="6" w:space="0" w:color="auto"/>
              <w:left w:val="single" w:sz="6" w:space="0" w:color="auto"/>
              <w:bottom w:val="single" w:sz="6" w:space="0" w:color="auto"/>
              <w:right w:val="single" w:sz="6" w:space="0" w:color="auto"/>
            </w:tcBorders>
            <w:tcPrChange w:id="12" w:author="Shaohang Cui" w:date="2026-04-14T11:39:00Z" w16du:dateUtc="2026-04-14T03:39:00Z">
              <w:tcPr>
                <w:tcW w:w="813" w:type="dxa"/>
                <w:tcBorders>
                  <w:top w:val="single" w:sz="6" w:space="0" w:color="auto"/>
                  <w:left w:val="single" w:sz="6" w:space="0" w:color="auto"/>
                  <w:bottom w:val="single" w:sz="6" w:space="0" w:color="auto"/>
                  <w:right w:val="single" w:sz="6" w:space="0" w:color="auto"/>
                </w:tcBorders>
              </w:tcPr>
            </w:tcPrChange>
          </w:tcPr>
          <w:p w14:paraId="3977DCF6" w14:textId="77777777" w:rsidR="00DE1C29" w:rsidRPr="00C1604C" w:rsidRDefault="00DE1C29">
            <w:pPr>
              <w:rPr>
                <w:sz w:val="20"/>
                <w:szCs w:val="20"/>
              </w:rPr>
            </w:pPr>
          </w:p>
        </w:tc>
        <w:tc>
          <w:tcPr>
            <w:tcW w:w="838" w:type="dxa"/>
            <w:tcBorders>
              <w:top w:val="single" w:sz="6" w:space="0" w:color="auto"/>
              <w:left w:val="single" w:sz="6" w:space="0" w:color="auto"/>
              <w:bottom w:val="single" w:sz="6" w:space="0" w:color="auto"/>
              <w:right w:val="single" w:sz="6" w:space="0" w:color="auto"/>
            </w:tcBorders>
            <w:tcPrChange w:id="13" w:author="Shaohang Cui" w:date="2026-04-14T11:39:00Z" w16du:dateUtc="2026-04-14T03:39:00Z">
              <w:tcPr>
                <w:tcW w:w="844" w:type="dxa"/>
                <w:tcBorders>
                  <w:top w:val="single" w:sz="6" w:space="0" w:color="auto"/>
                  <w:left w:val="single" w:sz="6" w:space="0" w:color="auto"/>
                  <w:bottom w:val="single" w:sz="6" w:space="0" w:color="auto"/>
                  <w:right w:val="single" w:sz="6" w:space="0" w:color="auto"/>
                </w:tcBorders>
              </w:tcPr>
            </w:tcPrChange>
          </w:tcPr>
          <w:p w14:paraId="66C90F02" w14:textId="2BE66432" w:rsidR="00DE1C29" w:rsidRPr="00C1604C" w:rsidRDefault="00393535">
            <w:pPr>
              <w:rPr>
                <w:sz w:val="20"/>
                <w:szCs w:val="20"/>
              </w:rPr>
            </w:pPr>
            <w:r w:rsidRPr="00C1604C">
              <w:rPr>
                <w:rFonts w:hint="eastAsia"/>
                <w:sz w:val="20"/>
                <w:szCs w:val="20"/>
              </w:rPr>
              <w:t>发布</w:t>
            </w:r>
          </w:p>
        </w:tc>
        <w:tc>
          <w:tcPr>
            <w:tcW w:w="13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Change w:id="14" w:author="Shaohang Cui" w:date="2026-04-14T11:39:00Z" w16du:dateUtc="2026-04-14T03:39:00Z">
              <w:tcPr>
                <w:tcW w:w="132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tcPrChange>
          </w:tcPr>
          <w:p w14:paraId="6433E3BC" w14:textId="5C98C69D" w:rsidR="00DE1C29" w:rsidRPr="00C1604C" w:rsidRDefault="00DE1C29">
            <w:pPr>
              <w:rPr>
                <w:sz w:val="20"/>
                <w:szCs w:val="20"/>
              </w:rPr>
            </w:pPr>
            <w:r w:rsidRPr="00C1604C">
              <w:rPr>
                <w:rFonts w:hint="eastAsia"/>
                <w:sz w:val="20"/>
                <w:szCs w:val="20"/>
              </w:rPr>
              <w:t>2025-</w:t>
            </w:r>
            <w:r w:rsidR="003C769A" w:rsidRPr="00C1604C">
              <w:rPr>
                <w:rFonts w:hint="eastAsia"/>
                <w:sz w:val="20"/>
                <w:szCs w:val="20"/>
              </w:rPr>
              <w:t>09-14</w:t>
            </w:r>
          </w:p>
        </w:tc>
        <w:tc>
          <w:tcPr>
            <w:tcW w:w="3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Change w:id="15" w:author="Shaohang Cui" w:date="2026-04-14T11:39:00Z" w16du:dateUtc="2026-04-14T03:39:00Z">
              <w:tcPr>
                <w:tcW w:w="389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tcPrChange>
          </w:tcPr>
          <w:p w14:paraId="35B49AE2" w14:textId="77777777" w:rsidR="00DE1C29" w:rsidRPr="00C1604C" w:rsidRDefault="00DE1C29">
            <w:pPr>
              <w:rPr>
                <w:sz w:val="20"/>
                <w:szCs w:val="20"/>
              </w:rPr>
            </w:pPr>
            <w:r w:rsidRPr="00C1604C">
              <w:rPr>
                <w:rFonts w:ascii="SimSun" w:eastAsia="SimSun" w:hAnsi="SimSun" w:cs="SimSun" w:hint="eastAsia"/>
                <w:sz w:val="20"/>
                <w:szCs w:val="20"/>
              </w:rPr>
              <w:t>初版</w:t>
            </w:r>
          </w:p>
        </w:tc>
      </w:tr>
      <w:tr w:rsidR="006D7EC6" w14:paraId="15AF705A" w14:textId="77777777" w:rsidTr="00681EBA">
        <w:trPr>
          <w:cantSplit/>
          <w:trPrChange w:id="16" w:author="Shaohang Cui" w:date="2026-04-14T11:39:00Z" w16du:dateUtc="2026-04-14T03:39:00Z">
            <w:trPr>
              <w:cantSplit/>
            </w:trPr>
          </w:trPrChange>
        </w:trPr>
        <w:tc>
          <w:tcPr>
            <w:tcW w:w="9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Change w:id="17" w:author="Shaohang Cui" w:date="2026-04-14T11:39:00Z" w16du:dateUtc="2026-04-14T03:39:00Z">
              <w:tcPr>
                <w:tcW w:w="9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tcPrChange>
          </w:tcPr>
          <w:p w14:paraId="2E6876DC" w14:textId="3A405C78" w:rsidR="00393535" w:rsidRPr="00C1604C" w:rsidRDefault="00393535" w:rsidP="00393535">
            <w:pPr>
              <w:rPr>
                <w:sz w:val="20"/>
                <w:szCs w:val="20"/>
              </w:rPr>
            </w:pPr>
            <w:r w:rsidRPr="00C1604C">
              <w:rPr>
                <w:rFonts w:eastAsia="Times New Roman"/>
                <w:sz w:val="20"/>
                <w:szCs w:val="20"/>
              </w:rPr>
              <w:t>v1.0</w:t>
            </w:r>
            <w:r w:rsidRPr="00C1604C">
              <w:rPr>
                <w:rFonts w:hint="eastAsia"/>
                <w:sz w:val="20"/>
                <w:szCs w:val="20"/>
              </w:rPr>
              <w:t>2</w:t>
            </w:r>
          </w:p>
        </w:tc>
        <w:tc>
          <w:tcPr>
            <w:tcW w:w="15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Change w:id="18" w:author="Shaohang Cui" w:date="2026-04-14T11:39:00Z" w16du:dateUtc="2026-04-14T03:39:00Z">
              <w:tcPr>
                <w:tcW w:w="1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tcPrChange>
          </w:tcPr>
          <w:p w14:paraId="78A48FFD" w14:textId="6CA771E2" w:rsidR="00393535" w:rsidRPr="00C1604C" w:rsidRDefault="00393535" w:rsidP="00393535">
            <w:pPr>
              <w:rPr>
                <w:rFonts w:asciiTheme="minorEastAsia" w:hAnsiTheme="minorEastAsia" w:hint="eastAsia"/>
                <w:sz w:val="20"/>
                <w:szCs w:val="20"/>
              </w:rPr>
            </w:pPr>
            <w:r w:rsidRPr="00C1604C">
              <w:rPr>
                <w:rFonts w:asciiTheme="minorEastAsia" w:hAnsiTheme="minorEastAsia" w:hint="eastAsia"/>
                <w:sz w:val="20"/>
                <w:szCs w:val="20"/>
              </w:rPr>
              <w:t>S</w:t>
            </w:r>
            <w:r w:rsidRPr="00C1604C">
              <w:rPr>
                <w:rFonts w:hint="eastAsia"/>
                <w:sz w:val="20"/>
                <w:szCs w:val="20"/>
              </w:rPr>
              <w:t>haohang Cui</w:t>
            </w:r>
          </w:p>
        </w:tc>
        <w:tc>
          <w:tcPr>
            <w:tcW w:w="808" w:type="dxa"/>
            <w:tcBorders>
              <w:top w:val="single" w:sz="6" w:space="0" w:color="auto"/>
              <w:left w:val="single" w:sz="6" w:space="0" w:color="auto"/>
              <w:bottom w:val="single" w:sz="6" w:space="0" w:color="auto"/>
              <w:right w:val="single" w:sz="6" w:space="0" w:color="auto"/>
            </w:tcBorders>
            <w:tcPrChange w:id="19" w:author="Shaohang Cui" w:date="2026-04-14T11:39:00Z" w16du:dateUtc="2026-04-14T03:39:00Z">
              <w:tcPr>
                <w:tcW w:w="813" w:type="dxa"/>
                <w:tcBorders>
                  <w:top w:val="single" w:sz="6" w:space="0" w:color="auto"/>
                  <w:left w:val="single" w:sz="6" w:space="0" w:color="auto"/>
                  <w:bottom w:val="single" w:sz="6" w:space="0" w:color="auto"/>
                  <w:right w:val="single" w:sz="6" w:space="0" w:color="auto"/>
                </w:tcBorders>
              </w:tcPr>
            </w:tcPrChange>
          </w:tcPr>
          <w:p w14:paraId="5C34D458" w14:textId="77777777" w:rsidR="00393535" w:rsidRPr="00C1604C" w:rsidRDefault="00393535" w:rsidP="00393535">
            <w:pPr>
              <w:rPr>
                <w:sz w:val="20"/>
                <w:szCs w:val="20"/>
              </w:rPr>
            </w:pPr>
          </w:p>
        </w:tc>
        <w:tc>
          <w:tcPr>
            <w:tcW w:w="838" w:type="dxa"/>
            <w:tcBorders>
              <w:top w:val="single" w:sz="6" w:space="0" w:color="auto"/>
              <w:left w:val="single" w:sz="6" w:space="0" w:color="auto"/>
              <w:bottom w:val="single" w:sz="6" w:space="0" w:color="auto"/>
              <w:right w:val="single" w:sz="6" w:space="0" w:color="auto"/>
            </w:tcBorders>
            <w:tcPrChange w:id="20" w:author="Shaohang Cui" w:date="2026-04-14T11:39:00Z" w16du:dateUtc="2026-04-14T03:39:00Z">
              <w:tcPr>
                <w:tcW w:w="844" w:type="dxa"/>
                <w:tcBorders>
                  <w:top w:val="single" w:sz="6" w:space="0" w:color="auto"/>
                  <w:left w:val="single" w:sz="6" w:space="0" w:color="auto"/>
                  <w:bottom w:val="single" w:sz="6" w:space="0" w:color="auto"/>
                  <w:right w:val="single" w:sz="6" w:space="0" w:color="auto"/>
                </w:tcBorders>
              </w:tcPr>
            </w:tcPrChange>
          </w:tcPr>
          <w:p w14:paraId="71C3227C" w14:textId="2B2D1A9D" w:rsidR="00393535" w:rsidRPr="00C1604C" w:rsidRDefault="00393535" w:rsidP="00393535">
            <w:pPr>
              <w:rPr>
                <w:sz w:val="20"/>
                <w:szCs w:val="20"/>
              </w:rPr>
            </w:pPr>
            <w:r w:rsidRPr="00C1604C">
              <w:rPr>
                <w:rFonts w:hint="eastAsia"/>
                <w:sz w:val="20"/>
                <w:szCs w:val="20"/>
              </w:rPr>
              <w:t>发布</w:t>
            </w:r>
          </w:p>
        </w:tc>
        <w:tc>
          <w:tcPr>
            <w:tcW w:w="13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Change w:id="21" w:author="Shaohang Cui" w:date="2026-04-14T11:39:00Z" w16du:dateUtc="2026-04-14T03:39:00Z">
              <w:tcPr>
                <w:tcW w:w="132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tcPrChange>
          </w:tcPr>
          <w:p w14:paraId="660EEC2D" w14:textId="015B8E78" w:rsidR="00393535" w:rsidRPr="00C1604C" w:rsidRDefault="00393535" w:rsidP="00393535">
            <w:pPr>
              <w:rPr>
                <w:sz w:val="20"/>
                <w:szCs w:val="20"/>
              </w:rPr>
            </w:pPr>
            <w:r w:rsidRPr="00C1604C">
              <w:rPr>
                <w:rFonts w:hint="eastAsia"/>
                <w:sz w:val="20"/>
                <w:szCs w:val="20"/>
              </w:rPr>
              <w:t>2025-09-15</w:t>
            </w:r>
          </w:p>
        </w:tc>
        <w:tc>
          <w:tcPr>
            <w:tcW w:w="3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Change w:id="22" w:author="Shaohang Cui" w:date="2026-04-14T11:39:00Z" w16du:dateUtc="2026-04-14T03:39:00Z">
              <w:tcPr>
                <w:tcW w:w="389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tcPrChange>
          </w:tcPr>
          <w:p w14:paraId="1B0F55C4" w14:textId="77777777" w:rsidR="000B26C1" w:rsidRPr="00C1604C" w:rsidRDefault="00393535" w:rsidP="00393535">
            <w:pPr>
              <w:rPr>
                <w:rFonts w:ascii="SimSun" w:eastAsia="SimSun" w:hAnsi="SimSun" w:cs="SimSun" w:hint="eastAsia"/>
                <w:sz w:val="20"/>
                <w:szCs w:val="20"/>
              </w:rPr>
            </w:pPr>
            <w:r w:rsidRPr="00C1604C">
              <w:rPr>
                <w:rFonts w:ascii="SimSun" w:eastAsia="SimSun" w:hAnsi="SimSun" w:cs="SimSun" w:hint="eastAsia"/>
                <w:sz w:val="20"/>
                <w:szCs w:val="20"/>
              </w:rPr>
              <w:t>更新</w:t>
            </w:r>
          </w:p>
          <w:p w14:paraId="280E1821" w14:textId="77777777" w:rsidR="00C44F5B" w:rsidRPr="00C1604C" w:rsidRDefault="00C44F5B" w:rsidP="000F6AC3">
            <w:pPr>
              <w:pStyle w:val="a9"/>
              <w:numPr>
                <w:ilvl w:val="0"/>
                <w:numId w:val="45"/>
              </w:numPr>
              <w:rPr>
                <w:rFonts w:ascii="SimSun" w:eastAsia="SimSun" w:hAnsi="SimSun" w:cs="SimSun" w:hint="eastAsia"/>
                <w:sz w:val="20"/>
                <w:szCs w:val="20"/>
              </w:rPr>
            </w:pPr>
            <w:r w:rsidRPr="00C1604C">
              <w:rPr>
                <w:rFonts w:ascii="SimSun" w:eastAsia="SimSun" w:hAnsi="SimSun" w:cs="SimSun" w:hint="eastAsia"/>
                <w:sz w:val="20"/>
                <w:szCs w:val="20"/>
              </w:rPr>
              <w:t>与remote display连接方式为RS485。</w:t>
            </w:r>
          </w:p>
          <w:p w14:paraId="736A318C" w14:textId="3F9090C1" w:rsidR="000B26C1" w:rsidRPr="00C1604C" w:rsidRDefault="000B26C1" w:rsidP="000F6AC3">
            <w:pPr>
              <w:pStyle w:val="a9"/>
              <w:numPr>
                <w:ilvl w:val="0"/>
                <w:numId w:val="45"/>
              </w:numPr>
              <w:rPr>
                <w:rFonts w:ascii="SimSun" w:eastAsia="SimSun" w:hAnsi="SimSun" w:cs="SimSun" w:hint="eastAsia"/>
                <w:sz w:val="20"/>
                <w:szCs w:val="20"/>
              </w:rPr>
            </w:pPr>
            <w:r w:rsidRPr="00C1604C">
              <w:rPr>
                <w:rFonts w:ascii="SimSun" w:eastAsia="SimSun" w:hAnsi="SimSun" w:cs="SimSun" w:hint="eastAsia"/>
                <w:sz w:val="20"/>
                <w:szCs w:val="20"/>
              </w:rPr>
              <w:t>Ethernet接口个数改为一个</w:t>
            </w:r>
          </w:p>
          <w:p w14:paraId="5A7FA1EE" w14:textId="77777777" w:rsidR="00393535" w:rsidRPr="00C1604C" w:rsidRDefault="00C44F5B" w:rsidP="000F6AC3">
            <w:pPr>
              <w:pStyle w:val="a9"/>
              <w:numPr>
                <w:ilvl w:val="0"/>
                <w:numId w:val="45"/>
              </w:numPr>
              <w:rPr>
                <w:rFonts w:ascii="SimSun" w:eastAsia="SimSun" w:hAnsi="SimSun" w:cs="SimSun" w:hint="eastAsia"/>
                <w:sz w:val="20"/>
                <w:szCs w:val="20"/>
              </w:rPr>
            </w:pPr>
            <w:r w:rsidRPr="00C1604C">
              <w:rPr>
                <w:rFonts w:ascii="SimSun" w:eastAsia="SimSun" w:hAnsi="SimSun" w:cs="SimSun" w:hint="eastAsia"/>
                <w:sz w:val="20"/>
                <w:szCs w:val="20"/>
              </w:rPr>
              <w:t>RS485接口个数改为两个</w:t>
            </w:r>
          </w:p>
          <w:p w14:paraId="6587615F" w14:textId="0E4B35E2" w:rsidR="00480830" w:rsidRPr="00C1604C" w:rsidRDefault="007A37C4" w:rsidP="000F6AC3">
            <w:pPr>
              <w:pStyle w:val="a9"/>
              <w:numPr>
                <w:ilvl w:val="0"/>
                <w:numId w:val="45"/>
              </w:numPr>
              <w:rPr>
                <w:rFonts w:ascii="SimSun" w:eastAsia="SimSun" w:hAnsi="SimSun" w:cs="SimSun" w:hint="eastAsia"/>
                <w:sz w:val="20"/>
                <w:szCs w:val="20"/>
              </w:rPr>
            </w:pPr>
            <w:r w:rsidRPr="00C1604C">
              <w:rPr>
                <w:rFonts w:ascii="SimSun" w:eastAsia="SimSun" w:hAnsi="SimSun" w:cs="SimSun"/>
                <w:sz w:val="20"/>
                <w:szCs w:val="20"/>
              </w:rPr>
              <w:t>R</w:t>
            </w:r>
            <w:r w:rsidRPr="00C1604C">
              <w:rPr>
                <w:rFonts w:ascii="SimSun" w:eastAsia="SimSun" w:hAnsi="SimSun" w:cs="SimSun" w:hint="eastAsia"/>
                <w:sz w:val="20"/>
                <w:szCs w:val="20"/>
              </w:rPr>
              <w:t>emote display不带按键</w:t>
            </w:r>
          </w:p>
        </w:tc>
      </w:tr>
      <w:tr w:rsidR="006D7EC6" w14:paraId="38E1714F" w14:textId="77777777" w:rsidTr="00681EBA">
        <w:trPr>
          <w:cantSplit/>
          <w:trPrChange w:id="23" w:author="Shaohang Cui" w:date="2026-04-14T11:39:00Z" w16du:dateUtc="2026-04-14T03:39:00Z">
            <w:trPr>
              <w:cantSplit/>
            </w:trPr>
          </w:trPrChange>
        </w:trPr>
        <w:tc>
          <w:tcPr>
            <w:tcW w:w="9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Change w:id="24" w:author="Shaohang Cui" w:date="2026-04-14T11:39:00Z" w16du:dateUtc="2026-04-14T03:39:00Z">
              <w:tcPr>
                <w:tcW w:w="9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tcPrChange>
          </w:tcPr>
          <w:p w14:paraId="14AE6A0D" w14:textId="4FAA5C2A" w:rsidR="004D2283" w:rsidRPr="004D2283" w:rsidRDefault="004D2283" w:rsidP="004D2283">
            <w:pPr>
              <w:rPr>
                <w:sz w:val="20"/>
                <w:szCs w:val="20"/>
              </w:rPr>
            </w:pPr>
            <w:r w:rsidRPr="00BE1FE8">
              <w:rPr>
                <w:rFonts w:eastAsia="Times New Roman"/>
                <w:sz w:val="20"/>
                <w:szCs w:val="20"/>
              </w:rPr>
              <w:t>v</w:t>
            </w:r>
            <w:r>
              <w:rPr>
                <w:rFonts w:eastAsia="Times New Roman"/>
                <w:sz w:val="20"/>
                <w:szCs w:val="20"/>
              </w:rPr>
              <w:t>1</w:t>
            </w:r>
            <w:r w:rsidRPr="00BE1FE8">
              <w:rPr>
                <w:rFonts w:eastAsia="Times New Roman"/>
                <w:sz w:val="20"/>
                <w:szCs w:val="20"/>
              </w:rPr>
              <w:t>.0</w:t>
            </w:r>
            <w:r>
              <w:rPr>
                <w:rFonts w:hint="eastAsia"/>
                <w:sz w:val="20"/>
                <w:szCs w:val="20"/>
              </w:rPr>
              <w:t>3</w:t>
            </w:r>
          </w:p>
        </w:tc>
        <w:tc>
          <w:tcPr>
            <w:tcW w:w="15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Change w:id="25" w:author="Shaohang Cui" w:date="2026-04-14T11:39:00Z" w16du:dateUtc="2026-04-14T03:39:00Z">
              <w:tcPr>
                <w:tcW w:w="1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tcPrChange>
          </w:tcPr>
          <w:p w14:paraId="02272222" w14:textId="03853E20" w:rsidR="004D2283" w:rsidRDefault="004D2283" w:rsidP="004D2283">
            <w:pPr>
              <w:rPr>
                <w:rFonts w:asciiTheme="minorEastAsia" w:hAnsiTheme="minorEastAsia" w:hint="eastAsia"/>
                <w:sz w:val="20"/>
                <w:szCs w:val="20"/>
              </w:rPr>
            </w:pPr>
            <w:r>
              <w:rPr>
                <w:rFonts w:asciiTheme="minorEastAsia" w:hAnsiTheme="minorEastAsia" w:hint="eastAsia"/>
                <w:sz w:val="20"/>
                <w:szCs w:val="20"/>
              </w:rPr>
              <w:t>S</w:t>
            </w:r>
            <w:r>
              <w:rPr>
                <w:rFonts w:hint="eastAsia"/>
                <w:sz w:val="20"/>
                <w:szCs w:val="20"/>
              </w:rPr>
              <w:t>haohang Cui</w:t>
            </w:r>
          </w:p>
        </w:tc>
        <w:tc>
          <w:tcPr>
            <w:tcW w:w="808" w:type="dxa"/>
            <w:tcBorders>
              <w:top w:val="single" w:sz="6" w:space="0" w:color="auto"/>
              <w:left w:val="single" w:sz="6" w:space="0" w:color="auto"/>
              <w:bottom w:val="single" w:sz="6" w:space="0" w:color="auto"/>
              <w:right w:val="single" w:sz="6" w:space="0" w:color="auto"/>
            </w:tcBorders>
            <w:tcPrChange w:id="26" w:author="Shaohang Cui" w:date="2026-04-14T11:39:00Z" w16du:dateUtc="2026-04-14T03:39:00Z">
              <w:tcPr>
                <w:tcW w:w="813" w:type="dxa"/>
                <w:tcBorders>
                  <w:top w:val="single" w:sz="6" w:space="0" w:color="auto"/>
                  <w:left w:val="single" w:sz="6" w:space="0" w:color="auto"/>
                  <w:bottom w:val="single" w:sz="6" w:space="0" w:color="auto"/>
                  <w:right w:val="single" w:sz="6" w:space="0" w:color="auto"/>
                </w:tcBorders>
              </w:tcPr>
            </w:tcPrChange>
          </w:tcPr>
          <w:p w14:paraId="325528AD" w14:textId="77777777" w:rsidR="004D2283" w:rsidRPr="007731F6" w:rsidRDefault="004D2283" w:rsidP="004D2283">
            <w:pPr>
              <w:rPr>
                <w:color w:val="EE0000"/>
                <w:sz w:val="20"/>
                <w:szCs w:val="20"/>
              </w:rPr>
            </w:pPr>
          </w:p>
        </w:tc>
        <w:tc>
          <w:tcPr>
            <w:tcW w:w="838" w:type="dxa"/>
            <w:tcBorders>
              <w:top w:val="single" w:sz="6" w:space="0" w:color="auto"/>
              <w:left w:val="single" w:sz="6" w:space="0" w:color="auto"/>
              <w:bottom w:val="single" w:sz="6" w:space="0" w:color="auto"/>
              <w:right w:val="single" w:sz="6" w:space="0" w:color="auto"/>
            </w:tcBorders>
            <w:tcPrChange w:id="27" w:author="Shaohang Cui" w:date="2026-04-14T11:39:00Z" w16du:dateUtc="2026-04-14T03:39:00Z">
              <w:tcPr>
                <w:tcW w:w="844" w:type="dxa"/>
                <w:tcBorders>
                  <w:top w:val="single" w:sz="6" w:space="0" w:color="auto"/>
                  <w:left w:val="single" w:sz="6" w:space="0" w:color="auto"/>
                  <w:bottom w:val="single" w:sz="6" w:space="0" w:color="auto"/>
                  <w:right w:val="single" w:sz="6" w:space="0" w:color="auto"/>
                </w:tcBorders>
              </w:tcPr>
            </w:tcPrChange>
          </w:tcPr>
          <w:p w14:paraId="080642C7" w14:textId="29AD09D3" w:rsidR="004D2283" w:rsidRDefault="004D2283" w:rsidP="004D2283">
            <w:pPr>
              <w:rPr>
                <w:color w:val="EE0000"/>
                <w:sz w:val="20"/>
                <w:szCs w:val="20"/>
              </w:rPr>
            </w:pPr>
            <w:r>
              <w:rPr>
                <w:rFonts w:hint="eastAsia"/>
                <w:color w:val="EE0000"/>
                <w:sz w:val="20"/>
                <w:szCs w:val="20"/>
              </w:rPr>
              <w:t>发布</w:t>
            </w:r>
          </w:p>
        </w:tc>
        <w:tc>
          <w:tcPr>
            <w:tcW w:w="13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Change w:id="28" w:author="Shaohang Cui" w:date="2026-04-14T11:39:00Z" w16du:dateUtc="2026-04-14T03:39:00Z">
              <w:tcPr>
                <w:tcW w:w="132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tcPrChange>
          </w:tcPr>
          <w:p w14:paraId="733C932C" w14:textId="01A56147" w:rsidR="004D2283" w:rsidRDefault="004D2283" w:rsidP="004D2283">
            <w:pPr>
              <w:rPr>
                <w:sz w:val="20"/>
                <w:szCs w:val="20"/>
              </w:rPr>
            </w:pPr>
            <w:r>
              <w:rPr>
                <w:rFonts w:hint="eastAsia"/>
                <w:sz w:val="20"/>
                <w:szCs w:val="20"/>
              </w:rPr>
              <w:t>2025-09-</w:t>
            </w:r>
            <w:r w:rsidR="00DD6AF0">
              <w:rPr>
                <w:rFonts w:hint="eastAsia"/>
                <w:sz w:val="20"/>
                <w:szCs w:val="20"/>
              </w:rPr>
              <w:t>26</w:t>
            </w:r>
          </w:p>
        </w:tc>
        <w:tc>
          <w:tcPr>
            <w:tcW w:w="3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Change w:id="29" w:author="Shaohang Cui" w:date="2026-04-14T11:39:00Z" w16du:dateUtc="2026-04-14T03:39:00Z">
              <w:tcPr>
                <w:tcW w:w="389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tcPrChange>
          </w:tcPr>
          <w:p w14:paraId="3F2BCF66" w14:textId="77777777" w:rsidR="004D2283" w:rsidRDefault="004D2283" w:rsidP="004D2283">
            <w:pPr>
              <w:rPr>
                <w:rFonts w:ascii="SimSun" w:eastAsia="SimSun" w:hAnsi="SimSun" w:cs="SimSun" w:hint="eastAsia"/>
                <w:color w:val="EE0000"/>
                <w:sz w:val="20"/>
                <w:szCs w:val="20"/>
              </w:rPr>
            </w:pPr>
            <w:r>
              <w:rPr>
                <w:rFonts w:ascii="SimSun" w:eastAsia="SimSun" w:hAnsi="SimSun" w:cs="SimSun" w:hint="eastAsia"/>
                <w:color w:val="EE0000"/>
                <w:sz w:val="20"/>
                <w:szCs w:val="20"/>
              </w:rPr>
              <w:t>更新</w:t>
            </w:r>
          </w:p>
          <w:p w14:paraId="651F3D2E" w14:textId="0204FBA5" w:rsidR="004D2283" w:rsidRDefault="001D1160" w:rsidP="004D2283">
            <w:pPr>
              <w:pStyle w:val="a9"/>
              <w:numPr>
                <w:ilvl w:val="0"/>
                <w:numId w:val="45"/>
              </w:numPr>
              <w:rPr>
                <w:rFonts w:ascii="SimSun" w:eastAsia="SimSun" w:hAnsi="SimSun" w:cs="SimSun" w:hint="eastAsia"/>
                <w:color w:val="EE0000"/>
                <w:sz w:val="20"/>
                <w:szCs w:val="20"/>
              </w:rPr>
            </w:pPr>
            <w:r>
              <w:rPr>
                <w:rFonts w:ascii="SimSun" w:eastAsia="SimSun" w:hAnsi="SimSun" w:cs="SimSun" w:hint="eastAsia"/>
                <w:color w:val="EE0000"/>
                <w:sz w:val="20"/>
                <w:szCs w:val="20"/>
              </w:rPr>
              <w:t>产品型号更新为AcuDC-320</w:t>
            </w:r>
          </w:p>
          <w:p w14:paraId="429A0E82" w14:textId="4CB884FE" w:rsidR="00870B56" w:rsidRDefault="00870B56" w:rsidP="004D2283">
            <w:pPr>
              <w:pStyle w:val="a9"/>
              <w:numPr>
                <w:ilvl w:val="0"/>
                <w:numId w:val="45"/>
              </w:numPr>
              <w:rPr>
                <w:rFonts w:ascii="SimSun" w:eastAsia="SimSun" w:hAnsi="SimSun" w:cs="SimSun" w:hint="eastAsia"/>
                <w:color w:val="EE0000"/>
                <w:sz w:val="20"/>
                <w:szCs w:val="20"/>
              </w:rPr>
            </w:pPr>
            <w:r>
              <w:rPr>
                <w:rFonts w:ascii="SimSun" w:eastAsia="SimSun" w:hAnsi="SimSun" w:cs="SimSun" w:hint="eastAsia"/>
                <w:color w:val="EE0000"/>
                <w:sz w:val="20"/>
                <w:szCs w:val="20"/>
              </w:rPr>
              <w:t>更正精度要求：</w:t>
            </w:r>
            <w:r w:rsidR="00676B2F">
              <w:rPr>
                <w:rFonts w:ascii="SimSun" w:eastAsia="SimSun" w:hAnsi="SimSun" w:cs="SimSun" w:hint="eastAsia"/>
                <w:color w:val="EE0000"/>
                <w:sz w:val="20"/>
                <w:szCs w:val="20"/>
              </w:rPr>
              <w:t>电流最低可接受Class 1，只要能量满足Class 1即可。</w:t>
            </w:r>
          </w:p>
          <w:p w14:paraId="746AA52E" w14:textId="597B44A0" w:rsidR="00480418" w:rsidRDefault="00480418" w:rsidP="004D2283">
            <w:pPr>
              <w:pStyle w:val="a9"/>
              <w:numPr>
                <w:ilvl w:val="0"/>
                <w:numId w:val="45"/>
              </w:numPr>
              <w:rPr>
                <w:rFonts w:ascii="SimSun" w:eastAsia="SimSun" w:hAnsi="SimSun" w:cs="SimSun" w:hint="eastAsia"/>
                <w:color w:val="EE0000"/>
                <w:sz w:val="20"/>
                <w:szCs w:val="20"/>
              </w:rPr>
            </w:pPr>
            <w:r>
              <w:rPr>
                <w:rFonts w:ascii="SimSun" w:eastAsia="SimSun" w:hAnsi="SimSun" w:cs="SimSun" w:hint="eastAsia"/>
                <w:color w:val="EE0000"/>
                <w:sz w:val="20"/>
                <w:szCs w:val="20"/>
              </w:rPr>
              <w:t>更正通信接口：删除以太网口和Modbus TCP</w:t>
            </w:r>
          </w:p>
          <w:p w14:paraId="6DD2810C" w14:textId="45A6F97C" w:rsidR="00480418" w:rsidRDefault="00480418" w:rsidP="004D2283">
            <w:pPr>
              <w:pStyle w:val="a9"/>
              <w:numPr>
                <w:ilvl w:val="0"/>
                <w:numId w:val="45"/>
              </w:numPr>
              <w:rPr>
                <w:rFonts w:ascii="SimSun" w:eastAsia="SimSun" w:hAnsi="SimSun" w:cs="SimSun" w:hint="eastAsia"/>
                <w:color w:val="EE0000"/>
                <w:sz w:val="20"/>
                <w:szCs w:val="20"/>
              </w:rPr>
            </w:pPr>
            <w:r>
              <w:rPr>
                <w:rFonts w:ascii="SimSun" w:eastAsia="SimSun" w:hAnsi="SimSun" w:cs="SimSun" w:hint="eastAsia"/>
                <w:color w:val="EE0000"/>
                <w:sz w:val="20"/>
                <w:szCs w:val="20"/>
              </w:rPr>
              <w:t>更正HMI:表本体不带</w:t>
            </w:r>
            <w:r w:rsidR="006B0AC7">
              <w:rPr>
                <w:rFonts w:ascii="SimSun" w:eastAsia="SimSun" w:hAnsi="SimSun" w:cs="SimSun" w:hint="eastAsia"/>
                <w:color w:val="EE0000"/>
                <w:sz w:val="20"/>
                <w:szCs w:val="20"/>
              </w:rPr>
              <w:t>显示和按键</w:t>
            </w:r>
          </w:p>
          <w:p w14:paraId="10184FA8" w14:textId="4F1BB139" w:rsidR="001D1160" w:rsidRDefault="001D1160" w:rsidP="004D2283">
            <w:pPr>
              <w:pStyle w:val="a9"/>
              <w:numPr>
                <w:ilvl w:val="0"/>
                <w:numId w:val="45"/>
              </w:numPr>
              <w:rPr>
                <w:rFonts w:ascii="SimSun" w:eastAsia="SimSun" w:hAnsi="SimSun" w:cs="SimSun" w:hint="eastAsia"/>
                <w:color w:val="EE0000"/>
                <w:sz w:val="20"/>
                <w:szCs w:val="20"/>
              </w:rPr>
            </w:pPr>
            <w:r>
              <w:rPr>
                <w:rFonts w:ascii="SimSun" w:eastAsia="SimSun" w:hAnsi="SimSun" w:cs="SimSun" w:hint="eastAsia"/>
                <w:color w:val="EE0000"/>
                <w:sz w:val="20"/>
                <w:szCs w:val="20"/>
              </w:rPr>
              <w:t>更正</w:t>
            </w:r>
            <w:r w:rsidR="00870B56">
              <w:rPr>
                <w:rFonts w:ascii="SimSun" w:eastAsia="SimSun" w:hAnsi="SimSun" w:cs="SimSun" w:hint="eastAsia"/>
                <w:color w:val="EE0000"/>
                <w:sz w:val="20"/>
                <w:szCs w:val="20"/>
              </w:rPr>
              <w:t>3.6节交易与交易日志</w:t>
            </w:r>
            <w:r w:rsidR="00EC7A20">
              <w:rPr>
                <w:rFonts w:ascii="SimSun" w:eastAsia="SimSun" w:hAnsi="SimSun" w:cs="SimSun" w:hint="eastAsia"/>
                <w:color w:val="EE0000"/>
                <w:sz w:val="20"/>
                <w:szCs w:val="20"/>
              </w:rPr>
              <w:t>，其中如双通道的描述，是从AcuDC-260</w:t>
            </w:r>
            <w:r w:rsidR="00F8452B">
              <w:rPr>
                <w:rFonts w:ascii="SimSun" w:eastAsia="SimSun" w:hAnsi="SimSun" w:cs="SimSun" w:hint="eastAsia"/>
                <w:color w:val="EE0000"/>
                <w:sz w:val="20"/>
                <w:szCs w:val="20"/>
              </w:rPr>
              <w:t xml:space="preserve"> SRS复制过来时没有更正的。</w:t>
            </w:r>
          </w:p>
          <w:p w14:paraId="75E6F8BD" w14:textId="20CD2016" w:rsidR="004D2283" w:rsidRDefault="004D2283" w:rsidP="004D2283">
            <w:pPr>
              <w:rPr>
                <w:rFonts w:ascii="SimSun" w:eastAsia="SimSun" w:hAnsi="SimSun" w:cs="SimSun" w:hint="eastAsia"/>
                <w:color w:val="EE0000"/>
                <w:sz w:val="20"/>
                <w:szCs w:val="20"/>
              </w:rPr>
            </w:pPr>
          </w:p>
        </w:tc>
      </w:tr>
      <w:tr w:rsidR="006D7EC6" w14:paraId="03FE10B0" w14:textId="77777777" w:rsidTr="00681EBA">
        <w:trPr>
          <w:cantSplit/>
          <w:trPrChange w:id="30" w:author="Shaohang Cui" w:date="2026-04-14T11:39:00Z" w16du:dateUtc="2026-04-14T03:39:00Z">
            <w:trPr>
              <w:cantSplit/>
            </w:trPr>
          </w:trPrChange>
        </w:trPr>
        <w:tc>
          <w:tcPr>
            <w:tcW w:w="9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Change w:id="31" w:author="Shaohang Cui" w:date="2026-04-14T11:39:00Z" w16du:dateUtc="2026-04-14T03:39:00Z">
              <w:tcPr>
                <w:tcW w:w="9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tcPrChange>
          </w:tcPr>
          <w:p w14:paraId="27E10433" w14:textId="274C4DBE" w:rsidR="005C1576" w:rsidRPr="00D31C1D" w:rsidRDefault="005C1576" w:rsidP="004D2283">
            <w:pPr>
              <w:rPr>
                <w:sz w:val="20"/>
                <w:szCs w:val="20"/>
              </w:rPr>
            </w:pPr>
            <w:r>
              <w:rPr>
                <w:rFonts w:asciiTheme="minorEastAsia" w:hAnsiTheme="minorEastAsia" w:hint="eastAsia"/>
                <w:sz w:val="20"/>
                <w:szCs w:val="20"/>
              </w:rPr>
              <w:t>V</w:t>
            </w:r>
            <w:r>
              <w:rPr>
                <w:rFonts w:hint="eastAsia"/>
                <w:sz w:val="20"/>
                <w:szCs w:val="20"/>
              </w:rPr>
              <w:t>1.04</w:t>
            </w:r>
          </w:p>
        </w:tc>
        <w:tc>
          <w:tcPr>
            <w:tcW w:w="15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Change w:id="32" w:author="Shaohang Cui" w:date="2026-04-14T11:39:00Z" w16du:dateUtc="2026-04-14T03:39:00Z">
              <w:tcPr>
                <w:tcW w:w="1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tcPrChange>
          </w:tcPr>
          <w:p w14:paraId="7E6AEC85" w14:textId="032CE226" w:rsidR="005C1576" w:rsidRDefault="005C1576" w:rsidP="004D2283">
            <w:pPr>
              <w:rPr>
                <w:rFonts w:asciiTheme="minorEastAsia" w:hAnsiTheme="minorEastAsia" w:hint="eastAsia"/>
                <w:sz w:val="20"/>
                <w:szCs w:val="20"/>
              </w:rPr>
            </w:pPr>
            <w:r>
              <w:rPr>
                <w:rFonts w:asciiTheme="minorEastAsia" w:hAnsiTheme="minorEastAsia" w:hint="eastAsia"/>
                <w:sz w:val="20"/>
                <w:szCs w:val="20"/>
              </w:rPr>
              <w:t xml:space="preserve">Fengyongqiang </w:t>
            </w:r>
          </w:p>
        </w:tc>
        <w:tc>
          <w:tcPr>
            <w:tcW w:w="808" w:type="dxa"/>
            <w:tcBorders>
              <w:top w:val="single" w:sz="6" w:space="0" w:color="auto"/>
              <w:left w:val="single" w:sz="6" w:space="0" w:color="auto"/>
              <w:bottom w:val="single" w:sz="6" w:space="0" w:color="auto"/>
              <w:right w:val="single" w:sz="6" w:space="0" w:color="auto"/>
            </w:tcBorders>
            <w:tcPrChange w:id="33" w:author="Shaohang Cui" w:date="2026-04-14T11:39:00Z" w16du:dateUtc="2026-04-14T03:39:00Z">
              <w:tcPr>
                <w:tcW w:w="813" w:type="dxa"/>
                <w:tcBorders>
                  <w:top w:val="single" w:sz="6" w:space="0" w:color="auto"/>
                  <w:left w:val="single" w:sz="6" w:space="0" w:color="auto"/>
                  <w:bottom w:val="single" w:sz="6" w:space="0" w:color="auto"/>
                  <w:right w:val="single" w:sz="6" w:space="0" w:color="auto"/>
                </w:tcBorders>
              </w:tcPr>
            </w:tcPrChange>
          </w:tcPr>
          <w:p w14:paraId="67009BE8" w14:textId="77777777" w:rsidR="005C1576" w:rsidRPr="007731F6" w:rsidRDefault="005C1576" w:rsidP="004D2283">
            <w:pPr>
              <w:rPr>
                <w:color w:val="EE0000"/>
                <w:sz w:val="20"/>
                <w:szCs w:val="20"/>
              </w:rPr>
            </w:pPr>
          </w:p>
        </w:tc>
        <w:tc>
          <w:tcPr>
            <w:tcW w:w="838" w:type="dxa"/>
            <w:tcBorders>
              <w:top w:val="single" w:sz="6" w:space="0" w:color="auto"/>
              <w:left w:val="single" w:sz="6" w:space="0" w:color="auto"/>
              <w:bottom w:val="single" w:sz="6" w:space="0" w:color="auto"/>
              <w:right w:val="single" w:sz="6" w:space="0" w:color="auto"/>
            </w:tcBorders>
            <w:tcPrChange w:id="34" w:author="Shaohang Cui" w:date="2026-04-14T11:39:00Z" w16du:dateUtc="2026-04-14T03:39:00Z">
              <w:tcPr>
                <w:tcW w:w="844" w:type="dxa"/>
                <w:tcBorders>
                  <w:top w:val="single" w:sz="6" w:space="0" w:color="auto"/>
                  <w:left w:val="single" w:sz="6" w:space="0" w:color="auto"/>
                  <w:bottom w:val="single" w:sz="6" w:space="0" w:color="auto"/>
                  <w:right w:val="single" w:sz="6" w:space="0" w:color="auto"/>
                </w:tcBorders>
              </w:tcPr>
            </w:tcPrChange>
          </w:tcPr>
          <w:p w14:paraId="1D69FB36" w14:textId="66BE459B" w:rsidR="005C1576" w:rsidRDefault="005C1576" w:rsidP="004D2283">
            <w:pPr>
              <w:rPr>
                <w:color w:val="EE0000"/>
                <w:sz w:val="20"/>
                <w:szCs w:val="20"/>
              </w:rPr>
            </w:pPr>
            <w:r>
              <w:rPr>
                <w:rFonts w:hint="eastAsia"/>
                <w:color w:val="EE0000"/>
                <w:sz w:val="20"/>
                <w:szCs w:val="20"/>
              </w:rPr>
              <w:t>发布</w:t>
            </w:r>
          </w:p>
        </w:tc>
        <w:tc>
          <w:tcPr>
            <w:tcW w:w="13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Change w:id="35" w:author="Shaohang Cui" w:date="2026-04-14T11:39:00Z" w16du:dateUtc="2026-04-14T03:39:00Z">
              <w:tcPr>
                <w:tcW w:w="132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tcPrChange>
          </w:tcPr>
          <w:p w14:paraId="05D6F7A0" w14:textId="103C8580" w:rsidR="005C1576" w:rsidRDefault="005C1576" w:rsidP="004D2283">
            <w:pPr>
              <w:rPr>
                <w:sz w:val="20"/>
                <w:szCs w:val="20"/>
              </w:rPr>
            </w:pPr>
            <w:r>
              <w:rPr>
                <w:rFonts w:hint="eastAsia"/>
                <w:sz w:val="20"/>
                <w:szCs w:val="20"/>
              </w:rPr>
              <w:t>2025</w:t>
            </w:r>
            <w:r w:rsidR="006D7EC6">
              <w:rPr>
                <w:rFonts w:hint="eastAsia"/>
                <w:sz w:val="20"/>
                <w:szCs w:val="20"/>
              </w:rPr>
              <w:t>-</w:t>
            </w:r>
            <w:r>
              <w:rPr>
                <w:rFonts w:hint="eastAsia"/>
                <w:sz w:val="20"/>
                <w:szCs w:val="20"/>
              </w:rPr>
              <w:t>10</w:t>
            </w:r>
            <w:r w:rsidR="006D7EC6">
              <w:rPr>
                <w:rFonts w:hint="eastAsia"/>
                <w:sz w:val="20"/>
                <w:szCs w:val="20"/>
              </w:rPr>
              <w:t>-1</w:t>
            </w:r>
            <w:r w:rsidR="00364C53">
              <w:rPr>
                <w:rFonts w:hint="eastAsia"/>
                <w:sz w:val="20"/>
                <w:szCs w:val="20"/>
              </w:rPr>
              <w:t>6</w:t>
            </w:r>
          </w:p>
        </w:tc>
        <w:tc>
          <w:tcPr>
            <w:tcW w:w="3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Change w:id="36" w:author="Shaohang Cui" w:date="2026-04-14T11:39:00Z" w16du:dateUtc="2026-04-14T03:39:00Z">
              <w:tcPr>
                <w:tcW w:w="389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tcPrChange>
          </w:tcPr>
          <w:p w14:paraId="136DB0EA" w14:textId="77777777" w:rsidR="00E455F5" w:rsidRDefault="006D7EC6" w:rsidP="004D2283">
            <w:pPr>
              <w:rPr>
                <w:rFonts w:ascii="SimSun" w:eastAsia="SimSun" w:hAnsi="SimSun" w:cs="SimSun" w:hint="eastAsia"/>
                <w:color w:val="EE0000"/>
                <w:sz w:val="20"/>
                <w:szCs w:val="20"/>
              </w:rPr>
            </w:pPr>
            <w:r>
              <w:rPr>
                <w:rFonts w:ascii="SimSun" w:eastAsia="SimSun" w:hAnsi="SimSun" w:cs="SimSun" w:hint="eastAsia"/>
                <w:color w:val="EE0000"/>
                <w:sz w:val="20"/>
                <w:szCs w:val="20"/>
              </w:rPr>
              <w:t>补充</w:t>
            </w:r>
            <w:r w:rsidR="00BA42D8">
              <w:rPr>
                <w:rFonts w:ascii="SimSun" w:eastAsia="SimSun" w:hAnsi="SimSun" w:cs="SimSun" w:hint="eastAsia"/>
                <w:color w:val="EE0000"/>
                <w:sz w:val="20"/>
                <w:szCs w:val="20"/>
              </w:rPr>
              <w:t>：</w:t>
            </w:r>
            <w:r>
              <w:rPr>
                <w:rFonts w:ascii="SimSun" w:eastAsia="SimSun" w:hAnsi="SimSun" w:cs="SimSun" w:hint="eastAsia"/>
                <w:color w:val="EE0000"/>
                <w:sz w:val="20"/>
                <w:szCs w:val="20"/>
              </w:rPr>
              <w:t>面板脉冲灯，</w:t>
            </w:r>
            <w:r w:rsidR="003E1475">
              <w:rPr>
                <w:rFonts w:ascii="SimSun" w:eastAsia="SimSun" w:hAnsi="SimSun" w:cs="SimSun" w:hint="eastAsia"/>
                <w:color w:val="EE0000"/>
                <w:sz w:val="20"/>
                <w:szCs w:val="20"/>
              </w:rPr>
              <w:t>RJ45 线定义，运行灯，保留表体温度传感器，</w:t>
            </w:r>
            <w:r w:rsidR="002939A1">
              <w:rPr>
                <w:rFonts w:ascii="SimSun" w:eastAsia="SimSun" w:hAnsi="SimSun" w:cs="SimSun" w:hint="eastAsia"/>
                <w:color w:val="EE0000"/>
                <w:sz w:val="20"/>
                <w:szCs w:val="20"/>
              </w:rPr>
              <w:t>面板上电时表体未上电的措施和显示方法</w:t>
            </w:r>
            <w:r w:rsidR="00E455F5">
              <w:rPr>
                <w:rFonts w:ascii="SimSun" w:eastAsia="SimSun" w:hAnsi="SimSun" w:cs="SimSun" w:hint="eastAsia"/>
                <w:color w:val="EE0000"/>
                <w:sz w:val="20"/>
                <w:szCs w:val="20"/>
              </w:rPr>
              <w:t>等内容</w:t>
            </w:r>
            <w:r w:rsidR="002939A1">
              <w:rPr>
                <w:rFonts w:ascii="SimSun" w:eastAsia="SimSun" w:hAnsi="SimSun" w:cs="SimSun" w:hint="eastAsia"/>
                <w:color w:val="EE0000"/>
                <w:sz w:val="20"/>
                <w:szCs w:val="20"/>
              </w:rPr>
              <w:t>。</w:t>
            </w:r>
          </w:p>
          <w:p w14:paraId="22E660A9" w14:textId="3EB07B0E" w:rsidR="005C1576" w:rsidRDefault="00E455F5" w:rsidP="004D2283">
            <w:pPr>
              <w:rPr>
                <w:rFonts w:ascii="SimSun" w:eastAsia="SimSun" w:hAnsi="SimSun" w:cs="SimSun" w:hint="eastAsia"/>
                <w:color w:val="EE0000"/>
                <w:sz w:val="20"/>
                <w:szCs w:val="20"/>
              </w:rPr>
            </w:pPr>
            <w:r>
              <w:rPr>
                <w:rFonts w:ascii="SimSun" w:eastAsia="SimSun" w:hAnsi="SimSun" w:cs="SimSun" w:hint="eastAsia"/>
                <w:color w:val="EE0000"/>
                <w:sz w:val="20"/>
                <w:szCs w:val="20"/>
              </w:rPr>
              <w:t>文档为修改订模式，可查看修订记录</w:t>
            </w:r>
          </w:p>
        </w:tc>
      </w:tr>
      <w:tr w:rsidR="00783F83" w14:paraId="1BAE3B3B" w14:textId="77777777" w:rsidTr="00681EBA">
        <w:trPr>
          <w:cantSplit/>
          <w:trPrChange w:id="37" w:author="Shaohang Cui" w:date="2026-04-14T11:39:00Z" w16du:dateUtc="2026-04-14T03:39:00Z">
            <w:trPr>
              <w:cantSplit/>
            </w:trPr>
          </w:trPrChange>
        </w:trPr>
        <w:tc>
          <w:tcPr>
            <w:tcW w:w="9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Change w:id="38" w:author="Shaohang Cui" w:date="2026-04-14T11:39:00Z" w16du:dateUtc="2026-04-14T03:39:00Z">
              <w:tcPr>
                <w:tcW w:w="9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tcPrChange>
          </w:tcPr>
          <w:p w14:paraId="1B127A6B" w14:textId="1E38A9C8" w:rsidR="00783F83" w:rsidRDefault="00783F83" w:rsidP="004D2283">
            <w:pPr>
              <w:rPr>
                <w:rFonts w:asciiTheme="minorEastAsia" w:hAnsiTheme="minorEastAsia" w:hint="eastAsia"/>
                <w:sz w:val="20"/>
                <w:szCs w:val="20"/>
              </w:rPr>
            </w:pPr>
            <w:r>
              <w:rPr>
                <w:rFonts w:asciiTheme="minorEastAsia" w:hAnsiTheme="minorEastAsia" w:hint="eastAsia"/>
                <w:sz w:val="20"/>
                <w:szCs w:val="20"/>
              </w:rPr>
              <w:t>V1.05</w:t>
            </w:r>
          </w:p>
        </w:tc>
        <w:tc>
          <w:tcPr>
            <w:tcW w:w="15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Change w:id="39" w:author="Shaohang Cui" w:date="2026-04-14T11:39:00Z" w16du:dateUtc="2026-04-14T03:39:00Z">
              <w:tcPr>
                <w:tcW w:w="1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tcPrChange>
          </w:tcPr>
          <w:p w14:paraId="2EEF2CEB" w14:textId="1F3D4F73" w:rsidR="00783F83" w:rsidRDefault="00783F83" w:rsidP="004D2283">
            <w:pPr>
              <w:rPr>
                <w:rFonts w:asciiTheme="minorEastAsia" w:hAnsiTheme="minorEastAsia" w:hint="eastAsia"/>
                <w:sz w:val="20"/>
                <w:szCs w:val="20"/>
              </w:rPr>
            </w:pPr>
            <w:r>
              <w:rPr>
                <w:rFonts w:asciiTheme="minorEastAsia" w:hAnsiTheme="minorEastAsia" w:hint="eastAsia"/>
                <w:sz w:val="20"/>
                <w:szCs w:val="20"/>
              </w:rPr>
              <w:t>FengYongQiang</w:t>
            </w:r>
          </w:p>
        </w:tc>
        <w:tc>
          <w:tcPr>
            <w:tcW w:w="808" w:type="dxa"/>
            <w:tcBorders>
              <w:top w:val="single" w:sz="6" w:space="0" w:color="auto"/>
              <w:left w:val="single" w:sz="6" w:space="0" w:color="auto"/>
              <w:bottom w:val="single" w:sz="6" w:space="0" w:color="auto"/>
              <w:right w:val="single" w:sz="6" w:space="0" w:color="auto"/>
            </w:tcBorders>
            <w:tcPrChange w:id="40" w:author="Shaohang Cui" w:date="2026-04-14T11:39:00Z" w16du:dateUtc="2026-04-14T03:39:00Z">
              <w:tcPr>
                <w:tcW w:w="813" w:type="dxa"/>
                <w:tcBorders>
                  <w:top w:val="single" w:sz="6" w:space="0" w:color="auto"/>
                  <w:left w:val="single" w:sz="6" w:space="0" w:color="auto"/>
                  <w:bottom w:val="single" w:sz="6" w:space="0" w:color="auto"/>
                  <w:right w:val="single" w:sz="6" w:space="0" w:color="auto"/>
                </w:tcBorders>
              </w:tcPr>
            </w:tcPrChange>
          </w:tcPr>
          <w:p w14:paraId="289B093E" w14:textId="77777777" w:rsidR="00783F83" w:rsidRPr="007731F6" w:rsidRDefault="00783F83" w:rsidP="004D2283">
            <w:pPr>
              <w:rPr>
                <w:color w:val="EE0000"/>
                <w:sz w:val="20"/>
                <w:szCs w:val="20"/>
              </w:rPr>
            </w:pPr>
          </w:p>
        </w:tc>
        <w:tc>
          <w:tcPr>
            <w:tcW w:w="838" w:type="dxa"/>
            <w:tcBorders>
              <w:top w:val="single" w:sz="6" w:space="0" w:color="auto"/>
              <w:left w:val="single" w:sz="6" w:space="0" w:color="auto"/>
              <w:bottom w:val="single" w:sz="6" w:space="0" w:color="auto"/>
              <w:right w:val="single" w:sz="6" w:space="0" w:color="auto"/>
            </w:tcBorders>
            <w:tcPrChange w:id="41" w:author="Shaohang Cui" w:date="2026-04-14T11:39:00Z" w16du:dateUtc="2026-04-14T03:39:00Z">
              <w:tcPr>
                <w:tcW w:w="844" w:type="dxa"/>
                <w:tcBorders>
                  <w:top w:val="single" w:sz="6" w:space="0" w:color="auto"/>
                  <w:left w:val="single" w:sz="6" w:space="0" w:color="auto"/>
                  <w:bottom w:val="single" w:sz="6" w:space="0" w:color="auto"/>
                  <w:right w:val="single" w:sz="6" w:space="0" w:color="auto"/>
                </w:tcBorders>
              </w:tcPr>
            </w:tcPrChange>
          </w:tcPr>
          <w:p w14:paraId="5EBE4924" w14:textId="6FDD31E0" w:rsidR="00783F83" w:rsidRDefault="00783F83" w:rsidP="004D2283">
            <w:pPr>
              <w:rPr>
                <w:color w:val="EE0000"/>
                <w:sz w:val="20"/>
                <w:szCs w:val="20"/>
              </w:rPr>
            </w:pPr>
            <w:r>
              <w:rPr>
                <w:rFonts w:hint="eastAsia"/>
                <w:color w:val="EE0000"/>
                <w:sz w:val="20"/>
                <w:szCs w:val="20"/>
              </w:rPr>
              <w:t>发布</w:t>
            </w:r>
          </w:p>
        </w:tc>
        <w:tc>
          <w:tcPr>
            <w:tcW w:w="13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Change w:id="42" w:author="Shaohang Cui" w:date="2026-04-14T11:39:00Z" w16du:dateUtc="2026-04-14T03:39:00Z">
              <w:tcPr>
                <w:tcW w:w="132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tcPrChange>
          </w:tcPr>
          <w:p w14:paraId="4508DE11" w14:textId="42609CCF" w:rsidR="00783F83" w:rsidRDefault="00783F83" w:rsidP="004D2283">
            <w:pPr>
              <w:rPr>
                <w:sz w:val="20"/>
                <w:szCs w:val="20"/>
              </w:rPr>
            </w:pPr>
            <w:r>
              <w:rPr>
                <w:rFonts w:hint="eastAsia"/>
                <w:sz w:val="20"/>
                <w:szCs w:val="20"/>
              </w:rPr>
              <w:t>2025-10-27</w:t>
            </w:r>
          </w:p>
        </w:tc>
        <w:tc>
          <w:tcPr>
            <w:tcW w:w="3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Change w:id="43" w:author="Shaohang Cui" w:date="2026-04-14T11:39:00Z" w16du:dateUtc="2026-04-14T03:39:00Z">
              <w:tcPr>
                <w:tcW w:w="389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tcPrChange>
          </w:tcPr>
          <w:p w14:paraId="003C12EA" w14:textId="78A83EE4" w:rsidR="00783F83" w:rsidRDefault="00453D9A" w:rsidP="004D2283">
            <w:pPr>
              <w:rPr>
                <w:rFonts w:ascii="SimSun" w:eastAsia="SimSun" w:hAnsi="SimSun" w:cs="SimSun" w:hint="eastAsia"/>
                <w:color w:val="EE0000"/>
                <w:sz w:val="20"/>
                <w:szCs w:val="20"/>
              </w:rPr>
            </w:pPr>
            <w:r w:rsidRPr="00F45D3A">
              <w:rPr>
                <w:rFonts w:ascii="SimSun" w:eastAsia="SimSun" w:hAnsi="SimSun" w:cs="SimSun" w:hint="eastAsia"/>
                <w:color w:val="EE0000"/>
                <w:sz w:val="20"/>
                <w:szCs w:val="20"/>
                <w:highlight w:val="yellow"/>
              </w:rPr>
              <w:t>去掉分立显示模块的</w:t>
            </w:r>
            <w:r w:rsidR="008227EA" w:rsidRPr="00F45D3A">
              <w:rPr>
                <w:rFonts w:ascii="SimSun" w:eastAsia="SimSun" w:hAnsi="SimSun" w:cs="SimSun" w:hint="eastAsia"/>
                <w:color w:val="EE0000"/>
                <w:sz w:val="20"/>
                <w:szCs w:val="20"/>
                <w:highlight w:val="yellow"/>
              </w:rPr>
              <w:t>能量脉冲灯的相关描述</w:t>
            </w:r>
          </w:p>
        </w:tc>
      </w:tr>
      <w:tr w:rsidR="00681EBA" w14:paraId="68811BE4" w14:textId="77777777" w:rsidTr="00681EBA">
        <w:trPr>
          <w:cantSplit/>
          <w:ins w:id="44" w:author="Shaohang Cui" w:date="2026-04-14T11:39:00Z"/>
          <w:trPrChange w:id="45" w:author="Shaohang Cui" w:date="2026-04-14T11:39:00Z" w16du:dateUtc="2026-04-14T03:39:00Z">
            <w:trPr>
              <w:cantSplit/>
            </w:trPr>
          </w:trPrChange>
        </w:trPr>
        <w:tc>
          <w:tcPr>
            <w:tcW w:w="9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Change w:id="46" w:author="Shaohang Cui" w:date="2026-04-14T11:39:00Z" w16du:dateUtc="2026-04-14T03:39:00Z">
              <w:tcPr>
                <w:tcW w:w="9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tcPrChange>
          </w:tcPr>
          <w:p w14:paraId="64D48F58" w14:textId="626787DB" w:rsidR="00681EBA" w:rsidRDefault="00681EBA" w:rsidP="004D2283">
            <w:pPr>
              <w:rPr>
                <w:ins w:id="47" w:author="Shaohang Cui" w:date="2026-04-14T11:39:00Z" w16du:dateUtc="2026-04-14T03:39:00Z"/>
                <w:rFonts w:asciiTheme="minorEastAsia" w:hAnsiTheme="minorEastAsia" w:hint="eastAsia"/>
                <w:sz w:val="20"/>
                <w:szCs w:val="20"/>
              </w:rPr>
            </w:pPr>
            <w:ins w:id="48" w:author="Shaohang Cui" w:date="2026-04-14T11:39:00Z" w16du:dateUtc="2026-04-14T03:39:00Z">
              <w:r>
                <w:rPr>
                  <w:rFonts w:asciiTheme="minorEastAsia" w:hAnsiTheme="minorEastAsia" w:hint="eastAsia"/>
                  <w:sz w:val="20"/>
                  <w:szCs w:val="20"/>
                </w:rPr>
                <w:t>V1.06</w:t>
              </w:r>
            </w:ins>
          </w:p>
        </w:tc>
        <w:tc>
          <w:tcPr>
            <w:tcW w:w="15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Change w:id="49" w:author="Shaohang Cui" w:date="2026-04-14T11:39:00Z" w16du:dateUtc="2026-04-14T03:39:00Z">
              <w:tcPr>
                <w:tcW w:w="1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tcPrChange>
          </w:tcPr>
          <w:p w14:paraId="498BFD68" w14:textId="080481B4" w:rsidR="00681EBA" w:rsidRDefault="00681EBA" w:rsidP="004D2283">
            <w:pPr>
              <w:rPr>
                <w:ins w:id="50" w:author="Shaohang Cui" w:date="2026-04-14T11:39:00Z" w16du:dateUtc="2026-04-14T03:39:00Z"/>
                <w:rFonts w:asciiTheme="minorEastAsia" w:hAnsiTheme="minorEastAsia" w:hint="eastAsia"/>
                <w:sz w:val="20"/>
                <w:szCs w:val="20"/>
              </w:rPr>
            </w:pPr>
            <w:ins w:id="51" w:author="Shaohang Cui" w:date="2026-04-14T11:39:00Z" w16du:dateUtc="2026-04-14T03:39:00Z">
              <w:r>
                <w:rPr>
                  <w:rFonts w:asciiTheme="minorEastAsia" w:hAnsiTheme="minorEastAsia" w:hint="eastAsia"/>
                  <w:sz w:val="20"/>
                  <w:szCs w:val="20"/>
                </w:rPr>
                <w:t>Shaohang Cui</w:t>
              </w:r>
            </w:ins>
          </w:p>
        </w:tc>
        <w:tc>
          <w:tcPr>
            <w:tcW w:w="808" w:type="dxa"/>
            <w:tcBorders>
              <w:top w:val="single" w:sz="6" w:space="0" w:color="auto"/>
              <w:left w:val="single" w:sz="6" w:space="0" w:color="auto"/>
              <w:bottom w:val="single" w:sz="6" w:space="0" w:color="auto"/>
              <w:right w:val="single" w:sz="6" w:space="0" w:color="auto"/>
            </w:tcBorders>
            <w:tcPrChange w:id="52" w:author="Shaohang Cui" w:date="2026-04-14T11:39:00Z" w16du:dateUtc="2026-04-14T03:39:00Z">
              <w:tcPr>
                <w:tcW w:w="813" w:type="dxa"/>
                <w:tcBorders>
                  <w:top w:val="single" w:sz="6" w:space="0" w:color="auto"/>
                  <w:left w:val="single" w:sz="6" w:space="0" w:color="auto"/>
                  <w:bottom w:val="single" w:sz="6" w:space="0" w:color="auto"/>
                  <w:right w:val="single" w:sz="6" w:space="0" w:color="auto"/>
                </w:tcBorders>
              </w:tcPr>
            </w:tcPrChange>
          </w:tcPr>
          <w:p w14:paraId="1A8561D7" w14:textId="77777777" w:rsidR="00681EBA" w:rsidRPr="007731F6" w:rsidRDefault="00681EBA" w:rsidP="004D2283">
            <w:pPr>
              <w:rPr>
                <w:ins w:id="53" w:author="Shaohang Cui" w:date="2026-04-14T11:39:00Z" w16du:dateUtc="2026-04-14T03:39:00Z"/>
                <w:color w:val="EE0000"/>
                <w:sz w:val="20"/>
                <w:szCs w:val="20"/>
              </w:rPr>
            </w:pPr>
          </w:p>
        </w:tc>
        <w:tc>
          <w:tcPr>
            <w:tcW w:w="838" w:type="dxa"/>
            <w:tcBorders>
              <w:top w:val="single" w:sz="6" w:space="0" w:color="auto"/>
              <w:left w:val="single" w:sz="6" w:space="0" w:color="auto"/>
              <w:bottom w:val="single" w:sz="6" w:space="0" w:color="auto"/>
              <w:right w:val="single" w:sz="6" w:space="0" w:color="auto"/>
            </w:tcBorders>
            <w:tcPrChange w:id="54" w:author="Shaohang Cui" w:date="2026-04-14T11:39:00Z" w16du:dateUtc="2026-04-14T03:39:00Z">
              <w:tcPr>
                <w:tcW w:w="844" w:type="dxa"/>
                <w:tcBorders>
                  <w:top w:val="single" w:sz="6" w:space="0" w:color="auto"/>
                  <w:left w:val="single" w:sz="6" w:space="0" w:color="auto"/>
                  <w:bottom w:val="single" w:sz="6" w:space="0" w:color="auto"/>
                  <w:right w:val="single" w:sz="6" w:space="0" w:color="auto"/>
                </w:tcBorders>
              </w:tcPr>
            </w:tcPrChange>
          </w:tcPr>
          <w:p w14:paraId="0A072D88" w14:textId="4B15843E" w:rsidR="00681EBA" w:rsidRDefault="00681EBA" w:rsidP="004D2283">
            <w:pPr>
              <w:rPr>
                <w:ins w:id="55" w:author="Shaohang Cui" w:date="2026-04-14T11:39:00Z" w16du:dateUtc="2026-04-14T03:39:00Z"/>
                <w:color w:val="EE0000"/>
                <w:sz w:val="20"/>
                <w:szCs w:val="20"/>
              </w:rPr>
            </w:pPr>
            <w:ins w:id="56" w:author="Shaohang Cui" w:date="2026-04-14T11:39:00Z" w16du:dateUtc="2026-04-14T03:39:00Z">
              <w:r>
                <w:rPr>
                  <w:rFonts w:hint="eastAsia"/>
                  <w:color w:val="EE0000"/>
                  <w:sz w:val="20"/>
                  <w:szCs w:val="20"/>
                </w:rPr>
                <w:t>发布</w:t>
              </w:r>
            </w:ins>
          </w:p>
        </w:tc>
        <w:tc>
          <w:tcPr>
            <w:tcW w:w="13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Change w:id="57" w:author="Shaohang Cui" w:date="2026-04-14T11:39:00Z" w16du:dateUtc="2026-04-14T03:39:00Z">
              <w:tcPr>
                <w:tcW w:w="132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tcPrChange>
          </w:tcPr>
          <w:p w14:paraId="506A6544" w14:textId="3E7AEF2E" w:rsidR="00681EBA" w:rsidRDefault="00681EBA" w:rsidP="004D2283">
            <w:pPr>
              <w:rPr>
                <w:ins w:id="58" w:author="Shaohang Cui" w:date="2026-04-14T11:39:00Z" w16du:dateUtc="2026-04-14T03:39:00Z"/>
                <w:sz w:val="20"/>
                <w:szCs w:val="20"/>
              </w:rPr>
            </w:pPr>
            <w:ins w:id="59" w:author="Shaohang Cui" w:date="2026-04-14T11:39:00Z" w16du:dateUtc="2026-04-14T03:39:00Z">
              <w:r>
                <w:rPr>
                  <w:rFonts w:hint="eastAsia"/>
                  <w:sz w:val="20"/>
                  <w:szCs w:val="20"/>
                </w:rPr>
                <w:t>2026-04-14</w:t>
              </w:r>
            </w:ins>
          </w:p>
        </w:tc>
        <w:tc>
          <w:tcPr>
            <w:tcW w:w="3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Change w:id="60" w:author="Shaohang Cui" w:date="2026-04-14T11:39:00Z" w16du:dateUtc="2026-04-14T03:39:00Z">
              <w:tcPr>
                <w:tcW w:w="389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tcPrChange>
          </w:tcPr>
          <w:p w14:paraId="1CBBB7A6" w14:textId="3065B784" w:rsidR="00681EBA" w:rsidRPr="00681EBA" w:rsidRDefault="00681EBA" w:rsidP="004D2283">
            <w:pPr>
              <w:rPr>
                <w:ins w:id="61" w:author="Shaohang Cui" w:date="2026-04-14T11:39:00Z" w16du:dateUtc="2026-04-14T03:39:00Z"/>
                <w:rFonts w:ascii="SimSun" w:eastAsia="SimSun" w:hAnsi="SimSun" w:cs="SimSun" w:hint="eastAsia"/>
                <w:color w:val="EE0000"/>
                <w:sz w:val="20"/>
                <w:szCs w:val="20"/>
                <w:rPrChange w:id="62" w:author="Shaohang Cui" w:date="2026-04-14T11:39:00Z" w16du:dateUtc="2026-04-14T03:39:00Z">
                  <w:rPr>
                    <w:ins w:id="63" w:author="Shaohang Cui" w:date="2026-04-14T11:39:00Z" w16du:dateUtc="2026-04-14T03:39:00Z"/>
                    <w:rFonts w:ascii="SimSun" w:eastAsia="SimSun" w:hAnsi="SimSun" w:cs="SimSun" w:hint="eastAsia"/>
                    <w:color w:val="EE0000"/>
                    <w:sz w:val="20"/>
                    <w:szCs w:val="20"/>
                    <w:highlight w:val="yellow"/>
                  </w:rPr>
                </w:rPrChange>
              </w:rPr>
            </w:pPr>
            <w:ins w:id="64" w:author="Shaohang Cui" w:date="2026-04-14T11:39:00Z" w16du:dateUtc="2026-04-14T03:39:00Z">
              <w:r w:rsidRPr="00681EBA">
                <w:rPr>
                  <w:rFonts w:ascii="SimSun" w:eastAsia="SimSun" w:hAnsi="SimSun" w:cs="SimSun" w:hint="eastAsia"/>
                  <w:color w:val="EE0000"/>
                  <w:sz w:val="20"/>
                  <w:szCs w:val="20"/>
                  <w:rPrChange w:id="65" w:author="Shaohang Cui" w:date="2026-04-14T11:39:00Z" w16du:dateUtc="2026-04-14T03:39:00Z">
                    <w:rPr>
                      <w:rFonts w:ascii="SimSun" w:eastAsia="SimSun" w:hAnsi="SimSun" w:cs="SimSun" w:hint="eastAsia"/>
                      <w:color w:val="EE0000"/>
                      <w:sz w:val="20"/>
                      <w:szCs w:val="20"/>
                      <w:highlight w:val="yellow"/>
                    </w:rPr>
                  </w:rPrChange>
                </w:rPr>
                <w:t>更新了产品型号</w:t>
              </w:r>
            </w:ins>
          </w:p>
        </w:tc>
      </w:tr>
    </w:tbl>
    <w:p w14:paraId="1ED3A6A6" w14:textId="77777777" w:rsidR="005F66CF" w:rsidRPr="005F66CF" w:rsidRDefault="005F66CF" w:rsidP="005F66CF"/>
    <w:p w14:paraId="13F58291" w14:textId="2952CFD0" w:rsidR="006C152A" w:rsidRDefault="006C152A">
      <w:r>
        <w:br w:type="page"/>
      </w:r>
    </w:p>
    <w:sdt>
      <w:sdtPr>
        <w:rPr>
          <w:rFonts w:asciiTheme="minorHAnsi" w:eastAsiaTheme="minorEastAsia" w:hAnsiTheme="minorHAnsi" w:cstheme="minorBidi"/>
          <w:color w:val="auto"/>
          <w:kern w:val="2"/>
          <w:sz w:val="24"/>
          <w:szCs w:val="24"/>
          <w:lang w:eastAsia="zh-CN"/>
          <w14:ligatures w14:val="standardContextual"/>
        </w:rPr>
        <w:id w:val="-348714439"/>
        <w:docPartObj>
          <w:docPartGallery w:val="Table of Contents"/>
          <w:docPartUnique/>
        </w:docPartObj>
      </w:sdtPr>
      <w:sdtEndPr>
        <w:rPr>
          <w:b/>
          <w:bCs/>
          <w:noProof/>
        </w:rPr>
      </w:sdtEndPr>
      <w:sdtContent>
        <w:p w14:paraId="72FA9C91" w14:textId="12070409" w:rsidR="006C152A" w:rsidRDefault="006C152A">
          <w:pPr>
            <w:pStyle w:val="TOC"/>
          </w:pPr>
          <w:r>
            <w:t>Table of Contents</w:t>
          </w:r>
        </w:p>
        <w:p w14:paraId="22047FF2" w14:textId="0FB1CF40" w:rsidR="005959AA" w:rsidRDefault="006C152A">
          <w:pPr>
            <w:pStyle w:val="TOC1"/>
            <w:tabs>
              <w:tab w:val="right" w:leader="dot" w:pos="9350"/>
            </w:tabs>
            <w:rPr>
              <w:noProof/>
              <w:sz w:val="22"/>
            </w:rPr>
          </w:pPr>
          <w:r>
            <w:fldChar w:fldCharType="begin"/>
          </w:r>
          <w:r>
            <w:instrText xml:space="preserve"> TOC \o "1-3" \h \z \u </w:instrText>
          </w:r>
          <w:r>
            <w:fldChar w:fldCharType="separate"/>
          </w:r>
          <w:hyperlink w:anchor="_Toc212470160" w:history="1">
            <w:r w:rsidR="005959AA" w:rsidRPr="001F16AA">
              <w:rPr>
                <w:rStyle w:val="ae"/>
                <w:rFonts w:hint="eastAsia"/>
                <w:noProof/>
              </w:rPr>
              <w:t>1</w:t>
            </w:r>
            <w:r w:rsidR="005959AA" w:rsidRPr="001F16AA">
              <w:rPr>
                <w:rStyle w:val="ae"/>
                <w:rFonts w:ascii="SimSun" w:eastAsia="SimSun" w:hAnsi="SimSun" w:cs="SimSun" w:hint="eastAsia"/>
                <w:noProof/>
              </w:rPr>
              <w:t>引言</w:t>
            </w:r>
            <w:r w:rsidR="005959AA">
              <w:rPr>
                <w:rFonts w:hint="eastAsia"/>
                <w:noProof/>
                <w:webHidden/>
              </w:rPr>
              <w:tab/>
            </w:r>
            <w:r w:rsidR="005959AA">
              <w:rPr>
                <w:rFonts w:hint="eastAsia"/>
                <w:noProof/>
                <w:webHidden/>
              </w:rPr>
              <w:fldChar w:fldCharType="begin"/>
            </w:r>
            <w:r w:rsidR="005959AA">
              <w:rPr>
                <w:rFonts w:hint="eastAsia"/>
                <w:noProof/>
                <w:webHidden/>
              </w:rPr>
              <w:instrText xml:space="preserve"> </w:instrText>
            </w:r>
            <w:r w:rsidR="005959AA">
              <w:rPr>
                <w:noProof/>
                <w:webHidden/>
              </w:rPr>
              <w:instrText>PAGEREF _Toc212470160 \h</w:instrText>
            </w:r>
            <w:r w:rsidR="005959AA">
              <w:rPr>
                <w:rFonts w:hint="eastAsia"/>
                <w:noProof/>
                <w:webHidden/>
              </w:rPr>
              <w:instrText xml:space="preserve"> </w:instrText>
            </w:r>
            <w:r w:rsidR="005959AA">
              <w:rPr>
                <w:rFonts w:hint="eastAsia"/>
                <w:noProof/>
                <w:webHidden/>
              </w:rPr>
            </w:r>
            <w:r w:rsidR="005959AA">
              <w:rPr>
                <w:rFonts w:hint="eastAsia"/>
                <w:noProof/>
                <w:webHidden/>
              </w:rPr>
              <w:fldChar w:fldCharType="separate"/>
            </w:r>
            <w:r w:rsidR="005959AA">
              <w:rPr>
                <w:noProof/>
                <w:webHidden/>
              </w:rPr>
              <w:t>6</w:t>
            </w:r>
            <w:r w:rsidR="005959AA">
              <w:rPr>
                <w:rFonts w:hint="eastAsia"/>
                <w:noProof/>
                <w:webHidden/>
              </w:rPr>
              <w:fldChar w:fldCharType="end"/>
            </w:r>
          </w:hyperlink>
        </w:p>
        <w:p w14:paraId="21AD3E48" w14:textId="4DCE1629" w:rsidR="005959AA" w:rsidRDefault="005959AA">
          <w:pPr>
            <w:pStyle w:val="TOC2"/>
            <w:tabs>
              <w:tab w:val="left" w:pos="960"/>
              <w:tab w:val="right" w:leader="dot" w:pos="9350"/>
            </w:tabs>
            <w:rPr>
              <w:noProof/>
              <w:sz w:val="22"/>
            </w:rPr>
          </w:pPr>
          <w:hyperlink w:anchor="_Toc212470161" w:history="1">
            <w:r w:rsidRPr="001F16AA">
              <w:rPr>
                <w:rStyle w:val="ae"/>
                <w:rFonts w:asciiTheme="majorEastAsia" w:hAnsiTheme="majorEastAsia" w:hint="eastAsia"/>
                <w:noProof/>
              </w:rPr>
              <w:t>1.1</w:t>
            </w:r>
            <w:r>
              <w:rPr>
                <w:rFonts w:hint="eastAsia"/>
                <w:noProof/>
                <w:sz w:val="22"/>
              </w:rPr>
              <w:tab/>
            </w:r>
            <w:r w:rsidRPr="001F16AA">
              <w:rPr>
                <w:rStyle w:val="ae"/>
                <w:rFonts w:asciiTheme="majorEastAsia" w:hAnsiTheme="majorEastAsia" w:hint="eastAsia"/>
                <w:noProof/>
              </w:rPr>
              <w:t>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E3B220E" w14:textId="69EA68CD" w:rsidR="005959AA" w:rsidRDefault="005959AA">
          <w:pPr>
            <w:pStyle w:val="TOC2"/>
            <w:tabs>
              <w:tab w:val="left" w:pos="960"/>
              <w:tab w:val="right" w:leader="dot" w:pos="9350"/>
            </w:tabs>
            <w:rPr>
              <w:noProof/>
              <w:sz w:val="22"/>
            </w:rPr>
          </w:pPr>
          <w:hyperlink w:anchor="_Toc212470162" w:history="1">
            <w:r w:rsidRPr="001F16AA">
              <w:rPr>
                <w:rStyle w:val="ae"/>
                <w:rFonts w:asciiTheme="majorEastAsia" w:hAnsiTheme="majorEastAsia" w:hint="eastAsia"/>
                <w:noProof/>
              </w:rPr>
              <w:t>1.2</w:t>
            </w:r>
            <w:r>
              <w:rPr>
                <w:rFonts w:hint="eastAsia"/>
                <w:noProof/>
                <w:sz w:val="22"/>
              </w:rPr>
              <w:tab/>
            </w:r>
            <w:r w:rsidRPr="001F16AA">
              <w:rPr>
                <w:rStyle w:val="ae"/>
                <w:rFonts w:asciiTheme="majorEastAsia" w:hAnsiTheme="majorEastAsia" w:hint="eastAsia"/>
                <w:noProof/>
              </w:rPr>
              <w:t>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D963B05" w14:textId="474EBCF8" w:rsidR="005959AA" w:rsidRDefault="005959AA">
          <w:pPr>
            <w:pStyle w:val="TOC2"/>
            <w:tabs>
              <w:tab w:val="left" w:pos="960"/>
              <w:tab w:val="right" w:leader="dot" w:pos="9350"/>
            </w:tabs>
            <w:rPr>
              <w:noProof/>
              <w:sz w:val="22"/>
            </w:rPr>
          </w:pPr>
          <w:hyperlink w:anchor="_Toc212470163" w:history="1">
            <w:r w:rsidRPr="001F16AA">
              <w:rPr>
                <w:rStyle w:val="ae"/>
                <w:rFonts w:asciiTheme="majorEastAsia" w:hAnsiTheme="majorEastAsia" w:hint="eastAsia"/>
                <w:noProof/>
              </w:rPr>
              <w:t>1.3</w:t>
            </w:r>
            <w:r>
              <w:rPr>
                <w:rFonts w:hint="eastAsia"/>
                <w:noProof/>
                <w:sz w:val="22"/>
              </w:rPr>
              <w:tab/>
            </w:r>
            <w:r w:rsidRPr="001F16AA">
              <w:rPr>
                <w:rStyle w:val="ae"/>
                <w:rFonts w:asciiTheme="majorEastAsia" w:hAnsiTheme="majorEastAsia" w:hint="eastAsia"/>
                <w:noProof/>
              </w:rPr>
              <w:t>产品定位与生命周期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762F0AD" w14:textId="48B0A969" w:rsidR="005959AA" w:rsidRDefault="005959AA">
          <w:pPr>
            <w:pStyle w:val="TOC2"/>
            <w:tabs>
              <w:tab w:val="left" w:pos="960"/>
              <w:tab w:val="right" w:leader="dot" w:pos="9350"/>
            </w:tabs>
            <w:rPr>
              <w:noProof/>
              <w:sz w:val="22"/>
            </w:rPr>
          </w:pPr>
          <w:hyperlink w:anchor="_Toc212470164" w:history="1">
            <w:r w:rsidRPr="001F16AA">
              <w:rPr>
                <w:rStyle w:val="ae"/>
                <w:rFonts w:asciiTheme="majorEastAsia" w:hAnsiTheme="majorEastAsia" w:hint="eastAsia"/>
                <w:noProof/>
              </w:rPr>
              <w:t>1.4</w:t>
            </w:r>
            <w:r>
              <w:rPr>
                <w:rFonts w:hint="eastAsia"/>
                <w:noProof/>
                <w:sz w:val="22"/>
              </w:rPr>
              <w:tab/>
            </w:r>
            <w:r w:rsidRPr="001F16AA">
              <w:rPr>
                <w:rStyle w:val="ae"/>
                <w:rFonts w:asciiTheme="majorEastAsia" w:hAnsiTheme="majorEastAsia" w:hint="eastAsia"/>
                <w:noProof/>
              </w:rPr>
              <w:t>用户特征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9B81017" w14:textId="4C3A440B" w:rsidR="005959AA" w:rsidRDefault="005959AA">
          <w:pPr>
            <w:pStyle w:val="TOC2"/>
            <w:tabs>
              <w:tab w:val="left" w:pos="960"/>
              <w:tab w:val="right" w:leader="dot" w:pos="9350"/>
            </w:tabs>
            <w:rPr>
              <w:noProof/>
              <w:sz w:val="22"/>
            </w:rPr>
          </w:pPr>
          <w:hyperlink w:anchor="_Toc212470165" w:history="1">
            <w:r w:rsidRPr="001F16AA">
              <w:rPr>
                <w:rStyle w:val="ae"/>
                <w:rFonts w:asciiTheme="majorEastAsia" w:hAnsiTheme="majorEastAsia" w:cs="SimSun" w:hint="eastAsia"/>
                <w:noProof/>
              </w:rPr>
              <w:t>1.5</w:t>
            </w:r>
            <w:r>
              <w:rPr>
                <w:rFonts w:hint="eastAsia"/>
                <w:noProof/>
                <w:sz w:val="22"/>
              </w:rPr>
              <w:tab/>
            </w:r>
            <w:r w:rsidRPr="001F16AA">
              <w:rPr>
                <w:rStyle w:val="ae"/>
                <w:rFonts w:asciiTheme="majorEastAsia" w:hAnsiTheme="majorEastAsia" w:cs="SimSun" w:hint="eastAsia"/>
                <w:noProof/>
              </w:rPr>
              <w:t>定义，简称，及缩写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54E03C4" w14:textId="2EEB39AD" w:rsidR="005959AA" w:rsidRDefault="005959AA">
          <w:pPr>
            <w:pStyle w:val="TOC2"/>
            <w:tabs>
              <w:tab w:val="left" w:pos="960"/>
              <w:tab w:val="right" w:leader="dot" w:pos="9350"/>
            </w:tabs>
            <w:rPr>
              <w:noProof/>
              <w:sz w:val="22"/>
            </w:rPr>
          </w:pPr>
          <w:hyperlink w:anchor="_Toc212470166" w:history="1">
            <w:r w:rsidRPr="001F16AA">
              <w:rPr>
                <w:rStyle w:val="ae"/>
                <w:rFonts w:asciiTheme="majorEastAsia" w:hAnsiTheme="majorEastAsia" w:cs="SimSun" w:hint="eastAsia"/>
                <w:noProof/>
              </w:rPr>
              <w:t>1.6</w:t>
            </w:r>
            <w:r>
              <w:rPr>
                <w:rFonts w:hint="eastAsia"/>
                <w:noProof/>
                <w:sz w:val="22"/>
              </w:rPr>
              <w:tab/>
            </w:r>
            <w:r w:rsidRPr="001F16AA">
              <w:rPr>
                <w:rStyle w:val="ae"/>
                <w:rFonts w:asciiTheme="majorEastAsia" w:hAnsiTheme="majorEastAsia" w:cs="SimSun" w:hint="eastAsia"/>
                <w:noProof/>
              </w:rPr>
              <w:t>参考文档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F365FF" w14:textId="3E7776DB" w:rsidR="005959AA" w:rsidRDefault="005959AA">
          <w:pPr>
            <w:pStyle w:val="TOC1"/>
            <w:tabs>
              <w:tab w:val="right" w:leader="dot" w:pos="9350"/>
            </w:tabs>
            <w:rPr>
              <w:noProof/>
              <w:sz w:val="22"/>
            </w:rPr>
          </w:pPr>
          <w:hyperlink w:anchor="_Toc212470167" w:history="1">
            <w:r w:rsidRPr="001F16AA">
              <w:rPr>
                <w:rStyle w:val="ae"/>
                <w:rFonts w:hint="eastAsia"/>
                <w:noProof/>
              </w:rPr>
              <w:t>2</w:t>
            </w:r>
            <w:r w:rsidRPr="001F16AA">
              <w:rPr>
                <w:rStyle w:val="ae"/>
                <w:rFonts w:ascii="SimSun" w:eastAsia="SimSun" w:hAnsi="SimSun" w:cs="SimSun" w:hint="eastAsia"/>
                <w:noProof/>
              </w:rPr>
              <w:t>整体描述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09CC1C7" w14:textId="06EB432A" w:rsidR="005959AA" w:rsidRDefault="005959AA">
          <w:pPr>
            <w:pStyle w:val="TOC2"/>
            <w:tabs>
              <w:tab w:val="left" w:pos="960"/>
              <w:tab w:val="right" w:leader="dot" w:pos="9350"/>
            </w:tabs>
            <w:rPr>
              <w:noProof/>
              <w:sz w:val="22"/>
            </w:rPr>
          </w:pPr>
          <w:hyperlink w:anchor="_Toc212470168" w:history="1">
            <w:r w:rsidRPr="001F16AA">
              <w:rPr>
                <w:rStyle w:val="ae"/>
                <w:rFonts w:hint="eastAsia"/>
                <w:noProof/>
              </w:rPr>
              <w:t>2.1</w:t>
            </w:r>
            <w:r>
              <w:rPr>
                <w:rFonts w:hint="eastAsia"/>
                <w:noProof/>
                <w:sz w:val="22"/>
              </w:rPr>
              <w:tab/>
            </w:r>
            <w:r w:rsidRPr="001F16AA">
              <w:rPr>
                <w:rStyle w:val="ae"/>
                <w:rFonts w:ascii="SimSun" w:eastAsia="SimSun" w:hAnsi="SimSun" w:cs="SimSun" w:hint="eastAsia"/>
                <w:noProof/>
              </w:rPr>
              <w:t>外部接口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8C2B67B" w14:textId="615EC308" w:rsidR="005959AA" w:rsidRDefault="005959AA">
          <w:pPr>
            <w:pStyle w:val="TOC3"/>
            <w:tabs>
              <w:tab w:val="left" w:pos="1680"/>
            </w:tabs>
            <w:rPr>
              <w:rFonts w:asciiTheme="minorHAnsi" w:hAnsiTheme="minorHAnsi" w:cstheme="minorBidi"/>
              <w:noProof/>
              <w:kern w:val="2"/>
              <w:sz w:val="22"/>
              <w14:ligatures w14:val="standardContextual"/>
            </w:rPr>
          </w:pPr>
          <w:hyperlink w:anchor="_Toc212470169" w:history="1">
            <w:r w:rsidRPr="001F16AA">
              <w:rPr>
                <w:rStyle w:val="ae"/>
                <w:rFonts w:hint="eastAsia"/>
                <w:noProof/>
              </w:rPr>
              <w:t>2.1.1</w:t>
            </w:r>
            <w:r>
              <w:rPr>
                <w:rFonts w:asciiTheme="minorHAnsi" w:hAnsiTheme="minorHAnsi" w:cstheme="minorBidi" w:hint="eastAsia"/>
                <w:noProof/>
                <w:kern w:val="2"/>
                <w:sz w:val="22"/>
                <w14:ligatures w14:val="standardContextual"/>
              </w:rPr>
              <w:tab/>
            </w:r>
            <w:r w:rsidRPr="001F16AA">
              <w:rPr>
                <w:rStyle w:val="ae"/>
                <w:rFonts w:hint="eastAsia"/>
                <w:noProof/>
              </w:rPr>
              <w:t>供电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0DF2F3A" w14:textId="6FED7411" w:rsidR="005959AA" w:rsidRDefault="005959AA">
          <w:pPr>
            <w:pStyle w:val="TOC3"/>
            <w:rPr>
              <w:rFonts w:asciiTheme="minorHAnsi" w:hAnsiTheme="minorHAnsi" w:cstheme="minorBidi"/>
              <w:noProof/>
              <w:kern w:val="2"/>
              <w:sz w:val="22"/>
              <w14:ligatures w14:val="standardContextual"/>
            </w:rPr>
          </w:pPr>
          <w:hyperlink w:anchor="_Toc212470170" w:history="1">
            <w:r w:rsidRPr="001F16AA">
              <w:rPr>
                <w:rStyle w:val="ae"/>
                <w:rFonts w:hint="eastAsia"/>
                <w:noProof/>
              </w:rPr>
              <w:t xml:space="preserve">2.1.2 </w:t>
            </w:r>
            <w:r w:rsidRPr="001F16AA">
              <w:rPr>
                <w:rStyle w:val="ae"/>
                <w:rFonts w:hint="eastAsia"/>
                <w:noProof/>
              </w:rPr>
              <w:t>电压输入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D2393CA" w14:textId="797DD7EA" w:rsidR="005959AA" w:rsidRDefault="005959AA">
          <w:pPr>
            <w:pStyle w:val="TOC3"/>
            <w:rPr>
              <w:rFonts w:asciiTheme="minorHAnsi" w:hAnsiTheme="minorHAnsi" w:cstheme="minorBidi"/>
              <w:noProof/>
              <w:kern w:val="2"/>
              <w:sz w:val="22"/>
              <w14:ligatures w14:val="standardContextual"/>
            </w:rPr>
          </w:pPr>
          <w:hyperlink w:anchor="_Toc212470171" w:history="1">
            <w:r w:rsidRPr="001F16AA">
              <w:rPr>
                <w:rStyle w:val="ae"/>
                <w:rFonts w:hint="eastAsia"/>
                <w:noProof/>
              </w:rPr>
              <w:t xml:space="preserve">2.1.3 </w:t>
            </w:r>
            <w:r w:rsidRPr="001F16AA">
              <w:rPr>
                <w:rStyle w:val="ae"/>
                <w:rFonts w:hint="eastAsia"/>
                <w:noProof/>
              </w:rPr>
              <w:t>电流输入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8E9B6C6" w14:textId="52188B42" w:rsidR="005959AA" w:rsidRDefault="005959AA">
          <w:pPr>
            <w:pStyle w:val="TOC3"/>
            <w:rPr>
              <w:rFonts w:asciiTheme="minorHAnsi" w:hAnsiTheme="minorHAnsi" w:cstheme="minorBidi"/>
              <w:noProof/>
              <w:kern w:val="2"/>
              <w:sz w:val="22"/>
              <w14:ligatures w14:val="standardContextual"/>
            </w:rPr>
          </w:pPr>
          <w:hyperlink w:anchor="_Toc212470172" w:history="1">
            <w:r w:rsidRPr="001F16AA">
              <w:rPr>
                <w:rStyle w:val="ae"/>
                <w:rFonts w:hint="eastAsia"/>
                <w:noProof/>
              </w:rPr>
              <w:t>2.1.4 LED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915B6A7" w14:textId="1C74E32F" w:rsidR="005959AA" w:rsidRDefault="005959AA">
          <w:pPr>
            <w:pStyle w:val="TOC3"/>
            <w:rPr>
              <w:rFonts w:asciiTheme="minorHAnsi" w:hAnsiTheme="minorHAnsi" w:cstheme="minorBidi"/>
              <w:noProof/>
              <w:kern w:val="2"/>
              <w:sz w:val="22"/>
              <w14:ligatures w14:val="standardContextual"/>
            </w:rPr>
          </w:pPr>
          <w:hyperlink w:anchor="_Toc212470173" w:history="1">
            <w:r w:rsidRPr="001F16AA">
              <w:rPr>
                <w:rStyle w:val="ae"/>
                <w:rFonts w:hint="eastAsia"/>
                <w:noProof/>
              </w:rPr>
              <w:t>2.1.5 RS485</w:t>
            </w:r>
            <w:r w:rsidRPr="001F16AA">
              <w:rPr>
                <w:rStyle w:val="ae"/>
                <w:rFonts w:hint="eastAsia"/>
                <w:noProof/>
              </w:rPr>
              <w:t>和调试串口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10CEDA5" w14:textId="63C1C725" w:rsidR="005959AA" w:rsidRDefault="005959AA">
          <w:pPr>
            <w:pStyle w:val="TOC3"/>
            <w:rPr>
              <w:rFonts w:asciiTheme="minorHAnsi" w:hAnsiTheme="minorHAnsi" w:cstheme="minorBidi"/>
              <w:noProof/>
              <w:kern w:val="2"/>
              <w:sz w:val="22"/>
              <w14:ligatures w14:val="standardContextual"/>
            </w:rPr>
          </w:pPr>
          <w:hyperlink w:anchor="_Toc212470174" w:history="1">
            <w:r w:rsidRPr="001F16AA">
              <w:rPr>
                <w:rStyle w:val="ae"/>
                <w:rFonts w:hint="eastAsia"/>
                <w:noProof/>
              </w:rPr>
              <w:t>2.1.6 SWD</w:t>
            </w:r>
            <w:r w:rsidRPr="001F16AA">
              <w:rPr>
                <w:rStyle w:val="ae"/>
                <w:rFonts w:hint="eastAsia"/>
                <w:noProof/>
              </w:rPr>
              <w:t>端口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805D000" w14:textId="0C8BD584" w:rsidR="005959AA" w:rsidRDefault="005959AA">
          <w:pPr>
            <w:pStyle w:val="TOC3"/>
            <w:rPr>
              <w:rFonts w:asciiTheme="minorHAnsi" w:hAnsiTheme="minorHAnsi" w:cstheme="minorBidi"/>
              <w:noProof/>
              <w:kern w:val="2"/>
              <w:sz w:val="22"/>
              <w14:ligatures w14:val="standardContextual"/>
            </w:rPr>
          </w:pPr>
          <w:hyperlink w:anchor="_Toc212470175" w:history="1">
            <w:r w:rsidRPr="001F16AA">
              <w:rPr>
                <w:rStyle w:val="ae"/>
                <w:rFonts w:hint="eastAsia"/>
                <w:noProof/>
              </w:rPr>
              <w:t xml:space="preserve">2.1.7 </w:t>
            </w:r>
            <w:r w:rsidRPr="001F16AA">
              <w:rPr>
                <w:rStyle w:val="ae"/>
                <w:rFonts w:hint="eastAsia"/>
                <w:noProof/>
              </w:rPr>
              <w:t>铅封开关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209499F" w14:textId="4879822B" w:rsidR="005959AA" w:rsidRDefault="005959AA">
          <w:pPr>
            <w:pStyle w:val="TOC3"/>
            <w:rPr>
              <w:rFonts w:asciiTheme="minorHAnsi" w:hAnsiTheme="minorHAnsi" w:cstheme="minorBidi"/>
              <w:noProof/>
              <w:kern w:val="2"/>
              <w:sz w:val="22"/>
              <w14:ligatures w14:val="standardContextual"/>
            </w:rPr>
          </w:pPr>
          <w:hyperlink w:anchor="_Toc212470176" w:history="1">
            <w:r w:rsidRPr="001F16AA">
              <w:rPr>
                <w:rStyle w:val="ae"/>
                <w:rFonts w:hint="eastAsia"/>
                <w:noProof/>
              </w:rPr>
              <w:t>2.1.8 HMI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95A2664" w14:textId="6916CC5D" w:rsidR="005959AA" w:rsidRDefault="005959AA">
          <w:pPr>
            <w:pStyle w:val="TOC3"/>
            <w:rPr>
              <w:rFonts w:asciiTheme="minorHAnsi" w:hAnsiTheme="minorHAnsi" w:cstheme="minorBidi"/>
              <w:noProof/>
              <w:kern w:val="2"/>
              <w:sz w:val="22"/>
              <w14:ligatures w14:val="standardContextual"/>
            </w:rPr>
          </w:pPr>
          <w:hyperlink w:anchor="_Toc212470177" w:history="1">
            <w:r w:rsidRPr="001F16AA">
              <w:rPr>
                <w:rStyle w:val="ae"/>
                <w:rFonts w:hint="eastAsia"/>
                <w:noProof/>
              </w:rPr>
              <w:t>2.1.9</w:t>
            </w:r>
            <w:r w:rsidRPr="001F16AA">
              <w:rPr>
                <w:rStyle w:val="ae"/>
                <w:rFonts w:hint="eastAsia"/>
                <w:noProof/>
              </w:rPr>
              <w:t>温度传感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27F84B4" w14:textId="7D374EC1" w:rsidR="005959AA" w:rsidRDefault="005959AA">
          <w:pPr>
            <w:pStyle w:val="TOC2"/>
            <w:tabs>
              <w:tab w:val="right" w:leader="dot" w:pos="9350"/>
            </w:tabs>
            <w:rPr>
              <w:noProof/>
              <w:sz w:val="22"/>
            </w:rPr>
          </w:pPr>
          <w:hyperlink w:anchor="_Toc212470178" w:history="1">
            <w:r w:rsidRPr="001F16AA">
              <w:rPr>
                <w:rStyle w:val="ae"/>
                <w:rFonts w:hint="eastAsia"/>
                <w:noProof/>
                <w:lang w:val="en-CA"/>
              </w:rPr>
              <w:t xml:space="preserve">2.2 </w:t>
            </w:r>
            <w:r w:rsidRPr="001F16AA">
              <w:rPr>
                <w:rStyle w:val="ae"/>
                <w:rFonts w:hint="eastAsia"/>
                <w:noProof/>
                <w:lang w:val="en-CA"/>
              </w:rPr>
              <w:t>产品功能</w:t>
            </w:r>
            <w:r w:rsidRPr="001F16AA">
              <w:rPr>
                <w:rStyle w:val="ae"/>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1128D9B" w14:textId="07E83FFD" w:rsidR="005959AA" w:rsidRDefault="005959AA">
          <w:pPr>
            <w:pStyle w:val="TOC2"/>
            <w:tabs>
              <w:tab w:val="right" w:leader="dot" w:pos="9350"/>
            </w:tabs>
            <w:rPr>
              <w:noProof/>
              <w:sz w:val="22"/>
            </w:rPr>
          </w:pPr>
          <w:hyperlink w:anchor="_Toc212470179" w:history="1">
            <w:r w:rsidRPr="001F16AA">
              <w:rPr>
                <w:rStyle w:val="ae"/>
                <w:rFonts w:hint="eastAsia"/>
                <w:noProof/>
              </w:rPr>
              <w:t xml:space="preserve">2.3 </w:t>
            </w:r>
            <w:r w:rsidRPr="001F16AA">
              <w:rPr>
                <w:rStyle w:val="ae"/>
                <w:rFonts w:hint="eastAsia"/>
                <w:noProof/>
              </w:rPr>
              <w:t>限制条件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CF778F" w14:textId="2D6F7EB7" w:rsidR="005959AA" w:rsidRDefault="005959AA">
          <w:pPr>
            <w:pStyle w:val="TOC2"/>
            <w:tabs>
              <w:tab w:val="right" w:leader="dot" w:pos="9350"/>
            </w:tabs>
            <w:rPr>
              <w:noProof/>
              <w:sz w:val="22"/>
            </w:rPr>
          </w:pPr>
          <w:hyperlink w:anchor="_Toc212470180" w:history="1">
            <w:r w:rsidRPr="001F16AA">
              <w:rPr>
                <w:rStyle w:val="ae"/>
                <w:rFonts w:hint="eastAsia"/>
                <w:noProof/>
              </w:rPr>
              <w:t xml:space="preserve">2.4 </w:t>
            </w:r>
            <w:r w:rsidRPr="001F16AA">
              <w:rPr>
                <w:rStyle w:val="ae"/>
                <w:rFonts w:hint="eastAsia"/>
                <w:noProof/>
              </w:rPr>
              <w:t>假设和依赖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52A8A49" w14:textId="6F419365" w:rsidR="005959AA" w:rsidRDefault="005959AA">
          <w:pPr>
            <w:pStyle w:val="TOC2"/>
            <w:tabs>
              <w:tab w:val="right" w:leader="dot" w:pos="9350"/>
            </w:tabs>
            <w:rPr>
              <w:noProof/>
              <w:sz w:val="22"/>
            </w:rPr>
          </w:pPr>
          <w:hyperlink w:anchor="_Toc212470181" w:history="1">
            <w:r w:rsidRPr="001F16AA">
              <w:rPr>
                <w:rStyle w:val="ae"/>
                <w:rFonts w:hint="eastAsia"/>
                <w:noProof/>
              </w:rPr>
              <w:t xml:space="preserve">2.5 </w:t>
            </w:r>
            <w:r w:rsidRPr="001F16AA">
              <w:rPr>
                <w:rStyle w:val="ae"/>
                <w:rFonts w:hint="eastAsia"/>
                <w:noProof/>
              </w:rPr>
              <w:t>订购信息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C07C432" w14:textId="0DD0DD7C" w:rsidR="005959AA" w:rsidRDefault="005959AA">
          <w:pPr>
            <w:pStyle w:val="TOC1"/>
            <w:tabs>
              <w:tab w:val="right" w:leader="dot" w:pos="9350"/>
            </w:tabs>
            <w:rPr>
              <w:noProof/>
              <w:sz w:val="22"/>
            </w:rPr>
          </w:pPr>
          <w:hyperlink w:anchor="_Toc212470182" w:history="1">
            <w:r w:rsidRPr="001F16AA">
              <w:rPr>
                <w:rStyle w:val="ae"/>
                <w:rFonts w:hint="eastAsia"/>
                <w:noProof/>
              </w:rPr>
              <w:t xml:space="preserve">3 </w:t>
            </w:r>
            <w:r w:rsidRPr="001F16AA">
              <w:rPr>
                <w:rStyle w:val="ae"/>
                <w:rFonts w:ascii="SimSun" w:eastAsia="SimSun" w:hAnsi="SimSun" w:cs="SimSun" w:hint="eastAsia"/>
                <w:noProof/>
              </w:rPr>
              <w:t>产品功能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0FE9C69" w14:textId="07468B06" w:rsidR="005959AA" w:rsidRDefault="005959AA">
          <w:pPr>
            <w:pStyle w:val="TOC2"/>
            <w:tabs>
              <w:tab w:val="right" w:leader="dot" w:pos="9350"/>
            </w:tabs>
            <w:rPr>
              <w:noProof/>
              <w:sz w:val="22"/>
            </w:rPr>
          </w:pPr>
          <w:hyperlink w:anchor="_Toc212470183" w:history="1">
            <w:r w:rsidRPr="001F16AA">
              <w:rPr>
                <w:rStyle w:val="ae"/>
                <w:rFonts w:hint="eastAsia"/>
                <w:noProof/>
              </w:rPr>
              <w:t xml:space="preserve">3.1 </w:t>
            </w:r>
            <w:r w:rsidRPr="001F16AA">
              <w:rPr>
                <w:rStyle w:val="ae"/>
                <w:rFonts w:hint="eastAsia"/>
                <w:noProof/>
              </w:rPr>
              <w:t>直流电参数测量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C357B7" w14:textId="71C66E1C" w:rsidR="005959AA" w:rsidRDefault="005959AA">
          <w:pPr>
            <w:pStyle w:val="TOC3"/>
            <w:rPr>
              <w:rFonts w:asciiTheme="minorHAnsi" w:hAnsiTheme="minorHAnsi" w:cstheme="minorBidi"/>
              <w:noProof/>
              <w:kern w:val="2"/>
              <w:sz w:val="22"/>
              <w14:ligatures w14:val="standardContextual"/>
            </w:rPr>
          </w:pPr>
          <w:hyperlink w:anchor="_Toc212470184" w:history="1">
            <w:r w:rsidRPr="001F16AA">
              <w:rPr>
                <w:rStyle w:val="ae"/>
                <w:rFonts w:hint="eastAsia"/>
                <w:noProof/>
              </w:rPr>
              <w:t xml:space="preserve">3.1.1 </w:t>
            </w:r>
            <w:r w:rsidRPr="001F16AA">
              <w:rPr>
                <w:rStyle w:val="ae"/>
                <w:rFonts w:hint="eastAsia"/>
                <w:noProof/>
              </w:rPr>
              <w:t>均方根电压测量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B08CCB7" w14:textId="6084422E" w:rsidR="005959AA" w:rsidRDefault="005959AA">
          <w:pPr>
            <w:pStyle w:val="TOC3"/>
            <w:rPr>
              <w:rFonts w:asciiTheme="minorHAnsi" w:hAnsiTheme="minorHAnsi" w:cstheme="minorBidi"/>
              <w:noProof/>
              <w:kern w:val="2"/>
              <w:sz w:val="22"/>
              <w14:ligatures w14:val="standardContextual"/>
            </w:rPr>
          </w:pPr>
          <w:hyperlink w:anchor="_Toc212470185" w:history="1">
            <w:r w:rsidRPr="001F16AA">
              <w:rPr>
                <w:rStyle w:val="ae"/>
                <w:rFonts w:hint="eastAsia"/>
                <w:noProof/>
              </w:rPr>
              <w:t xml:space="preserve">3.1.2 </w:t>
            </w:r>
            <w:r w:rsidRPr="001F16AA">
              <w:rPr>
                <w:rStyle w:val="ae"/>
                <w:rFonts w:hint="eastAsia"/>
                <w:noProof/>
              </w:rPr>
              <w:t>均方根电流测量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BA25C06" w14:textId="0B80DA79" w:rsidR="005959AA" w:rsidRDefault="005959AA">
          <w:pPr>
            <w:pStyle w:val="TOC3"/>
            <w:rPr>
              <w:rFonts w:asciiTheme="minorHAnsi" w:hAnsiTheme="minorHAnsi" w:cstheme="minorBidi"/>
              <w:noProof/>
              <w:kern w:val="2"/>
              <w:sz w:val="22"/>
              <w14:ligatures w14:val="standardContextual"/>
            </w:rPr>
          </w:pPr>
          <w:hyperlink w:anchor="_Toc212470186" w:history="1">
            <w:r w:rsidRPr="001F16AA">
              <w:rPr>
                <w:rStyle w:val="ae"/>
                <w:rFonts w:hint="eastAsia"/>
                <w:noProof/>
              </w:rPr>
              <w:t xml:space="preserve">3.1.3 </w:t>
            </w:r>
            <w:r w:rsidRPr="001F16AA">
              <w:rPr>
                <w:rStyle w:val="ae"/>
                <w:rFonts w:hint="eastAsia"/>
                <w:noProof/>
              </w:rPr>
              <w:t>功率测量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B14052" w14:textId="5A08C81B" w:rsidR="005959AA" w:rsidRDefault="005959AA">
          <w:pPr>
            <w:pStyle w:val="TOC3"/>
            <w:rPr>
              <w:rFonts w:asciiTheme="minorHAnsi" w:hAnsiTheme="minorHAnsi" w:cstheme="minorBidi"/>
              <w:noProof/>
              <w:kern w:val="2"/>
              <w:sz w:val="22"/>
              <w14:ligatures w14:val="standardContextual"/>
            </w:rPr>
          </w:pPr>
          <w:hyperlink w:anchor="_Toc212470187" w:history="1">
            <w:r w:rsidRPr="001F16AA">
              <w:rPr>
                <w:rStyle w:val="ae"/>
                <w:rFonts w:hint="eastAsia"/>
                <w:noProof/>
              </w:rPr>
              <w:t xml:space="preserve">3.1.4 </w:t>
            </w:r>
            <w:r w:rsidRPr="001F16AA">
              <w:rPr>
                <w:rStyle w:val="ae"/>
                <w:rFonts w:hint="eastAsia"/>
                <w:noProof/>
              </w:rPr>
              <w:t>能量和电荷测量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0FD8A70" w14:textId="56AE8CA8" w:rsidR="005959AA" w:rsidRDefault="005959AA">
          <w:pPr>
            <w:pStyle w:val="TOC3"/>
            <w:rPr>
              <w:rFonts w:asciiTheme="minorHAnsi" w:hAnsiTheme="minorHAnsi" w:cstheme="minorBidi"/>
              <w:noProof/>
              <w:kern w:val="2"/>
              <w:sz w:val="22"/>
              <w14:ligatures w14:val="standardContextual"/>
            </w:rPr>
          </w:pPr>
          <w:hyperlink w:anchor="_Toc212470188" w:history="1">
            <w:r w:rsidRPr="001F16AA">
              <w:rPr>
                <w:rStyle w:val="ae"/>
                <w:rFonts w:hint="eastAsia"/>
                <w:noProof/>
              </w:rPr>
              <w:t xml:space="preserve">3.1.5 </w:t>
            </w:r>
            <w:r w:rsidRPr="001F16AA">
              <w:rPr>
                <w:rStyle w:val="ae"/>
                <w:rFonts w:hint="eastAsia"/>
                <w:noProof/>
              </w:rPr>
              <w:t>纹波因数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9B4E63E" w14:textId="7F809D34" w:rsidR="005959AA" w:rsidRDefault="005959AA">
          <w:pPr>
            <w:pStyle w:val="TOC3"/>
            <w:rPr>
              <w:rFonts w:asciiTheme="minorHAnsi" w:hAnsiTheme="minorHAnsi" w:cstheme="minorBidi"/>
              <w:noProof/>
              <w:kern w:val="2"/>
              <w:sz w:val="22"/>
              <w14:ligatures w14:val="standardContextual"/>
            </w:rPr>
          </w:pPr>
          <w:hyperlink w:anchor="_Toc212470189" w:history="1">
            <w:r w:rsidRPr="001F16AA">
              <w:rPr>
                <w:rStyle w:val="ae"/>
                <w:rFonts w:hint="eastAsia"/>
                <w:noProof/>
              </w:rPr>
              <w:t xml:space="preserve">3.1.6 </w:t>
            </w:r>
            <w:r w:rsidRPr="001F16AA">
              <w:rPr>
                <w:rStyle w:val="ae"/>
                <w:rFonts w:hint="eastAsia"/>
                <w:noProof/>
              </w:rPr>
              <w:t>电缆损失补偿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BF1C698" w14:textId="39A4A571" w:rsidR="005959AA" w:rsidRDefault="005959AA">
          <w:pPr>
            <w:pStyle w:val="TOC2"/>
            <w:tabs>
              <w:tab w:val="right" w:leader="dot" w:pos="9350"/>
            </w:tabs>
            <w:rPr>
              <w:noProof/>
              <w:sz w:val="22"/>
            </w:rPr>
          </w:pPr>
          <w:hyperlink w:anchor="_Toc212470190" w:history="1">
            <w:r w:rsidRPr="001F16AA">
              <w:rPr>
                <w:rStyle w:val="ae"/>
                <w:rFonts w:hint="eastAsia"/>
                <w:noProof/>
              </w:rPr>
              <w:t xml:space="preserve">3.3 </w:t>
            </w:r>
            <w:r w:rsidRPr="001F16AA">
              <w:rPr>
                <w:rStyle w:val="ae"/>
                <w:rFonts w:hint="eastAsia"/>
                <w:noProof/>
              </w:rPr>
              <w:t>最大</w:t>
            </w:r>
            <w:r w:rsidRPr="001F16AA">
              <w:rPr>
                <w:rStyle w:val="ae"/>
                <w:rFonts w:hint="eastAsia"/>
                <w:noProof/>
              </w:rPr>
              <w:t>/</w:t>
            </w:r>
            <w:r w:rsidRPr="001F16AA">
              <w:rPr>
                <w:rStyle w:val="ae"/>
                <w:rFonts w:hint="eastAsia"/>
                <w:noProof/>
              </w:rPr>
              <w:t>最小测量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55C888A" w14:textId="4906F12F" w:rsidR="005959AA" w:rsidRDefault="005959AA">
          <w:pPr>
            <w:pStyle w:val="TOC2"/>
            <w:tabs>
              <w:tab w:val="right" w:leader="dot" w:pos="9350"/>
            </w:tabs>
            <w:rPr>
              <w:noProof/>
              <w:sz w:val="22"/>
            </w:rPr>
          </w:pPr>
          <w:hyperlink w:anchor="_Toc212470191" w:history="1">
            <w:r w:rsidRPr="001F16AA">
              <w:rPr>
                <w:rStyle w:val="ae"/>
                <w:rFonts w:hint="eastAsia"/>
                <w:noProof/>
              </w:rPr>
              <w:t xml:space="preserve">3.4 </w:t>
            </w:r>
            <w:r w:rsidRPr="001F16AA">
              <w:rPr>
                <w:rStyle w:val="ae"/>
                <w:rFonts w:hint="eastAsia"/>
                <w:noProof/>
              </w:rPr>
              <w:t>系统模式和数据完整性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9EEEF60" w14:textId="2C681B3F" w:rsidR="005959AA" w:rsidRDefault="005959AA">
          <w:pPr>
            <w:pStyle w:val="TOC3"/>
            <w:rPr>
              <w:rFonts w:asciiTheme="minorHAnsi" w:hAnsiTheme="minorHAnsi" w:cstheme="minorBidi"/>
              <w:noProof/>
              <w:kern w:val="2"/>
              <w:sz w:val="22"/>
              <w14:ligatures w14:val="standardContextual"/>
            </w:rPr>
          </w:pPr>
          <w:hyperlink w:anchor="_Toc212470192" w:history="1">
            <w:r w:rsidRPr="001F16AA">
              <w:rPr>
                <w:rStyle w:val="ae"/>
                <w:rFonts w:hint="eastAsia"/>
                <w:noProof/>
              </w:rPr>
              <w:t xml:space="preserve">3.4.1 </w:t>
            </w:r>
            <w:r w:rsidRPr="001F16AA">
              <w:rPr>
                <w:rStyle w:val="ae"/>
                <w:rFonts w:hint="eastAsia"/>
                <w:noProof/>
              </w:rPr>
              <w:t>系统模式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E61F62A" w14:textId="2000C536" w:rsidR="005959AA" w:rsidRDefault="005959AA">
          <w:pPr>
            <w:pStyle w:val="TOC3"/>
            <w:rPr>
              <w:rFonts w:asciiTheme="minorHAnsi" w:hAnsiTheme="minorHAnsi" w:cstheme="minorBidi"/>
              <w:noProof/>
              <w:kern w:val="2"/>
              <w:sz w:val="22"/>
              <w14:ligatures w14:val="standardContextual"/>
            </w:rPr>
          </w:pPr>
          <w:hyperlink w:anchor="_Toc212470193" w:history="1">
            <w:r w:rsidRPr="001F16AA">
              <w:rPr>
                <w:rStyle w:val="ae"/>
                <w:rFonts w:hint="eastAsia"/>
                <w:noProof/>
              </w:rPr>
              <w:t xml:space="preserve">3.4.2 </w:t>
            </w:r>
            <w:r w:rsidRPr="001F16AA">
              <w:rPr>
                <w:rStyle w:val="ae"/>
                <w:rFonts w:hint="eastAsia"/>
                <w:noProof/>
              </w:rPr>
              <w:t>数据完整性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F2D7D40" w14:textId="35898DDB" w:rsidR="005959AA" w:rsidRDefault="005959AA">
          <w:pPr>
            <w:pStyle w:val="TOC3"/>
            <w:rPr>
              <w:rFonts w:asciiTheme="minorHAnsi" w:hAnsiTheme="minorHAnsi" w:cstheme="minorBidi"/>
              <w:noProof/>
              <w:kern w:val="2"/>
              <w:sz w:val="22"/>
              <w14:ligatures w14:val="standardContextual"/>
            </w:rPr>
          </w:pPr>
          <w:hyperlink w:anchor="_Toc212470194" w:history="1">
            <w:r w:rsidRPr="001F16AA">
              <w:rPr>
                <w:rStyle w:val="ae"/>
                <w:rFonts w:hint="eastAsia"/>
                <w:noProof/>
              </w:rPr>
              <w:t xml:space="preserve">3.4.3 </w:t>
            </w:r>
            <w:r w:rsidRPr="001F16AA">
              <w:rPr>
                <w:rStyle w:val="ae"/>
                <w:rFonts w:hint="eastAsia"/>
                <w:noProof/>
              </w:rPr>
              <w:t>系统状态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F2AF1D8" w14:textId="0A987574" w:rsidR="005959AA" w:rsidRDefault="005959AA">
          <w:pPr>
            <w:pStyle w:val="TOC2"/>
            <w:tabs>
              <w:tab w:val="right" w:leader="dot" w:pos="9350"/>
            </w:tabs>
            <w:rPr>
              <w:noProof/>
              <w:sz w:val="22"/>
            </w:rPr>
          </w:pPr>
          <w:hyperlink w:anchor="_Toc212470195" w:history="1">
            <w:r w:rsidRPr="001F16AA">
              <w:rPr>
                <w:rStyle w:val="ae"/>
                <w:rFonts w:hint="eastAsia"/>
                <w:noProof/>
              </w:rPr>
              <w:t xml:space="preserve">3.5 </w:t>
            </w:r>
            <w:r w:rsidRPr="001F16AA">
              <w:rPr>
                <w:rStyle w:val="ae"/>
                <w:rFonts w:hint="eastAsia"/>
                <w:noProof/>
              </w:rPr>
              <w:t>法定计量事件日志</w:t>
            </w:r>
            <w:r w:rsidRPr="001F16AA">
              <w:rPr>
                <w:rStyle w:val="ae"/>
                <w:rFonts w:hint="eastAsia"/>
                <w:noProof/>
              </w:rPr>
              <w:t>Echilog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D8CAD07" w14:textId="1A97D6CB" w:rsidR="005959AA" w:rsidRDefault="005959AA">
          <w:pPr>
            <w:pStyle w:val="TOC2"/>
            <w:tabs>
              <w:tab w:val="right" w:leader="dot" w:pos="9350"/>
            </w:tabs>
            <w:rPr>
              <w:noProof/>
              <w:sz w:val="22"/>
            </w:rPr>
          </w:pPr>
          <w:hyperlink w:anchor="_Toc212470196" w:history="1">
            <w:r w:rsidRPr="001F16AA">
              <w:rPr>
                <w:rStyle w:val="ae"/>
                <w:rFonts w:hint="eastAsia"/>
                <w:noProof/>
              </w:rPr>
              <w:t xml:space="preserve">3.6 </w:t>
            </w:r>
            <w:r w:rsidRPr="001F16AA">
              <w:rPr>
                <w:rStyle w:val="ae"/>
                <w:rFonts w:hint="eastAsia"/>
                <w:noProof/>
              </w:rPr>
              <w:t>交易和交易日志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8D6E346" w14:textId="05A858B5" w:rsidR="005959AA" w:rsidRDefault="005959AA">
          <w:pPr>
            <w:pStyle w:val="TOC3"/>
            <w:rPr>
              <w:rFonts w:asciiTheme="minorHAnsi" w:hAnsiTheme="minorHAnsi" w:cstheme="minorBidi"/>
              <w:noProof/>
              <w:kern w:val="2"/>
              <w:sz w:val="22"/>
              <w14:ligatures w14:val="standardContextual"/>
            </w:rPr>
          </w:pPr>
          <w:hyperlink w:anchor="_Toc212470197" w:history="1">
            <w:r w:rsidRPr="001F16AA">
              <w:rPr>
                <w:rStyle w:val="ae"/>
                <w:rFonts w:hint="eastAsia"/>
                <w:noProof/>
              </w:rPr>
              <w:t xml:space="preserve">3.6.1 </w:t>
            </w:r>
            <w:r w:rsidRPr="001F16AA">
              <w:rPr>
                <w:rStyle w:val="ae"/>
                <w:rFonts w:hint="eastAsia"/>
                <w:noProof/>
              </w:rPr>
              <w:t>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6D9C67B" w14:textId="46AAC996" w:rsidR="005959AA" w:rsidRDefault="005959AA">
          <w:pPr>
            <w:pStyle w:val="TOC3"/>
            <w:rPr>
              <w:rFonts w:asciiTheme="minorHAnsi" w:hAnsiTheme="minorHAnsi" w:cstheme="minorBidi"/>
              <w:noProof/>
              <w:kern w:val="2"/>
              <w:sz w:val="22"/>
              <w14:ligatures w14:val="standardContextual"/>
            </w:rPr>
          </w:pPr>
          <w:hyperlink w:anchor="_Toc212470198" w:history="1">
            <w:r w:rsidRPr="001F16AA">
              <w:rPr>
                <w:rStyle w:val="ae"/>
                <w:rFonts w:hint="eastAsia"/>
                <w:noProof/>
              </w:rPr>
              <w:t xml:space="preserve">3.6.2 </w:t>
            </w:r>
            <w:r w:rsidRPr="001F16AA">
              <w:rPr>
                <w:rStyle w:val="ae"/>
                <w:rFonts w:hint="eastAsia"/>
                <w:noProof/>
              </w:rPr>
              <w:t>交易</w:t>
            </w:r>
            <w:r w:rsidRPr="001F16AA">
              <w:rPr>
                <w:rStyle w:val="ae"/>
                <w:rFonts w:hint="eastAsia"/>
                <w:noProof/>
              </w:rPr>
              <w:t xml:space="preserve"> (Transaction)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BA00C30" w14:textId="3CCD3B9B" w:rsidR="005959AA" w:rsidRDefault="005959AA">
          <w:pPr>
            <w:pStyle w:val="TOC3"/>
            <w:rPr>
              <w:rFonts w:asciiTheme="minorHAnsi" w:hAnsiTheme="minorHAnsi" w:cstheme="minorBidi"/>
              <w:noProof/>
              <w:kern w:val="2"/>
              <w:sz w:val="22"/>
              <w14:ligatures w14:val="standardContextual"/>
            </w:rPr>
          </w:pPr>
          <w:hyperlink w:anchor="_Toc212470199" w:history="1">
            <w:r w:rsidRPr="001F16AA">
              <w:rPr>
                <w:rStyle w:val="ae"/>
                <w:rFonts w:hint="eastAsia"/>
                <w:noProof/>
              </w:rPr>
              <w:t xml:space="preserve">3.6.3 </w:t>
            </w:r>
            <w:r w:rsidRPr="001F16AA">
              <w:rPr>
                <w:rStyle w:val="ae"/>
                <w:rFonts w:hint="eastAsia"/>
                <w:noProof/>
              </w:rPr>
              <w:t>交易日志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6006D6B" w14:textId="18AA1C8C" w:rsidR="005959AA" w:rsidRDefault="005959AA">
          <w:pPr>
            <w:pStyle w:val="TOC3"/>
            <w:rPr>
              <w:rFonts w:asciiTheme="minorHAnsi" w:hAnsiTheme="minorHAnsi" w:cstheme="minorBidi"/>
              <w:noProof/>
              <w:kern w:val="2"/>
              <w:sz w:val="22"/>
              <w14:ligatures w14:val="standardContextual"/>
            </w:rPr>
          </w:pPr>
          <w:hyperlink w:anchor="_Toc212470200" w:history="1">
            <w:r w:rsidRPr="001F16AA">
              <w:rPr>
                <w:rStyle w:val="ae"/>
                <w:rFonts w:hint="eastAsia"/>
                <w:noProof/>
              </w:rPr>
              <w:t xml:space="preserve">3.6.4 OCMF </w:t>
            </w:r>
            <w:r w:rsidRPr="001F16AA">
              <w:rPr>
                <w:rStyle w:val="ae"/>
                <w:rFonts w:hint="eastAsia"/>
                <w:noProof/>
              </w:rPr>
              <w:t>日志读取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97295F0" w14:textId="52767819" w:rsidR="005959AA" w:rsidRDefault="005959AA">
          <w:pPr>
            <w:pStyle w:val="TOC2"/>
            <w:tabs>
              <w:tab w:val="right" w:leader="dot" w:pos="9350"/>
            </w:tabs>
            <w:rPr>
              <w:noProof/>
              <w:sz w:val="22"/>
            </w:rPr>
          </w:pPr>
          <w:hyperlink w:anchor="_Toc212470201" w:history="1">
            <w:r w:rsidRPr="001F16AA">
              <w:rPr>
                <w:rStyle w:val="ae"/>
                <w:rFonts w:hint="eastAsia"/>
                <w:noProof/>
              </w:rPr>
              <w:t xml:space="preserve">3.7 </w:t>
            </w:r>
            <w:r w:rsidRPr="001F16AA">
              <w:rPr>
                <w:rStyle w:val="ae"/>
                <w:rFonts w:hint="eastAsia"/>
                <w:noProof/>
              </w:rPr>
              <w:t>计时功能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BEED99A" w14:textId="24F918AF" w:rsidR="005959AA" w:rsidRDefault="005959AA">
          <w:pPr>
            <w:pStyle w:val="TOC3"/>
            <w:rPr>
              <w:rFonts w:asciiTheme="minorHAnsi" w:hAnsiTheme="minorHAnsi" w:cstheme="minorBidi"/>
              <w:noProof/>
              <w:kern w:val="2"/>
              <w:sz w:val="22"/>
              <w14:ligatures w14:val="standardContextual"/>
            </w:rPr>
          </w:pPr>
          <w:hyperlink w:anchor="_Toc212470202" w:history="1">
            <w:r w:rsidRPr="001F16AA">
              <w:rPr>
                <w:rStyle w:val="ae"/>
                <w:rFonts w:hint="eastAsia"/>
                <w:noProof/>
              </w:rPr>
              <w:t xml:space="preserve">3.7.1 </w:t>
            </w:r>
            <w:r w:rsidRPr="001F16AA">
              <w:rPr>
                <w:rStyle w:val="ae"/>
                <w:rFonts w:hint="eastAsia"/>
                <w:noProof/>
              </w:rPr>
              <w:t>实时时钟和时间保持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51EB260" w14:textId="17FCDAC2" w:rsidR="005959AA" w:rsidRDefault="005959AA">
          <w:pPr>
            <w:pStyle w:val="TOC3"/>
            <w:rPr>
              <w:rFonts w:asciiTheme="minorHAnsi" w:hAnsiTheme="minorHAnsi" w:cstheme="minorBidi"/>
              <w:noProof/>
              <w:kern w:val="2"/>
              <w:sz w:val="22"/>
              <w14:ligatures w14:val="standardContextual"/>
            </w:rPr>
          </w:pPr>
          <w:hyperlink w:anchor="_Toc212470203" w:history="1">
            <w:r w:rsidRPr="001F16AA">
              <w:rPr>
                <w:rStyle w:val="ae"/>
                <w:rFonts w:hint="eastAsia"/>
                <w:noProof/>
              </w:rPr>
              <w:t xml:space="preserve">3.7.2 </w:t>
            </w:r>
            <w:r w:rsidRPr="001F16AA">
              <w:rPr>
                <w:rStyle w:val="ae"/>
                <w:rFonts w:hint="eastAsia"/>
                <w:noProof/>
              </w:rPr>
              <w:t>设备时间配置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5ADE703" w14:textId="54463DA0" w:rsidR="005959AA" w:rsidRDefault="005959AA">
          <w:pPr>
            <w:pStyle w:val="TOC3"/>
            <w:rPr>
              <w:rFonts w:asciiTheme="minorHAnsi" w:hAnsiTheme="minorHAnsi" w:cstheme="minorBidi"/>
              <w:noProof/>
              <w:kern w:val="2"/>
              <w:sz w:val="22"/>
              <w14:ligatures w14:val="standardContextual"/>
            </w:rPr>
          </w:pPr>
          <w:hyperlink w:anchor="_Toc212470204" w:history="1">
            <w:r w:rsidRPr="001F16AA">
              <w:rPr>
                <w:rStyle w:val="ae"/>
                <w:rFonts w:hint="eastAsia"/>
                <w:noProof/>
              </w:rPr>
              <w:t xml:space="preserve">3.7.3 </w:t>
            </w:r>
            <w:r w:rsidRPr="001F16AA">
              <w:rPr>
                <w:rStyle w:val="ae"/>
                <w:rFonts w:hint="eastAsia"/>
                <w:noProof/>
              </w:rPr>
              <w:t>运行时间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B844BA2" w14:textId="7ADF2132" w:rsidR="005959AA" w:rsidRDefault="005959AA">
          <w:pPr>
            <w:pStyle w:val="TOC2"/>
            <w:tabs>
              <w:tab w:val="right" w:leader="dot" w:pos="9350"/>
            </w:tabs>
            <w:rPr>
              <w:noProof/>
              <w:sz w:val="22"/>
            </w:rPr>
          </w:pPr>
          <w:hyperlink w:anchor="_Toc212470205" w:history="1">
            <w:r w:rsidRPr="001F16AA">
              <w:rPr>
                <w:rStyle w:val="ae"/>
                <w:rFonts w:hint="eastAsia"/>
                <w:noProof/>
              </w:rPr>
              <w:t xml:space="preserve">3.8 </w:t>
            </w:r>
            <w:r w:rsidRPr="001F16AA">
              <w:rPr>
                <w:rStyle w:val="ae"/>
                <w:rFonts w:hint="eastAsia"/>
                <w:noProof/>
              </w:rPr>
              <w:t>通讯协议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D56751E" w14:textId="51302710" w:rsidR="005959AA" w:rsidRDefault="005959AA">
          <w:pPr>
            <w:pStyle w:val="TOC3"/>
            <w:rPr>
              <w:rFonts w:asciiTheme="minorHAnsi" w:hAnsiTheme="minorHAnsi" w:cstheme="minorBidi"/>
              <w:noProof/>
              <w:kern w:val="2"/>
              <w:sz w:val="22"/>
              <w14:ligatures w14:val="standardContextual"/>
            </w:rPr>
          </w:pPr>
          <w:hyperlink w:anchor="_Toc212470206" w:history="1">
            <w:r w:rsidRPr="001F16AA">
              <w:rPr>
                <w:rStyle w:val="ae"/>
                <w:rFonts w:hint="eastAsia"/>
                <w:noProof/>
              </w:rPr>
              <w:t xml:space="preserve">3.8.2 </w:t>
            </w:r>
            <w:r w:rsidRPr="001F16AA">
              <w:rPr>
                <w:rStyle w:val="ae"/>
                <w:rFonts w:hint="eastAsia"/>
                <w:noProof/>
              </w:rPr>
              <w:t>通过</w:t>
            </w:r>
            <w:r w:rsidRPr="001F16AA">
              <w:rPr>
                <w:rStyle w:val="ae"/>
                <w:rFonts w:hint="eastAsia"/>
                <w:noProof/>
              </w:rPr>
              <w:t>RS485</w:t>
            </w:r>
            <w:r w:rsidRPr="001F16AA">
              <w:rPr>
                <w:rStyle w:val="ae"/>
                <w:rFonts w:hint="eastAsia"/>
                <w:noProof/>
              </w:rPr>
              <w:t>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8D7F5FB" w14:textId="186F7129" w:rsidR="005959AA" w:rsidRDefault="005959AA">
          <w:pPr>
            <w:pStyle w:val="TOC2"/>
            <w:tabs>
              <w:tab w:val="right" w:leader="dot" w:pos="9350"/>
            </w:tabs>
            <w:rPr>
              <w:noProof/>
              <w:sz w:val="22"/>
            </w:rPr>
          </w:pPr>
          <w:hyperlink w:anchor="_Toc212470207" w:history="1">
            <w:r w:rsidRPr="001F16AA">
              <w:rPr>
                <w:rStyle w:val="ae"/>
                <w:rFonts w:hint="eastAsia"/>
                <w:noProof/>
              </w:rPr>
              <w:t xml:space="preserve">3.9 </w:t>
            </w:r>
            <w:r w:rsidRPr="001F16AA">
              <w:rPr>
                <w:rStyle w:val="ae"/>
                <w:rFonts w:hint="eastAsia"/>
                <w:noProof/>
              </w:rPr>
              <w:t>固件更新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004A894" w14:textId="04040743" w:rsidR="005959AA" w:rsidRDefault="005959AA">
          <w:pPr>
            <w:pStyle w:val="TOC3"/>
            <w:rPr>
              <w:rFonts w:asciiTheme="minorHAnsi" w:hAnsiTheme="minorHAnsi" w:cstheme="minorBidi"/>
              <w:noProof/>
              <w:kern w:val="2"/>
              <w:sz w:val="22"/>
              <w14:ligatures w14:val="standardContextual"/>
            </w:rPr>
          </w:pPr>
          <w:hyperlink w:anchor="_Toc212470208" w:history="1">
            <w:r w:rsidRPr="001F16AA">
              <w:rPr>
                <w:rStyle w:val="ae"/>
                <w:rFonts w:hint="eastAsia"/>
                <w:noProof/>
              </w:rPr>
              <w:t xml:space="preserve">3.9.1 </w:t>
            </w:r>
            <w:r w:rsidRPr="001F16AA">
              <w:rPr>
                <w:rStyle w:val="ae"/>
                <w:rFonts w:hint="eastAsia"/>
                <w:noProof/>
              </w:rPr>
              <w:t>固件更新范围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DC3FC20" w14:textId="2C7AE3F8" w:rsidR="005959AA" w:rsidRDefault="005959AA">
          <w:pPr>
            <w:pStyle w:val="TOC3"/>
            <w:rPr>
              <w:rFonts w:asciiTheme="minorHAnsi" w:hAnsiTheme="minorHAnsi" w:cstheme="minorBidi"/>
              <w:noProof/>
              <w:kern w:val="2"/>
              <w:sz w:val="22"/>
              <w14:ligatures w14:val="standardContextual"/>
            </w:rPr>
          </w:pPr>
          <w:hyperlink w:anchor="_Toc212470209" w:history="1">
            <w:r w:rsidRPr="001F16AA">
              <w:rPr>
                <w:rStyle w:val="ae"/>
                <w:rFonts w:hint="eastAsia"/>
                <w:noProof/>
              </w:rPr>
              <w:t xml:space="preserve">3.9.2 </w:t>
            </w:r>
            <w:r w:rsidRPr="001F16AA">
              <w:rPr>
                <w:rStyle w:val="ae"/>
                <w:rFonts w:hint="eastAsia"/>
                <w:noProof/>
              </w:rPr>
              <w:t>固件更新方法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2AC209C" w14:textId="69DE6BA5" w:rsidR="005959AA" w:rsidRDefault="005959AA">
          <w:pPr>
            <w:pStyle w:val="TOC3"/>
            <w:rPr>
              <w:rFonts w:asciiTheme="minorHAnsi" w:hAnsiTheme="minorHAnsi" w:cstheme="minorBidi"/>
              <w:noProof/>
              <w:kern w:val="2"/>
              <w:sz w:val="22"/>
              <w14:ligatures w14:val="standardContextual"/>
            </w:rPr>
          </w:pPr>
          <w:hyperlink w:anchor="_Toc212470210" w:history="1">
            <w:r w:rsidRPr="001F16AA">
              <w:rPr>
                <w:rStyle w:val="ae"/>
                <w:rFonts w:hint="eastAsia"/>
                <w:noProof/>
              </w:rPr>
              <w:t xml:space="preserve">3.9.3 </w:t>
            </w:r>
            <w:r w:rsidRPr="001F16AA">
              <w:rPr>
                <w:rStyle w:val="ae"/>
                <w:rFonts w:hint="eastAsia"/>
                <w:noProof/>
              </w:rPr>
              <w:t>固件更新限制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06BB101" w14:textId="36835170" w:rsidR="005959AA" w:rsidRDefault="005959AA">
          <w:pPr>
            <w:pStyle w:val="TOC2"/>
            <w:tabs>
              <w:tab w:val="right" w:leader="dot" w:pos="9350"/>
            </w:tabs>
            <w:rPr>
              <w:noProof/>
              <w:sz w:val="22"/>
            </w:rPr>
          </w:pPr>
          <w:hyperlink w:anchor="_Toc212470211" w:history="1">
            <w:r w:rsidRPr="001F16AA">
              <w:rPr>
                <w:rStyle w:val="ae"/>
                <w:rFonts w:hint="eastAsia"/>
                <w:noProof/>
              </w:rPr>
              <w:t>3.10</w:t>
            </w:r>
            <w:r w:rsidRPr="001F16AA">
              <w:rPr>
                <w:rStyle w:val="ae"/>
                <w:rFonts w:hint="eastAsia"/>
                <w:noProof/>
              </w:rPr>
              <w:t>校准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E722CE9" w14:textId="0903C94A" w:rsidR="005959AA" w:rsidRDefault="005959AA">
          <w:pPr>
            <w:pStyle w:val="TOC1"/>
            <w:tabs>
              <w:tab w:val="right" w:leader="dot" w:pos="9350"/>
            </w:tabs>
            <w:rPr>
              <w:noProof/>
              <w:sz w:val="22"/>
            </w:rPr>
          </w:pPr>
          <w:hyperlink w:anchor="_Toc212470212" w:history="1">
            <w:r w:rsidRPr="001F16AA">
              <w:rPr>
                <w:rStyle w:val="ae"/>
                <w:rFonts w:hint="eastAsia"/>
                <w:noProof/>
              </w:rPr>
              <w:t xml:space="preserve">4 </w:t>
            </w:r>
            <w:r w:rsidRPr="001F16AA">
              <w:rPr>
                <w:rStyle w:val="ae"/>
                <w:rFonts w:hint="eastAsia"/>
                <w:noProof/>
              </w:rPr>
              <w:t>分立显示模块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D31C44E" w14:textId="50BCD23B" w:rsidR="005959AA" w:rsidRDefault="005959AA">
          <w:pPr>
            <w:pStyle w:val="TOC2"/>
            <w:tabs>
              <w:tab w:val="right" w:leader="dot" w:pos="9350"/>
            </w:tabs>
            <w:rPr>
              <w:noProof/>
              <w:sz w:val="22"/>
            </w:rPr>
          </w:pPr>
          <w:hyperlink w:anchor="_Toc212470213" w:history="1">
            <w:r w:rsidRPr="001F16AA">
              <w:rPr>
                <w:rStyle w:val="ae"/>
                <w:rFonts w:hint="eastAsia"/>
                <w:noProof/>
              </w:rPr>
              <w:t xml:space="preserve">4.1 </w:t>
            </w:r>
            <w:r w:rsidRPr="001F16AA">
              <w:rPr>
                <w:rStyle w:val="ae"/>
                <w:rFonts w:ascii="SimSun" w:eastAsia="SimSun" w:hAnsi="SimSun" w:cs="SimSun" w:hint="eastAsia"/>
                <w:noProof/>
              </w:rPr>
              <w:t>硬件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944C01F" w14:textId="2601E1A7" w:rsidR="005959AA" w:rsidRDefault="005959AA">
          <w:pPr>
            <w:pStyle w:val="TOC3"/>
            <w:rPr>
              <w:rFonts w:asciiTheme="minorHAnsi" w:hAnsiTheme="minorHAnsi" w:cstheme="minorBidi"/>
              <w:noProof/>
              <w:kern w:val="2"/>
              <w:sz w:val="22"/>
              <w14:ligatures w14:val="standardContextual"/>
            </w:rPr>
          </w:pPr>
          <w:hyperlink w:anchor="_Toc212470214" w:history="1">
            <w:r w:rsidRPr="001F16AA">
              <w:rPr>
                <w:rStyle w:val="ae"/>
                <w:rFonts w:hint="eastAsia"/>
                <w:noProof/>
              </w:rPr>
              <w:t xml:space="preserve">4.3.1 </w:t>
            </w:r>
            <w:r w:rsidRPr="001F16AA">
              <w:rPr>
                <w:rStyle w:val="ae"/>
                <w:rFonts w:hint="eastAsia"/>
                <w:noProof/>
              </w:rPr>
              <w:t>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D8B52A8" w14:textId="2D0A8052" w:rsidR="005959AA" w:rsidRDefault="005959AA">
          <w:pPr>
            <w:pStyle w:val="TOC3"/>
            <w:rPr>
              <w:rFonts w:asciiTheme="minorHAnsi" w:hAnsiTheme="minorHAnsi" w:cstheme="minorBidi"/>
              <w:noProof/>
              <w:kern w:val="2"/>
              <w:sz w:val="22"/>
              <w14:ligatures w14:val="standardContextual"/>
            </w:rPr>
          </w:pPr>
          <w:hyperlink w:anchor="_Toc212470215" w:history="1">
            <w:r w:rsidRPr="001F16AA">
              <w:rPr>
                <w:rStyle w:val="ae"/>
                <w:rFonts w:hint="eastAsia"/>
                <w:noProof/>
              </w:rPr>
              <w:t>4.3.2 Idle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4EED85D" w14:textId="47BF1CA2" w:rsidR="005959AA" w:rsidRDefault="005959AA">
          <w:pPr>
            <w:pStyle w:val="TOC3"/>
            <w:rPr>
              <w:rFonts w:asciiTheme="minorHAnsi" w:hAnsiTheme="minorHAnsi" w:cstheme="minorBidi"/>
              <w:noProof/>
              <w:kern w:val="2"/>
              <w:sz w:val="22"/>
              <w14:ligatures w14:val="standardContextual"/>
            </w:rPr>
          </w:pPr>
          <w:hyperlink w:anchor="_Toc212470216" w:history="1">
            <w:r w:rsidRPr="001F16AA">
              <w:rPr>
                <w:rStyle w:val="ae"/>
                <w:rFonts w:hint="eastAsia"/>
                <w:noProof/>
              </w:rPr>
              <w:t>4.2.3 Charging</w:t>
            </w:r>
            <w:r w:rsidRPr="001F16AA">
              <w:rPr>
                <w:rStyle w:val="ae"/>
                <w:rFonts w:hint="eastAsia"/>
                <w:noProof/>
              </w:rPr>
              <w:t>充电中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9EF3FBF" w14:textId="49A1850B" w:rsidR="005959AA" w:rsidRDefault="005959AA">
          <w:pPr>
            <w:pStyle w:val="TOC1"/>
            <w:tabs>
              <w:tab w:val="right" w:leader="dot" w:pos="9350"/>
            </w:tabs>
            <w:rPr>
              <w:noProof/>
              <w:sz w:val="22"/>
            </w:rPr>
          </w:pPr>
          <w:hyperlink w:anchor="_Toc212470217" w:history="1">
            <w:r w:rsidRPr="001F16AA">
              <w:rPr>
                <w:rStyle w:val="ae"/>
                <w:rFonts w:hint="eastAsia"/>
                <w:noProof/>
              </w:rPr>
              <w:t xml:space="preserve">6 </w:t>
            </w:r>
            <w:r w:rsidRPr="001F16AA">
              <w:rPr>
                <w:rStyle w:val="ae"/>
                <w:rFonts w:ascii="SimSun" w:eastAsia="SimSun" w:hAnsi="SimSun" w:cs="SimSun" w:hint="eastAsia"/>
                <w:noProof/>
              </w:rPr>
              <w:t>机械规格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A6D8C07" w14:textId="6144A84A" w:rsidR="005959AA" w:rsidRDefault="005959AA">
          <w:pPr>
            <w:pStyle w:val="TOC2"/>
            <w:tabs>
              <w:tab w:val="right" w:leader="dot" w:pos="9350"/>
            </w:tabs>
            <w:rPr>
              <w:noProof/>
              <w:sz w:val="22"/>
            </w:rPr>
          </w:pPr>
          <w:hyperlink w:anchor="_Toc212470218" w:history="1">
            <w:r w:rsidRPr="001F16AA">
              <w:rPr>
                <w:rStyle w:val="ae"/>
                <w:rFonts w:hint="eastAsia"/>
                <w:noProof/>
              </w:rPr>
              <w:t xml:space="preserve">6.1 </w:t>
            </w:r>
            <w:r w:rsidRPr="001F16AA">
              <w:rPr>
                <w:rStyle w:val="ae"/>
                <w:rFonts w:ascii="SimSun" w:eastAsia="SimSun" w:hAnsi="SimSun" w:cs="SimSun" w:hint="eastAsia"/>
                <w:noProof/>
              </w:rPr>
              <w:t>尺寸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7A1DC50" w14:textId="6BBA7137" w:rsidR="005959AA" w:rsidRDefault="005959AA">
          <w:pPr>
            <w:pStyle w:val="TOC2"/>
            <w:tabs>
              <w:tab w:val="right" w:leader="dot" w:pos="9350"/>
            </w:tabs>
            <w:rPr>
              <w:noProof/>
              <w:sz w:val="22"/>
            </w:rPr>
          </w:pPr>
          <w:hyperlink w:anchor="_Toc212470219" w:history="1">
            <w:r w:rsidRPr="001F16AA">
              <w:rPr>
                <w:rStyle w:val="ae"/>
                <w:rFonts w:hint="eastAsia"/>
                <w:noProof/>
              </w:rPr>
              <w:t>6.2 </w:t>
            </w:r>
            <w:r w:rsidRPr="001F16AA">
              <w:rPr>
                <w:rStyle w:val="ae"/>
                <w:rFonts w:ascii="SimSun" w:eastAsia="SimSun" w:hAnsi="SimSun" w:cs="SimSun" w:hint="eastAsia"/>
                <w:noProof/>
              </w:rPr>
              <w:t>机械要求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78D8E86" w14:textId="214DED27" w:rsidR="005959AA" w:rsidRDefault="005959AA">
          <w:pPr>
            <w:pStyle w:val="TOC3"/>
            <w:rPr>
              <w:rFonts w:asciiTheme="minorHAnsi" w:hAnsiTheme="minorHAnsi" w:cstheme="minorBidi"/>
              <w:noProof/>
              <w:kern w:val="2"/>
              <w:sz w:val="22"/>
              <w14:ligatures w14:val="standardContextual"/>
            </w:rPr>
          </w:pPr>
          <w:hyperlink w:anchor="_Toc212470220" w:history="1">
            <w:r w:rsidRPr="001F16AA">
              <w:rPr>
                <w:rStyle w:val="ae"/>
                <w:rFonts w:hint="eastAsia"/>
                <w:noProof/>
              </w:rPr>
              <w:t xml:space="preserve">6.2.1 </w:t>
            </w:r>
            <w:r w:rsidRPr="001F16AA">
              <w:rPr>
                <w:rStyle w:val="ae"/>
                <w:rFonts w:ascii="SimSun" w:eastAsia="SimSun" w:hAnsi="SimSun" w:cs="SimSun" w:hint="eastAsia"/>
                <w:noProof/>
              </w:rPr>
              <w:t>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CA1A3FD" w14:textId="35EADA3D" w:rsidR="005959AA" w:rsidRDefault="005959AA">
          <w:pPr>
            <w:pStyle w:val="TOC3"/>
            <w:rPr>
              <w:rFonts w:asciiTheme="minorHAnsi" w:hAnsiTheme="minorHAnsi" w:cstheme="minorBidi"/>
              <w:noProof/>
              <w:kern w:val="2"/>
              <w:sz w:val="22"/>
              <w14:ligatures w14:val="standardContextual"/>
            </w:rPr>
          </w:pPr>
          <w:hyperlink w:anchor="_Toc212470221" w:history="1">
            <w:r w:rsidRPr="001F16AA">
              <w:rPr>
                <w:rStyle w:val="ae"/>
                <w:rFonts w:hint="eastAsia"/>
                <w:noProof/>
              </w:rPr>
              <w:t xml:space="preserve">6.2.2 </w:t>
            </w:r>
            <w:r w:rsidRPr="001F16AA">
              <w:rPr>
                <w:rStyle w:val="ae"/>
                <w:rFonts w:ascii="SimSun" w:eastAsia="SimSun" w:hAnsi="SimSun" w:cs="SimSun" w:hint="eastAsia"/>
                <w:noProof/>
              </w:rPr>
              <w:t>冲击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01CFDAC" w14:textId="13C1E56D" w:rsidR="005959AA" w:rsidRDefault="005959AA">
          <w:pPr>
            <w:pStyle w:val="TOC2"/>
            <w:tabs>
              <w:tab w:val="right" w:leader="dot" w:pos="9350"/>
            </w:tabs>
            <w:rPr>
              <w:noProof/>
              <w:sz w:val="22"/>
            </w:rPr>
          </w:pPr>
          <w:hyperlink w:anchor="_Toc212470222" w:history="1">
            <w:r w:rsidRPr="001F16AA">
              <w:rPr>
                <w:rStyle w:val="ae"/>
                <w:rFonts w:hint="eastAsia"/>
                <w:noProof/>
              </w:rPr>
              <w:t xml:space="preserve">6.3 </w:t>
            </w:r>
            <w:r w:rsidRPr="001F16AA">
              <w:rPr>
                <w:rStyle w:val="ae"/>
                <w:rFonts w:eastAsia="SimSun" w:hint="eastAsia"/>
                <w:noProof/>
              </w:rPr>
              <w:t>防护等级要求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33C8462" w14:textId="48D815B8" w:rsidR="005959AA" w:rsidRDefault="005959AA">
          <w:pPr>
            <w:pStyle w:val="TOC2"/>
            <w:tabs>
              <w:tab w:val="right" w:leader="dot" w:pos="9350"/>
            </w:tabs>
            <w:rPr>
              <w:noProof/>
              <w:sz w:val="22"/>
            </w:rPr>
          </w:pPr>
          <w:hyperlink w:anchor="_Toc212470223" w:history="1">
            <w:r w:rsidRPr="001F16AA">
              <w:rPr>
                <w:rStyle w:val="ae"/>
                <w:rFonts w:hint="eastAsia"/>
                <w:noProof/>
              </w:rPr>
              <w:t xml:space="preserve">6.4 </w:t>
            </w:r>
            <w:r w:rsidRPr="001F16AA">
              <w:rPr>
                <w:rStyle w:val="ae"/>
                <w:rFonts w:ascii="SimSun" w:eastAsia="SimSun" w:hAnsi="SimSun" w:cs="SimSun" w:hint="eastAsia"/>
                <w:noProof/>
              </w:rPr>
              <w:t>外壳标记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3AF4F5D" w14:textId="5EB9D0B7" w:rsidR="005959AA" w:rsidRDefault="005959AA">
          <w:pPr>
            <w:pStyle w:val="TOC3"/>
            <w:rPr>
              <w:rFonts w:asciiTheme="minorHAnsi" w:hAnsiTheme="minorHAnsi" w:cstheme="minorBidi"/>
              <w:noProof/>
              <w:kern w:val="2"/>
              <w:sz w:val="22"/>
              <w14:ligatures w14:val="standardContextual"/>
            </w:rPr>
          </w:pPr>
          <w:hyperlink w:anchor="_Toc212470224" w:history="1">
            <w:r w:rsidRPr="001F16AA">
              <w:rPr>
                <w:rStyle w:val="ae"/>
                <w:rFonts w:hint="eastAsia"/>
                <w:noProof/>
              </w:rPr>
              <w:t xml:space="preserve">6.4.1 </w:t>
            </w:r>
            <w:r w:rsidRPr="001F16AA">
              <w:rPr>
                <w:rStyle w:val="ae"/>
                <w:rFonts w:hint="eastAsia"/>
                <w:noProof/>
              </w:rPr>
              <w:t>丝印内容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7845942" w14:textId="35FC86A3" w:rsidR="005959AA" w:rsidRDefault="005959AA">
          <w:pPr>
            <w:pStyle w:val="TOC3"/>
            <w:rPr>
              <w:rFonts w:asciiTheme="minorHAnsi" w:hAnsiTheme="minorHAnsi" w:cstheme="minorBidi"/>
              <w:noProof/>
              <w:kern w:val="2"/>
              <w:sz w:val="22"/>
              <w14:ligatures w14:val="standardContextual"/>
            </w:rPr>
          </w:pPr>
          <w:hyperlink w:anchor="_Toc212470225" w:history="1">
            <w:r w:rsidRPr="001F16AA">
              <w:rPr>
                <w:rStyle w:val="ae"/>
                <w:rFonts w:hint="eastAsia"/>
                <w:noProof/>
              </w:rPr>
              <w:t xml:space="preserve">6.4.2 </w:t>
            </w:r>
            <w:r w:rsidRPr="001F16AA">
              <w:rPr>
                <w:rStyle w:val="ae"/>
                <w:rFonts w:hint="eastAsia"/>
                <w:noProof/>
              </w:rPr>
              <w:t>标签内容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B6114D7" w14:textId="4B069AE3" w:rsidR="005959AA" w:rsidRDefault="005959AA">
          <w:pPr>
            <w:pStyle w:val="TOC1"/>
            <w:tabs>
              <w:tab w:val="right" w:leader="dot" w:pos="9350"/>
            </w:tabs>
            <w:rPr>
              <w:noProof/>
              <w:sz w:val="22"/>
            </w:rPr>
          </w:pPr>
          <w:hyperlink w:anchor="_Toc212470226" w:history="1">
            <w:r w:rsidRPr="001F16AA">
              <w:rPr>
                <w:rStyle w:val="ae"/>
                <w:rFonts w:hint="eastAsia"/>
                <w:noProof/>
              </w:rPr>
              <w:t xml:space="preserve">7 </w:t>
            </w:r>
            <w:r w:rsidRPr="001F16AA">
              <w:rPr>
                <w:rStyle w:val="ae"/>
                <w:rFonts w:ascii="SimSun" w:eastAsia="SimSun" w:hAnsi="SimSun" w:cs="SimSun" w:hint="eastAsia"/>
                <w:noProof/>
              </w:rPr>
              <w:t>电气规格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6694A1C" w14:textId="21274D27" w:rsidR="005959AA" w:rsidRDefault="005959AA">
          <w:pPr>
            <w:pStyle w:val="TOC2"/>
            <w:tabs>
              <w:tab w:val="right" w:leader="dot" w:pos="9350"/>
            </w:tabs>
            <w:rPr>
              <w:noProof/>
              <w:sz w:val="22"/>
            </w:rPr>
          </w:pPr>
          <w:hyperlink w:anchor="_Toc212470227" w:history="1">
            <w:r w:rsidRPr="001F16AA">
              <w:rPr>
                <w:rStyle w:val="ae"/>
                <w:rFonts w:hint="eastAsia"/>
                <w:noProof/>
              </w:rPr>
              <w:t xml:space="preserve">7.1 </w:t>
            </w:r>
            <w:r w:rsidRPr="001F16AA">
              <w:rPr>
                <w:rStyle w:val="ae"/>
                <w:rFonts w:hint="eastAsia"/>
                <w:noProof/>
              </w:rPr>
              <w:t>电源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4CCB05" w14:textId="325D86EA" w:rsidR="005959AA" w:rsidRDefault="005959AA">
          <w:pPr>
            <w:pStyle w:val="TOC2"/>
            <w:tabs>
              <w:tab w:val="right" w:leader="dot" w:pos="9350"/>
            </w:tabs>
            <w:rPr>
              <w:noProof/>
              <w:sz w:val="22"/>
            </w:rPr>
          </w:pPr>
          <w:hyperlink w:anchor="_Toc212470228" w:history="1">
            <w:r w:rsidRPr="001F16AA">
              <w:rPr>
                <w:rStyle w:val="ae"/>
                <w:rFonts w:hint="eastAsia"/>
                <w:noProof/>
              </w:rPr>
              <w:t xml:space="preserve">7.2 </w:t>
            </w:r>
            <w:r w:rsidRPr="001F16AA">
              <w:rPr>
                <w:rStyle w:val="ae"/>
                <w:rFonts w:hint="eastAsia"/>
                <w:noProof/>
              </w:rPr>
              <w:t>电压输入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D155727" w14:textId="26A5716C" w:rsidR="005959AA" w:rsidRDefault="005959AA">
          <w:pPr>
            <w:pStyle w:val="TOC2"/>
            <w:tabs>
              <w:tab w:val="right" w:leader="dot" w:pos="9350"/>
            </w:tabs>
            <w:rPr>
              <w:noProof/>
              <w:sz w:val="22"/>
            </w:rPr>
          </w:pPr>
          <w:hyperlink w:anchor="_Toc212470229" w:history="1">
            <w:r w:rsidRPr="001F16AA">
              <w:rPr>
                <w:rStyle w:val="ae"/>
                <w:rFonts w:hint="eastAsia"/>
                <w:noProof/>
              </w:rPr>
              <w:t xml:space="preserve">7.3 </w:t>
            </w:r>
            <w:r w:rsidRPr="001F16AA">
              <w:rPr>
                <w:rStyle w:val="ae"/>
                <w:rFonts w:hint="eastAsia"/>
                <w:noProof/>
              </w:rPr>
              <w:t>电流输入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6BD794A" w14:textId="0F392918" w:rsidR="005959AA" w:rsidRDefault="005959AA">
          <w:pPr>
            <w:pStyle w:val="TOC1"/>
            <w:tabs>
              <w:tab w:val="right" w:leader="dot" w:pos="9350"/>
            </w:tabs>
            <w:rPr>
              <w:noProof/>
              <w:sz w:val="22"/>
            </w:rPr>
          </w:pPr>
          <w:hyperlink w:anchor="_Toc212470230" w:history="1">
            <w:r w:rsidRPr="001F16AA">
              <w:rPr>
                <w:rStyle w:val="ae"/>
                <w:rFonts w:hint="eastAsia"/>
                <w:noProof/>
              </w:rPr>
              <w:t>8 EMC</w:t>
            </w:r>
            <w:r w:rsidRPr="001F16AA">
              <w:rPr>
                <w:rStyle w:val="ae"/>
                <w:rFonts w:hint="eastAsia"/>
                <w:noProof/>
              </w:rPr>
              <w:t>与可靠性要求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DE2EB1E" w14:textId="1BD5412A" w:rsidR="005959AA" w:rsidRDefault="005959AA">
          <w:pPr>
            <w:pStyle w:val="TOC2"/>
            <w:tabs>
              <w:tab w:val="right" w:leader="dot" w:pos="9350"/>
            </w:tabs>
            <w:rPr>
              <w:noProof/>
              <w:sz w:val="22"/>
            </w:rPr>
          </w:pPr>
          <w:hyperlink w:anchor="_Toc212470231" w:history="1">
            <w:r w:rsidRPr="001F16AA">
              <w:rPr>
                <w:rStyle w:val="ae"/>
                <w:rFonts w:hint="eastAsia"/>
                <w:noProof/>
              </w:rPr>
              <w:t xml:space="preserve">8.1 </w:t>
            </w:r>
            <w:r w:rsidRPr="001F16AA">
              <w:rPr>
                <w:rStyle w:val="ae"/>
                <w:rFonts w:hint="eastAsia"/>
                <w:noProof/>
              </w:rPr>
              <w:t>抗扰度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62B292" w14:textId="0D304CF9" w:rsidR="005959AA" w:rsidRDefault="005959AA">
          <w:pPr>
            <w:pStyle w:val="TOC2"/>
            <w:tabs>
              <w:tab w:val="right" w:leader="dot" w:pos="9350"/>
            </w:tabs>
            <w:rPr>
              <w:noProof/>
              <w:sz w:val="22"/>
            </w:rPr>
          </w:pPr>
          <w:hyperlink w:anchor="_Toc212470232" w:history="1">
            <w:r w:rsidRPr="001F16AA">
              <w:rPr>
                <w:rStyle w:val="ae"/>
                <w:rFonts w:hint="eastAsia"/>
                <w:noProof/>
              </w:rPr>
              <w:t xml:space="preserve">8.2 </w:t>
            </w:r>
            <w:r w:rsidRPr="001F16AA">
              <w:rPr>
                <w:rStyle w:val="ae"/>
                <w:rFonts w:hint="eastAsia"/>
                <w:noProof/>
              </w:rPr>
              <w:t>发射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6694841" w14:textId="1FC42646" w:rsidR="005959AA" w:rsidRDefault="005959AA">
          <w:pPr>
            <w:pStyle w:val="TOC1"/>
            <w:tabs>
              <w:tab w:val="right" w:leader="dot" w:pos="9350"/>
            </w:tabs>
            <w:rPr>
              <w:noProof/>
              <w:sz w:val="22"/>
            </w:rPr>
          </w:pPr>
          <w:hyperlink w:anchor="_Toc212470233" w:history="1">
            <w:r w:rsidRPr="001F16AA">
              <w:rPr>
                <w:rStyle w:val="ae"/>
                <w:rFonts w:hint="eastAsia"/>
                <w:noProof/>
              </w:rPr>
              <w:t xml:space="preserve">9 </w:t>
            </w:r>
            <w:r w:rsidRPr="001F16AA">
              <w:rPr>
                <w:rStyle w:val="ae"/>
                <w:rFonts w:hint="eastAsia"/>
                <w:noProof/>
              </w:rPr>
              <w:t>安规要求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005CED1" w14:textId="026F320E" w:rsidR="005959AA" w:rsidRDefault="005959AA">
          <w:pPr>
            <w:pStyle w:val="TOC1"/>
            <w:tabs>
              <w:tab w:val="right" w:leader="dot" w:pos="9350"/>
            </w:tabs>
            <w:rPr>
              <w:noProof/>
              <w:sz w:val="22"/>
            </w:rPr>
          </w:pPr>
          <w:hyperlink w:anchor="_Toc212470234" w:history="1">
            <w:r w:rsidRPr="001F16AA">
              <w:rPr>
                <w:rStyle w:val="ae"/>
                <w:rFonts w:hint="eastAsia"/>
                <w:noProof/>
              </w:rPr>
              <w:t xml:space="preserve">10 </w:t>
            </w:r>
            <w:r w:rsidRPr="001F16AA">
              <w:rPr>
                <w:rStyle w:val="ae"/>
                <w:rFonts w:hint="eastAsia"/>
                <w:noProof/>
              </w:rPr>
              <w:t>环境要求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9DBDC4E" w14:textId="7210F7D4" w:rsidR="005959AA" w:rsidRDefault="005959AA">
          <w:pPr>
            <w:pStyle w:val="TOC1"/>
            <w:tabs>
              <w:tab w:val="right" w:leader="dot" w:pos="9350"/>
            </w:tabs>
            <w:rPr>
              <w:noProof/>
              <w:sz w:val="22"/>
            </w:rPr>
          </w:pPr>
          <w:hyperlink w:anchor="_Toc212470235" w:history="1">
            <w:r w:rsidRPr="001F16AA">
              <w:rPr>
                <w:rStyle w:val="ae"/>
                <w:rFonts w:hint="eastAsia"/>
                <w:noProof/>
              </w:rPr>
              <w:t xml:space="preserve">11 </w:t>
            </w:r>
            <w:r w:rsidRPr="001F16AA">
              <w:rPr>
                <w:rStyle w:val="ae"/>
                <w:rFonts w:ascii="SimSun" w:eastAsia="SimSun" w:hAnsi="SimSun" w:cs="SimSun" w:hint="eastAsia"/>
                <w:noProof/>
              </w:rPr>
              <w:t>可制造性要求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29F4E8A" w14:textId="7B5857B6" w:rsidR="005959AA" w:rsidRDefault="005959AA">
          <w:pPr>
            <w:pStyle w:val="TOC1"/>
            <w:tabs>
              <w:tab w:val="right" w:leader="dot" w:pos="9350"/>
            </w:tabs>
            <w:rPr>
              <w:noProof/>
              <w:sz w:val="22"/>
            </w:rPr>
          </w:pPr>
          <w:hyperlink w:anchor="_Toc212470236" w:history="1">
            <w:r w:rsidRPr="001F16AA">
              <w:rPr>
                <w:rStyle w:val="ae"/>
                <w:rFonts w:hint="eastAsia"/>
                <w:noProof/>
              </w:rPr>
              <w:t xml:space="preserve">12 </w:t>
            </w:r>
            <w:r w:rsidRPr="001F16AA">
              <w:rPr>
                <w:rStyle w:val="ae"/>
                <w:rFonts w:hint="eastAsia"/>
                <w:noProof/>
              </w:rPr>
              <w:t>板级测试要求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494D26F" w14:textId="6D487203" w:rsidR="005959AA" w:rsidRDefault="005959AA">
          <w:pPr>
            <w:pStyle w:val="TOC1"/>
            <w:tabs>
              <w:tab w:val="right" w:leader="dot" w:pos="9350"/>
            </w:tabs>
            <w:rPr>
              <w:noProof/>
              <w:sz w:val="22"/>
            </w:rPr>
          </w:pPr>
          <w:hyperlink w:anchor="_Toc212470237" w:history="1">
            <w:r w:rsidRPr="001F16AA">
              <w:rPr>
                <w:rStyle w:val="ae"/>
                <w:rFonts w:hint="eastAsia"/>
                <w:noProof/>
              </w:rPr>
              <w:t xml:space="preserve">13 </w:t>
            </w:r>
            <w:r w:rsidRPr="001F16AA">
              <w:rPr>
                <w:rStyle w:val="ae"/>
                <w:rFonts w:ascii="SimSun" w:eastAsia="SimSun" w:hAnsi="SimSun" w:cs="SimSun" w:hint="eastAsia"/>
                <w:noProof/>
              </w:rPr>
              <w:t>工具软件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C59BF0B" w14:textId="455D8079" w:rsidR="005959AA" w:rsidRDefault="005959AA">
          <w:pPr>
            <w:pStyle w:val="TOC2"/>
            <w:tabs>
              <w:tab w:val="right" w:leader="dot" w:pos="9350"/>
            </w:tabs>
            <w:rPr>
              <w:noProof/>
              <w:sz w:val="22"/>
            </w:rPr>
          </w:pPr>
          <w:hyperlink w:anchor="_Toc212470238" w:history="1">
            <w:r w:rsidRPr="001F16AA">
              <w:rPr>
                <w:rStyle w:val="ae"/>
                <w:rFonts w:hint="eastAsia"/>
                <w:noProof/>
              </w:rPr>
              <w:t xml:space="preserve">13.1 </w:t>
            </w:r>
            <w:r w:rsidRPr="001F16AA">
              <w:rPr>
                <w:rStyle w:val="ae"/>
                <w:rFonts w:ascii="SimSun" w:eastAsia="SimSun" w:hAnsi="SimSun" w:cs="SimSun" w:hint="eastAsia"/>
                <w:noProof/>
              </w:rPr>
              <w:t>测试台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A02F737" w14:textId="0E839CAB" w:rsidR="005959AA" w:rsidRDefault="005959AA">
          <w:pPr>
            <w:pStyle w:val="TOC3"/>
            <w:rPr>
              <w:rFonts w:asciiTheme="minorHAnsi" w:hAnsiTheme="minorHAnsi" w:cstheme="minorBidi"/>
              <w:noProof/>
              <w:kern w:val="2"/>
              <w:sz w:val="22"/>
              <w14:ligatures w14:val="standardContextual"/>
            </w:rPr>
          </w:pPr>
          <w:hyperlink w:anchor="_Toc212470239" w:history="1">
            <w:r w:rsidRPr="001F16AA">
              <w:rPr>
                <w:rStyle w:val="ae"/>
                <w:rFonts w:hint="eastAsia"/>
                <w:noProof/>
              </w:rPr>
              <w:t xml:space="preserve">13.1.1 </w:t>
            </w:r>
            <w:r w:rsidRPr="001F16AA">
              <w:rPr>
                <w:rStyle w:val="ae"/>
                <w:rFonts w:ascii="SimSun" w:eastAsia="SimSun" w:hAnsi="SimSun" w:cs="SimSun" w:hint="eastAsia"/>
                <w:noProof/>
              </w:rPr>
              <w:t>校准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ED2DA4F" w14:textId="1F729943" w:rsidR="005959AA" w:rsidRDefault="005959AA">
          <w:pPr>
            <w:pStyle w:val="TOC3"/>
            <w:rPr>
              <w:rFonts w:asciiTheme="minorHAnsi" w:hAnsiTheme="minorHAnsi" w:cstheme="minorBidi"/>
              <w:noProof/>
              <w:kern w:val="2"/>
              <w:sz w:val="22"/>
              <w14:ligatures w14:val="standardContextual"/>
            </w:rPr>
          </w:pPr>
          <w:hyperlink w:anchor="_Toc212470240" w:history="1">
            <w:r w:rsidRPr="001F16AA">
              <w:rPr>
                <w:rStyle w:val="ae"/>
                <w:rFonts w:hint="eastAsia"/>
                <w:noProof/>
              </w:rPr>
              <w:t xml:space="preserve">13.1.2 </w:t>
            </w:r>
            <w:r w:rsidRPr="001F16AA">
              <w:rPr>
                <w:rStyle w:val="ae"/>
                <w:rFonts w:ascii="SimSun" w:eastAsia="SimSun" w:hAnsi="SimSun" w:cs="SimSun" w:hint="eastAsia"/>
                <w:noProof/>
              </w:rPr>
              <w:t>工厂配置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A0E0708" w14:textId="450D11DE" w:rsidR="005959AA" w:rsidRDefault="005959AA">
          <w:pPr>
            <w:pStyle w:val="TOC3"/>
            <w:rPr>
              <w:rFonts w:asciiTheme="minorHAnsi" w:hAnsiTheme="minorHAnsi" w:cstheme="minorBidi"/>
              <w:noProof/>
              <w:kern w:val="2"/>
              <w:sz w:val="22"/>
              <w14:ligatures w14:val="standardContextual"/>
            </w:rPr>
          </w:pPr>
          <w:hyperlink w:anchor="_Toc212470241" w:history="1">
            <w:r w:rsidRPr="001F16AA">
              <w:rPr>
                <w:rStyle w:val="ae"/>
                <w:rFonts w:hint="eastAsia"/>
                <w:noProof/>
              </w:rPr>
              <w:t xml:space="preserve">13.1.3 </w:t>
            </w:r>
            <w:r w:rsidRPr="001F16AA">
              <w:rPr>
                <w:rStyle w:val="ae"/>
                <w:rFonts w:ascii="SimSun" w:eastAsia="SimSun" w:hAnsi="SimSun" w:cs="SimSun" w:hint="eastAsia"/>
                <w:noProof/>
              </w:rPr>
              <w:t>工厂验证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7307AF8" w14:textId="5C74CAFD" w:rsidR="005959AA" w:rsidRDefault="005959AA">
          <w:pPr>
            <w:pStyle w:val="TOC2"/>
            <w:tabs>
              <w:tab w:val="right" w:leader="dot" w:pos="9350"/>
            </w:tabs>
            <w:rPr>
              <w:noProof/>
              <w:sz w:val="22"/>
            </w:rPr>
          </w:pPr>
          <w:hyperlink w:anchor="_Toc212470242" w:history="1">
            <w:r w:rsidRPr="001F16AA">
              <w:rPr>
                <w:rStyle w:val="ae"/>
                <w:rFonts w:hint="eastAsia"/>
                <w:noProof/>
              </w:rPr>
              <w:t xml:space="preserve">13.2 </w:t>
            </w:r>
            <w:r w:rsidRPr="001F16AA">
              <w:rPr>
                <w:rStyle w:val="ae"/>
                <w:rFonts w:hint="eastAsia"/>
                <w:noProof/>
              </w:rPr>
              <w:t>上位机软件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_Toc212470242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35557AC" w14:textId="19EA7DB9" w:rsidR="006C152A" w:rsidRDefault="006C152A">
          <w:r>
            <w:rPr>
              <w:b/>
              <w:bCs/>
              <w:noProof/>
            </w:rPr>
            <w:fldChar w:fldCharType="end"/>
          </w:r>
        </w:p>
      </w:sdtContent>
    </w:sdt>
    <w:p w14:paraId="68FB3879" w14:textId="36C0EC42" w:rsidR="006C152A" w:rsidRDefault="006C152A">
      <w:r>
        <w:br w:type="page"/>
      </w:r>
    </w:p>
    <w:p w14:paraId="5953000B" w14:textId="77777777" w:rsidR="00E66136" w:rsidRDefault="00E66136" w:rsidP="00E66136">
      <w:pPr>
        <w:pStyle w:val="1"/>
      </w:pPr>
      <w:bookmarkStart w:id="66" w:name="_Toc83830593"/>
      <w:bookmarkStart w:id="67" w:name="_Toc164630223"/>
      <w:bookmarkStart w:id="68" w:name="_Toc212470160"/>
      <w:r>
        <w:lastRenderedPageBreak/>
        <w:t>1</w:t>
      </w:r>
      <w:bookmarkEnd w:id="66"/>
      <w:r>
        <w:rPr>
          <w:rFonts w:ascii="SimSun" w:eastAsia="SimSun" w:hAnsi="SimSun" w:cs="SimSun" w:hint="eastAsia"/>
        </w:rPr>
        <w:t>引言</w:t>
      </w:r>
      <w:bookmarkEnd w:id="67"/>
      <w:bookmarkEnd w:id="68"/>
    </w:p>
    <w:p w14:paraId="5E487A71" w14:textId="6D0802BF" w:rsidR="00326252" w:rsidRPr="002071B8" w:rsidRDefault="00326252" w:rsidP="00174C46">
      <w:pPr>
        <w:pStyle w:val="2"/>
        <w:numPr>
          <w:ilvl w:val="1"/>
          <w:numId w:val="5"/>
        </w:numPr>
        <w:rPr>
          <w:rFonts w:asciiTheme="majorEastAsia" w:hAnsiTheme="majorEastAsia" w:hint="eastAsia"/>
        </w:rPr>
      </w:pPr>
      <w:bookmarkStart w:id="69" w:name="_Toc212470161"/>
      <w:r w:rsidRPr="002071B8">
        <w:rPr>
          <w:rFonts w:asciiTheme="majorEastAsia" w:hAnsiTheme="majorEastAsia" w:hint="eastAsia"/>
        </w:rPr>
        <w:t>目的</w:t>
      </w:r>
      <w:bookmarkEnd w:id="69"/>
    </w:p>
    <w:p w14:paraId="71DF422E" w14:textId="6AB6783E" w:rsidR="00776678" w:rsidRPr="00776678" w:rsidRDefault="00776678" w:rsidP="00A12689">
      <w:pPr>
        <w:pStyle w:val="western"/>
        <w:rPr>
          <w:lang w:val="en-CA"/>
        </w:rPr>
      </w:pPr>
      <w:r w:rsidRPr="00C65B5A">
        <w:rPr>
          <w:rFonts w:hint="eastAsia"/>
          <w:lang w:val="en-CA"/>
        </w:rPr>
        <w:t>此</w:t>
      </w:r>
      <w:r w:rsidRPr="00C65B5A">
        <w:rPr>
          <w:rFonts w:hint="eastAsia"/>
          <w:lang w:val="en-CA"/>
        </w:rPr>
        <w:t>PR</w:t>
      </w:r>
      <w:r>
        <w:rPr>
          <w:rFonts w:hint="eastAsia"/>
          <w:lang w:val="en-CA"/>
        </w:rPr>
        <w:t>D</w:t>
      </w:r>
      <w:r w:rsidRPr="00C65B5A">
        <w:rPr>
          <w:rFonts w:hint="eastAsia"/>
          <w:lang w:val="en-CA"/>
        </w:rPr>
        <w:t>定义了</w:t>
      </w:r>
      <w:r>
        <w:rPr>
          <w:rFonts w:hint="eastAsia"/>
          <w:lang w:val="en-CA"/>
        </w:rPr>
        <w:t>AcuDC-</w:t>
      </w:r>
      <w:r w:rsidR="00FD7630">
        <w:rPr>
          <w:rFonts w:hint="eastAsia"/>
          <w:lang w:val="en-CA"/>
        </w:rPr>
        <w:t>32</w:t>
      </w:r>
      <w:r>
        <w:rPr>
          <w:rFonts w:hint="eastAsia"/>
          <w:lang w:val="en-CA"/>
        </w:rPr>
        <w:t>0</w:t>
      </w:r>
      <w:r w:rsidRPr="00C65B5A">
        <w:rPr>
          <w:rFonts w:hint="eastAsia"/>
          <w:lang w:val="en-CA"/>
        </w:rPr>
        <w:t>电表的要求和规格，详细到足以完成整个设计。此</w:t>
      </w:r>
      <w:r w:rsidRPr="00C65B5A">
        <w:rPr>
          <w:rFonts w:hint="eastAsia"/>
          <w:lang w:val="en-CA"/>
        </w:rPr>
        <w:t>PRS</w:t>
      </w:r>
      <w:r w:rsidRPr="00C65B5A">
        <w:rPr>
          <w:rFonts w:hint="eastAsia"/>
          <w:lang w:val="en-CA"/>
        </w:rPr>
        <w:t>针对不同的人员和不同的目的：市场、设计工程师、测试和生产。</w:t>
      </w:r>
    </w:p>
    <w:p w14:paraId="79914619" w14:textId="4AEE1438" w:rsidR="00AD0A37" w:rsidRPr="002071B8" w:rsidRDefault="00AD0A37" w:rsidP="00174C46">
      <w:pPr>
        <w:pStyle w:val="2"/>
        <w:numPr>
          <w:ilvl w:val="1"/>
          <w:numId w:val="5"/>
        </w:numPr>
        <w:rPr>
          <w:rFonts w:asciiTheme="majorEastAsia" w:hAnsiTheme="majorEastAsia" w:hint="eastAsia"/>
        </w:rPr>
      </w:pPr>
      <w:bookmarkStart w:id="70" w:name="_Toc212470162"/>
      <w:r w:rsidRPr="002071B8">
        <w:rPr>
          <w:rFonts w:asciiTheme="majorEastAsia" w:hAnsiTheme="majorEastAsia" w:hint="eastAsia"/>
        </w:rPr>
        <w:t>范围</w:t>
      </w:r>
      <w:bookmarkEnd w:id="70"/>
    </w:p>
    <w:p w14:paraId="2E37781C" w14:textId="087F70C7" w:rsidR="00184D97" w:rsidRPr="008523CB" w:rsidRDefault="0005793C" w:rsidP="00174C46">
      <w:pPr>
        <w:pStyle w:val="a9"/>
        <w:numPr>
          <w:ilvl w:val="0"/>
          <w:numId w:val="7"/>
        </w:numPr>
      </w:pPr>
      <w:r>
        <w:rPr>
          <w:rFonts w:hint="eastAsia"/>
        </w:rPr>
        <w:t>ccccccc</w:t>
      </w:r>
    </w:p>
    <w:p w14:paraId="2F4AA7DD" w14:textId="668BD313" w:rsidR="00F749BA" w:rsidRDefault="005A7F52" w:rsidP="00174C46">
      <w:pPr>
        <w:pStyle w:val="2"/>
        <w:numPr>
          <w:ilvl w:val="1"/>
          <w:numId w:val="5"/>
        </w:numPr>
        <w:rPr>
          <w:rFonts w:asciiTheme="majorEastAsia" w:hAnsiTheme="majorEastAsia" w:hint="eastAsia"/>
        </w:rPr>
      </w:pPr>
      <w:bookmarkStart w:id="71" w:name="_Toc212470163"/>
      <w:bookmarkStart w:id="72" w:name="_Toc164630226"/>
      <w:r w:rsidRPr="002071B8">
        <w:rPr>
          <w:rFonts w:asciiTheme="majorEastAsia" w:hAnsiTheme="majorEastAsia"/>
        </w:rPr>
        <w:t>产品定位与生命周期</w:t>
      </w:r>
      <w:bookmarkEnd w:id="71"/>
    </w:p>
    <w:p w14:paraId="42AD12E3" w14:textId="07BE2366" w:rsidR="00D20756" w:rsidRPr="00D20756" w:rsidRDefault="00D20756" w:rsidP="00D20756">
      <w:r>
        <w:rPr>
          <w:rFonts w:hint="eastAsia"/>
        </w:rPr>
        <w:t>AcuDC-</w:t>
      </w:r>
      <w:r w:rsidR="00FD7630">
        <w:rPr>
          <w:rFonts w:hint="eastAsia"/>
        </w:rPr>
        <w:t>32</w:t>
      </w:r>
      <w:r>
        <w:rPr>
          <w:rFonts w:hint="eastAsia"/>
        </w:rPr>
        <w:t xml:space="preserve">0 </w:t>
      </w:r>
      <w:r>
        <w:rPr>
          <w:rFonts w:hint="eastAsia"/>
        </w:rPr>
        <w:t>是全新产品，将作为未来</w:t>
      </w:r>
      <w:r w:rsidR="00775EED">
        <w:rPr>
          <w:rFonts w:hint="eastAsia"/>
        </w:rPr>
        <w:t>直流大电流</w:t>
      </w:r>
      <w:r>
        <w:rPr>
          <w:rFonts w:hint="eastAsia"/>
        </w:rPr>
        <w:t>快充</w:t>
      </w:r>
      <w:r w:rsidR="006B7053">
        <w:rPr>
          <w:rFonts w:hint="eastAsia"/>
        </w:rPr>
        <w:t>充电桩应用的主推产品。</w:t>
      </w:r>
    </w:p>
    <w:p w14:paraId="501978D2" w14:textId="15C4F1C0" w:rsidR="00B97B2E" w:rsidRPr="002071B8" w:rsidRDefault="00B97B2E" w:rsidP="00174C46">
      <w:pPr>
        <w:pStyle w:val="2"/>
        <w:numPr>
          <w:ilvl w:val="1"/>
          <w:numId w:val="5"/>
        </w:numPr>
        <w:rPr>
          <w:rFonts w:asciiTheme="majorEastAsia" w:hAnsiTheme="majorEastAsia" w:hint="eastAsia"/>
        </w:rPr>
      </w:pPr>
      <w:bookmarkStart w:id="73" w:name="_Toc164630239"/>
      <w:bookmarkStart w:id="74" w:name="_Toc212470164"/>
      <w:r w:rsidRPr="002071B8">
        <w:rPr>
          <w:rFonts w:asciiTheme="majorEastAsia" w:hAnsiTheme="majorEastAsia" w:hint="eastAsia"/>
        </w:rPr>
        <w:t>用户特征</w:t>
      </w:r>
      <w:bookmarkEnd w:id="73"/>
      <w:bookmarkEnd w:id="74"/>
    </w:p>
    <w:p w14:paraId="76305DA0" w14:textId="77777777" w:rsidR="002071B8" w:rsidRDefault="002071B8" w:rsidP="000E6CF2">
      <w:r w:rsidRPr="002071B8">
        <w:rPr>
          <w:rFonts w:hint="eastAsia"/>
        </w:rPr>
        <w:t>定义目标用户的角色、使用方式、典型应用场景。</w:t>
      </w:r>
    </w:p>
    <w:p w14:paraId="4EE06350" w14:textId="38664B3E" w:rsidR="000E6CF2" w:rsidRDefault="000E6CF2" w:rsidP="00174C46">
      <w:pPr>
        <w:pStyle w:val="a9"/>
        <w:numPr>
          <w:ilvl w:val="0"/>
          <w:numId w:val="11"/>
        </w:numPr>
      </w:pPr>
      <w:r>
        <w:t>Production stage</w:t>
      </w:r>
      <w:r>
        <w:rPr>
          <w:rFonts w:hint="eastAsia"/>
        </w:rPr>
        <w:t>工厂制造技术员</w:t>
      </w:r>
    </w:p>
    <w:p w14:paraId="114EC8E2" w14:textId="7D6D211E" w:rsidR="000E6CF2" w:rsidRDefault="000E6CF2" w:rsidP="00174C46">
      <w:pPr>
        <w:pStyle w:val="a9"/>
        <w:numPr>
          <w:ilvl w:val="1"/>
          <w:numId w:val="11"/>
        </w:numPr>
      </w:pPr>
      <w:r>
        <w:rPr>
          <w:rFonts w:hint="eastAsia"/>
        </w:rPr>
        <w:t>工厂配置、校准和验证</w:t>
      </w:r>
    </w:p>
    <w:p w14:paraId="167D5142" w14:textId="3562D6FB" w:rsidR="000E6CF2" w:rsidRDefault="000E6CF2" w:rsidP="00174C46">
      <w:pPr>
        <w:pStyle w:val="a9"/>
        <w:numPr>
          <w:ilvl w:val="0"/>
          <w:numId w:val="11"/>
        </w:numPr>
      </w:pPr>
      <w:r>
        <w:t>Installation stage</w:t>
      </w:r>
      <w:r>
        <w:rPr>
          <w:rFonts w:hint="eastAsia"/>
        </w:rPr>
        <w:t>安装技术员</w:t>
      </w:r>
    </w:p>
    <w:p w14:paraId="60A30B92" w14:textId="077C8F28" w:rsidR="000E6CF2" w:rsidRDefault="000E6CF2" w:rsidP="00174C46">
      <w:pPr>
        <w:pStyle w:val="a9"/>
        <w:numPr>
          <w:ilvl w:val="1"/>
          <w:numId w:val="11"/>
        </w:numPr>
      </w:pPr>
      <w:r>
        <w:rPr>
          <w:rFonts w:hint="eastAsia"/>
        </w:rPr>
        <w:t>安装、配置、验证和铅封</w:t>
      </w:r>
    </w:p>
    <w:p w14:paraId="69FFBB86" w14:textId="3E3E73ED" w:rsidR="000E6CF2" w:rsidRDefault="000E6CF2" w:rsidP="00174C46">
      <w:pPr>
        <w:pStyle w:val="a9"/>
        <w:numPr>
          <w:ilvl w:val="0"/>
          <w:numId w:val="11"/>
        </w:numPr>
      </w:pPr>
      <w:r>
        <w:t xml:space="preserve">Operation stage </w:t>
      </w:r>
      <w:r>
        <w:rPr>
          <w:rFonts w:hint="eastAsia"/>
        </w:rPr>
        <w:t>电动车充电站</w:t>
      </w:r>
    </w:p>
    <w:p w14:paraId="4E0F1DA0" w14:textId="6F0D0D8A" w:rsidR="000E6CF2" w:rsidRPr="002071B8" w:rsidRDefault="000E6CF2" w:rsidP="00174C46">
      <w:pPr>
        <w:pStyle w:val="a9"/>
        <w:numPr>
          <w:ilvl w:val="1"/>
          <w:numId w:val="11"/>
        </w:numPr>
      </w:pPr>
      <w:r>
        <w:rPr>
          <w:rFonts w:hint="eastAsia"/>
        </w:rPr>
        <w:t>读取测量值、启动</w:t>
      </w:r>
      <w:r>
        <w:t>/</w:t>
      </w:r>
      <w:r>
        <w:rPr>
          <w:rFonts w:hint="eastAsia"/>
        </w:rPr>
        <w:t>停止交易、读取日志</w:t>
      </w:r>
    </w:p>
    <w:p w14:paraId="2331A54C" w14:textId="22F4FF1B" w:rsidR="00230D03" w:rsidRDefault="00513A5C" w:rsidP="00174C46">
      <w:pPr>
        <w:pStyle w:val="2"/>
        <w:numPr>
          <w:ilvl w:val="1"/>
          <w:numId w:val="5"/>
        </w:numPr>
        <w:rPr>
          <w:rFonts w:asciiTheme="majorEastAsia" w:hAnsiTheme="majorEastAsia" w:cs="SimSun" w:hint="eastAsia"/>
        </w:rPr>
      </w:pPr>
      <w:bookmarkStart w:id="75" w:name="_Toc212470165"/>
      <w:r w:rsidRPr="002071B8">
        <w:rPr>
          <w:rFonts w:asciiTheme="majorEastAsia" w:hAnsiTheme="majorEastAsia" w:cs="SimSun" w:hint="eastAsia"/>
        </w:rPr>
        <w:t>定义，简称，及缩写</w:t>
      </w:r>
      <w:bookmarkEnd w:id="72"/>
      <w:bookmarkEnd w:id="75"/>
    </w:p>
    <w:p w14:paraId="01F8073F" w14:textId="4F6B37B1" w:rsidR="009437F1" w:rsidRPr="009437F1" w:rsidRDefault="009437F1" w:rsidP="009437F1">
      <w:r>
        <w:rPr>
          <w:rFonts w:hint="eastAsia"/>
        </w:rPr>
        <w:t>N/A</w:t>
      </w:r>
    </w:p>
    <w:p w14:paraId="6CD1DF3B" w14:textId="16649D6E" w:rsidR="005E5A1F" w:rsidRPr="002071B8" w:rsidRDefault="0086055B" w:rsidP="00174C46">
      <w:pPr>
        <w:pStyle w:val="2"/>
        <w:numPr>
          <w:ilvl w:val="1"/>
          <w:numId w:val="5"/>
        </w:numPr>
        <w:rPr>
          <w:rFonts w:asciiTheme="majorEastAsia" w:hAnsiTheme="majorEastAsia" w:cs="SimSun" w:hint="eastAsia"/>
        </w:rPr>
      </w:pPr>
      <w:bookmarkStart w:id="76" w:name="_Toc212470166"/>
      <w:r w:rsidRPr="002071B8">
        <w:rPr>
          <w:rFonts w:asciiTheme="majorEastAsia" w:hAnsiTheme="majorEastAsia" w:cs="SimSun" w:hint="eastAsia"/>
        </w:rPr>
        <w:t>参考文档</w:t>
      </w:r>
      <w:bookmarkEnd w:id="76"/>
    </w:p>
    <w:p w14:paraId="4558E61B" w14:textId="404C63ED" w:rsidR="00634ACD" w:rsidRPr="00634ACD" w:rsidRDefault="00634ACD" w:rsidP="00824830">
      <w:r w:rsidRPr="00634ACD">
        <w:t>列出与本产品相关的标准、协议、设计规范</w:t>
      </w:r>
      <w:r w:rsidR="007D2F3D">
        <w:rPr>
          <w:rFonts w:hint="eastAsia"/>
        </w:rPr>
        <w:t>、</w:t>
      </w:r>
      <w:r w:rsidR="007D2F3D" w:rsidRPr="007D2F3D">
        <w:t>历史文档</w:t>
      </w:r>
      <w:r w:rsidR="007D2F3D" w:rsidRPr="007D2F3D">
        <w:t>/</w:t>
      </w:r>
      <w:r w:rsidR="007D2F3D" w:rsidRPr="007D2F3D">
        <w:t>参考产品版本</w:t>
      </w:r>
      <w:r w:rsidRPr="00634ACD">
        <w:t>等文档</w:t>
      </w:r>
    </w:p>
    <w:tbl>
      <w:tblPr>
        <w:tblStyle w:val="af"/>
        <w:tblW w:w="0" w:type="auto"/>
        <w:tblLook w:val="04A0" w:firstRow="1" w:lastRow="0" w:firstColumn="1" w:lastColumn="0" w:noHBand="0" w:noVBand="1"/>
      </w:tblPr>
      <w:tblGrid>
        <w:gridCol w:w="2538"/>
        <w:gridCol w:w="4104"/>
        <w:gridCol w:w="2708"/>
      </w:tblGrid>
      <w:tr w:rsidR="00D41806" w14:paraId="6D5C6CD9" w14:textId="77777777" w:rsidTr="00C75C02">
        <w:tc>
          <w:tcPr>
            <w:tcW w:w="2538" w:type="dxa"/>
            <w:vAlign w:val="center"/>
          </w:tcPr>
          <w:p w14:paraId="4A6DBADE" w14:textId="54404A2E" w:rsidR="00D41806" w:rsidRPr="00D413C4" w:rsidRDefault="00D41806" w:rsidP="00D41806">
            <w:pPr>
              <w:rPr>
                <w:rFonts w:eastAsia="DengXian"/>
                <w:color w:val="000000"/>
              </w:rPr>
            </w:pPr>
            <w:r w:rsidRPr="00291ADC">
              <w:rPr>
                <w:rFonts w:eastAsia="DengXian" w:hint="eastAsia"/>
                <w:b/>
                <w:bCs/>
                <w:color w:val="000000"/>
              </w:rPr>
              <w:t>标准</w:t>
            </w:r>
            <w:r w:rsidRPr="00291ADC">
              <w:rPr>
                <w:rFonts w:eastAsia="DengXian" w:hint="eastAsia"/>
                <w:b/>
                <w:bCs/>
                <w:color w:val="000000"/>
              </w:rPr>
              <w:t>ID</w:t>
            </w:r>
          </w:p>
        </w:tc>
        <w:tc>
          <w:tcPr>
            <w:tcW w:w="4104" w:type="dxa"/>
            <w:vAlign w:val="center"/>
          </w:tcPr>
          <w:p w14:paraId="6EA6A7CB" w14:textId="32E8CF88" w:rsidR="00D41806" w:rsidRPr="00521D26" w:rsidRDefault="00D41806" w:rsidP="00D41806">
            <w:pPr>
              <w:rPr>
                <w:rFonts w:eastAsia="DengXian"/>
                <w:color w:val="000000"/>
              </w:rPr>
            </w:pPr>
            <w:r w:rsidRPr="00291ADC">
              <w:rPr>
                <w:rFonts w:eastAsia="DengXian" w:hint="eastAsia"/>
                <w:b/>
                <w:bCs/>
                <w:color w:val="000000"/>
              </w:rPr>
              <w:t>名称</w:t>
            </w:r>
          </w:p>
        </w:tc>
        <w:tc>
          <w:tcPr>
            <w:tcW w:w="2708" w:type="dxa"/>
          </w:tcPr>
          <w:p w14:paraId="0A800C16" w14:textId="30A7ABA1" w:rsidR="00D41806" w:rsidRPr="00521D26" w:rsidRDefault="00D41806" w:rsidP="00D41806">
            <w:pPr>
              <w:rPr>
                <w:rFonts w:eastAsia="DengXian"/>
                <w:color w:val="000000"/>
              </w:rPr>
            </w:pPr>
            <w:r w:rsidRPr="00291ADC">
              <w:rPr>
                <w:rFonts w:eastAsia="DengXian" w:hint="eastAsia"/>
                <w:b/>
                <w:bCs/>
                <w:color w:val="000000"/>
              </w:rPr>
              <w:t>备注</w:t>
            </w:r>
          </w:p>
        </w:tc>
      </w:tr>
      <w:tr w:rsidR="00A76643" w14:paraId="5AD8450E" w14:textId="77777777" w:rsidTr="00C75C02">
        <w:tc>
          <w:tcPr>
            <w:tcW w:w="2538" w:type="dxa"/>
            <w:vAlign w:val="center"/>
          </w:tcPr>
          <w:p w14:paraId="0DC8BE44" w14:textId="260A66B9" w:rsidR="00A76643" w:rsidRPr="007203EC" w:rsidRDefault="00A76643" w:rsidP="00A76643">
            <w:pPr>
              <w:rPr>
                <w:rFonts w:eastAsia="DengXian"/>
                <w:color w:val="000000"/>
              </w:rPr>
            </w:pPr>
            <w:r w:rsidRPr="00B71426">
              <w:rPr>
                <w:rFonts w:eastAsia="DengXian"/>
                <w:color w:val="000000"/>
              </w:rPr>
              <w:t>ANSI C12.32-2021</w:t>
            </w:r>
          </w:p>
        </w:tc>
        <w:tc>
          <w:tcPr>
            <w:tcW w:w="4104" w:type="dxa"/>
            <w:vAlign w:val="center"/>
          </w:tcPr>
          <w:p w14:paraId="6937ECE0" w14:textId="2224D168" w:rsidR="00A76643" w:rsidRPr="007203EC" w:rsidRDefault="00A76643" w:rsidP="00A76643">
            <w:pPr>
              <w:rPr>
                <w:rFonts w:eastAsia="DengXian"/>
                <w:color w:val="000000"/>
              </w:rPr>
            </w:pPr>
            <w:r w:rsidRPr="00DB4E49">
              <w:rPr>
                <w:rFonts w:eastAsia="DengXian"/>
                <w:color w:val="000000"/>
              </w:rPr>
              <w:t>American National Standard for Electricity Meters for the Measurement of DC Energy</w:t>
            </w:r>
          </w:p>
        </w:tc>
        <w:tc>
          <w:tcPr>
            <w:tcW w:w="2708" w:type="dxa"/>
          </w:tcPr>
          <w:p w14:paraId="218733BB" w14:textId="16B56DA1" w:rsidR="00A76643" w:rsidRPr="00A971ED" w:rsidRDefault="00A76643" w:rsidP="00A76643">
            <w:pPr>
              <w:rPr>
                <w:rFonts w:eastAsia="DengXian"/>
                <w:color w:val="FF0000"/>
              </w:rPr>
            </w:pPr>
            <w:r>
              <w:rPr>
                <w:rFonts w:eastAsia="DengXian" w:hint="eastAsia"/>
                <w:color w:val="000000"/>
              </w:rPr>
              <w:t>参考</w:t>
            </w:r>
          </w:p>
        </w:tc>
      </w:tr>
      <w:tr w:rsidR="00A76643" w14:paraId="473AF58D" w14:textId="77777777" w:rsidTr="00C75C02">
        <w:tc>
          <w:tcPr>
            <w:tcW w:w="2538" w:type="dxa"/>
            <w:vAlign w:val="center"/>
          </w:tcPr>
          <w:p w14:paraId="238C0D67" w14:textId="493B7C8D" w:rsidR="00A76643" w:rsidRPr="005C3F67" w:rsidRDefault="00A76643" w:rsidP="00A76643">
            <w:pPr>
              <w:rPr>
                <w:rFonts w:eastAsia="DengXian"/>
                <w:color w:val="000000"/>
              </w:rPr>
            </w:pPr>
            <w:r w:rsidRPr="00262656">
              <w:rPr>
                <w:rFonts w:eastAsia="DengXian"/>
                <w:color w:val="000000"/>
              </w:rPr>
              <w:t>EN 50470-1: 2006</w:t>
            </w:r>
          </w:p>
        </w:tc>
        <w:tc>
          <w:tcPr>
            <w:tcW w:w="4104" w:type="dxa"/>
            <w:vAlign w:val="center"/>
          </w:tcPr>
          <w:p w14:paraId="4EEADB4B" w14:textId="0A25F682" w:rsidR="00A76643" w:rsidRPr="005C3F67" w:rsidRDefault="00A76643" w:rsidP="00A76643">
            <w:pPr>
              <w:rPr>
                <w:rFonts w:eastAsia="DengXian"/>
                <w:color w:val="000000"/>
              </w:rPr>
            </w:pPr>
            <w:r w:rsidRPr="00E369A3">
              <w:rPr>
                <w:rFonts w:eastAsia="DengXian"/>
                <w:color w:val="000000"/>
              </w:rPr>
              <w:t>Electricity metering equipment (a.c.) — Part 1: General requirements, tests and test conditions — Metering equipment (class indexes A, B and C)</w:t>
            </w:r>
          </w:p>
        </w:tc>
        <w:tc>
          <w:tcPr>
            <w:tcW w:w="2708" w:type="dxa"/>
          </w:tcPr>
          <w:p w14:paraId="22EBB2E6" w14:textId="6D6E7F10" w:rsidR="00A76643" w:rsidRPr="000A24CF" w:rsidRDefault="00A76643" w:rsidP="00A76643">
            <w:pPr>
              <w:rPr>
                <w:rFonts w:eastAsia="DengXian"/>
                <w:color w:val="000000"/>
              </w:rPr>
            </w:pPr>
            <w:r>
              <w:rPr>
                <w:rFonts w:eastAsia="DengXian" w:hint="eastAsia"/>
                <w:color w:val="FF0000"/>
              </w:rPr>
              <w:t>必须通过，基于直流表调整</w:t>
            </w:r>
          </w:p>
        </w:tc>
      </w:tr>
      <w:tr w:rsidR="00A76643" w14:paraId="5EAC5964" w14:textId="77777777" w:rsidTr="00C75C02">
        <w:tc>
          <w:tcPr>
            <w:tcW w:w="2538" w:type="dxa"/>
            <w:vAlign w:val="center"/>
          </w:tcPr>
          <w:p w14:paraId="4F86D160" w14:textId="430D7E9A" w:rsidR="00A76643" w:rsidRPr="005C3F67" w:rsidRDefault="00A76643" w:rsidP="00A76643">
            <w:pPr>
              <w:rPr>
                <w:rFonts w:eastAsia="DengXian"/>
                <w:color w:val="000000"/>
              </w:rPr>
            </w:pPr>
            <w:r w:rsidRPr="00A226FB">
              <w:rPr>
                <w:rFonts w:eastAsia="DengXian"/>
                <w:color w:val="000000"/>
              </w:rPr>
              <w:t>EN 50470-3: 2006</w:t>
            </w:r>
          </w:p>
        </w:tc>
        <w:tc>
          <w:tcPr>
            <w:tcW w:w="4104" w:type="dxa"/>
            <w:vAlign w:val="center"/>
          </w:tcPr>
          <w:p w14:paraId="021B357B" w14:textId="77BEA219" w:rsidR="00A76643" w:rsidRPr="005C3F67" w:rsidRDefault="00A76643" w:rsidP="00A76643">
            <w:pPr>
              <w:rPr>
                <w:rFonts w:eastAsia="DengXian"/>
                <w:color w:val="000000"/>
              </w:rPr>
            </w:pPr>
            <w:r w:rsidRPr="0047369B">
              <w:rPr>
                <w:rFonts w:eastAsia="DengXian"/>
                <w:color w:val="000000"/>
              </w:rPr>
              <w:t xml:space="preserve">Electricity metering equipment (a.c.) — Part 3: Particular requirements — Static </w:t>
            </w:r>
            <w:r w:rsidRPr="0047369B">
              <w:rPr>
                <w:rFonts w:eastAsia="DengXian"/>
                <w:color w:val="000000"/>
              </w:rPr>
              <w:lastRenderedPageBreak/>
              <w:t>meters for active energy (class indexes A, B and C)</w:t>
            </w:r>
          </w:p>
        </w:tc>
        <w:tc>
          <w:tcPr>
            <w:tcW w:w="2708" w:type="dxa"/>
          </w:tcPr>
          <w:p w14:paraId="68DF6ED9" w14:textId="675D9636" w:rsidR="00A76643" w:rsidRPr="000A24CF" w:rsidRDefault="00A76643" w:rsidP="00A76643">
            <w:pPr>
              <w:rPr>
                <w:rFonts w:eastAsia="DengXian"/>
                <w:color w:val="000000"/>
              </w:rPr>
            </w:pPr>
            <w:r>
              <w:rPr>
                <w:rFonts w:eastAsia="DengXian" w:hint="eastAsia"/>
                <w:color w:val="FF0000"/>
              </w:rPr>
              <w:lastRenderedPageBreak/>
              <w:t>必须通过，基于直流表调整</w:t>
            </w:r>
          </w:p>
        </w:tc>
      </w:tr>
      <w:tr w:rsidR="00A76643" w14:paraId="2CB7F759" w14:textId="77777777" w:rsidTr="00C75C02">
        <w:tc>
          <w:tcPr>
            <w:tcW w:w="2538" w:type="dxa"/>
            <w:vAlign w:val="center"/>
          </w:tcPr>
          <w:p w14:paraId="4E73FFC5" w14:textId="682E622B" w:rsidR="00A76643" w:rsidRPr="005C3F67" w:rsidRDefault="00A76643" w:rsidP="00A76643">
            <w:pPr>
              <w:rPr>
                <w:rFonts w:eastAsia="DengXian"/>
                <w:color w:val="000000"/>
              </w:rPr>
            </w:pPr>
            <w:r w:rsidRPr="002B1C3F">
              <w:rPr>
                <w:rFonts w:eastAsia="DengXian"/>
                <w:color w:val="000000"/>
              </w:rPr>
              <w:t>EN 50470-4</w:t>
            </w:r>
          </w:p>
        </w:tc>
        <w:tc>
          <w:tcPr>
            <w:tcW w:w="4104" w:type="dxa"/>
            <w:vAlign w:val="center"/>
          </w:tcPr>
          <w:p w14:paraId="532808B3" w14:textId="39B2966A" w:rsidR="00A76643" w:rsidRPr="005C3F67" w:rsidRDefault="00A76643" w:rsidP="00A76643">
            <w:pPr>
              <w:rPr>
                <w:rFonts w:eastAsia="DengXian"/>
                <w:color w:val="000000"/>
              </w:rPr>
            </w:pPr>
            <w:r w:rsidRPr="001E2EA5">
              <w:rPr>
                <w:rFonts w:eastAsia="DengXian"/>
                <w:color w:val="000000"/>
              </w:rPr>
              <w:t>Electricity metering equipment. Part 4: Particular requirements - Static meters for DC active energy (class indexes A, B, C)</w:t>
            </w:r>
          </w:p>
        </w:tc>
        <w:tc>
          <w:tcPr>
            <w:tcW w:w="2708" w:type="dxa"/>
          </w:tcPr>
          <w:p w14:paraId="41E29697" w14:textId="13413D7F" w:rsidR="00A76643" w:rsidRPr="000A24CF" w:rsidRDefault="00A76643" w:rsidP="00A76643">
            <w:pPr>
              <w:rPr>
                <w:rFonts w:eastAsia="DengXian"/>
                <w:color w:val="000000"/>
              </w:rPr>
            </w:pPr>
            <w:r>
              <w:rPr>
                <w:rFonts w:eastAsia="DengXian" w:hint="eastAsia"/>
                <w:color w:val="FF0000"/>
              </w:rPr>
              <w:t>必须通过</w:t>
            </w:r>
          </w:p>
        </w:tc>
      </w:tr>
      <w:tr w:rsidR="00A76643" w14:paraId="2A54D149" w14:textId="77777777" w:rsidTr="00C75C02">
        <w:tc>
          <w:tcPr>
            <w:tcW w:w="2538" w:type="dxa"/>
            <w:vAlign w:val="center"/>
          </w:tcPr>
          <w:p w14:paraId="76019503" w14:textId="48E0F492" w:rsidR="00A76643" w:rsidRPr="005C3F67" w:rsidRDefault="00A76643" w:rsidP="00A76643">
            <w:pPr>
              <w:rPr>
                <w:rFonts w:eastAsia="DengXian"/>
                <w:color w:val="000000"/>
              </w:rPr>
            </w:pPr>
            <w:r w:rsidRPr="00181DCC">
              <w:rPr>
                <w:rFonts w:eastAsia="DengXian" w:hint="eastAsia"/>
                <w:color w:val="000000"/>
              </w:rPr>
              <w:t xml:space="preserve">GB T 17215.211-2021 </w:t>
            </w:r>
          </w:p>
        </w:tc>
        <w:tc>
          <w:tcPr>
            <w:tcW w:w="4104" w:type="dxa"/>
            <w:vAlign w:val="center"/>
          </w:tcPr>
          <w:p w14:paraId="35BE7858" w14:textId="79137128" w:rsidR="00A76643" w:rsidRPr="005C3F67" w:rsidRDefault="00A76643" w:rsidP="00A76643">
            <w:pPr>
              <w:rPr>
                <w:rFonts w:eastAsia="DengXian"/>
                <w:color w:val="000000"/>
              </w:rPr>
            </w:pPr>
            <w:r w:rsidRPr="00181DCC">
              <w:rPr>
                <w:rFonts w:eastAsia="DengXian" w:hint="eastAsia"/>
                <w:color w:val="000000"/>
              </w:rPr>
              <w:t>电测量设备</w:t>
            </w:r>
            <w:r w:rsidRPr="00181DCC">
              <w:rPr>
                <w:rFonts w:eastAsia="DengXian" w:hint="eastAsia"/>
                <w:color w:val="000000"/>
              </w:rPr>
              <w:t>(</w:t>
            </w:r>
            <w:r w:rsidRPr="00181DCC">
              <w:rPr>
                <w:rFonts w:eastAsia="DengXian" w:hint="eastAsia"/>
                <w:color w:val="000000"/>
              </w:rPr>
              <w:t>交流</w:t>
            </w:r>
            <w:r w:rsidRPr="00181DCC">
              <w:rPr>
                <w:rFonts w:eastAsia="DengXian" w:hint="eastAsia"/>
                <w:color w:val="000000"/>
              </w:rPr>
              <w:t>)</w:t>
            </w:r>
            <w:r w:rsidRPr="00181DCC">
              <w:rPr>
                <w:rFonts w:eastAsia="DengXian" w:hint="eastAsia"/>
                <w:color w:val="000000"/>
              </w:rPr>
              <w:t xml:space="preserve">　通用要求、试验和试验条件　第</w:t>
            </w:r>
            <w:r w:rsidRPr="00181DCC">
              <w:rPr>
                <w:rFonts w:eastAsia="DengXian" w:hint="eastAsia"/>
                <w:color w:val="000000"/>
              </w:rPr>
              <w:t>11</w:t>
            </w:r>
            <w:r w:rsidRPr="00181DCC">
              <w:rPr>
                <w:rFonts w:eastAsia="DengXian" w:hint="eastAsia"/>
                <w:color w:val="000000"/>
              </w:rPr>
              <w:t>部分：测量设备</w:t>
            </w:r>
          </w:p>
        </w:tc>
        <w:tc>
          <w:tcPr>
            <w:tcW w:w="2708" w:type="dxa"/>
          </w:tcPr>
          <w:p w14:paraId="671BA34E" w14:textId="79E90FDA" w:rsidR="00A76643" w:rsidRPr="000A24CF" w:rsidRDefault="00A76643" w:rsidP="00A76643">
            <w:pPr>
              <w:rPr>
                <w:rFonts w:eastAsia="DengXian"/>
                <w:color w:val="000000"/>
              </w:rPr>
            </w:pPr>
            <w:r>
              <w:rPr>
                <w:rFonts w:eastAsia="DengXian" w:hint="eastAsia"/>
                <w:color w:val="000000"/>
              </w:rPr>
              <w:t>参考。以</w:t>
            </w:r>
            <w:r w:rsidRPr="00532BCC">
              <w:rPr>
                <w:rFonts w:eastAsia="DengXian"/>
                <w:color w:val="000000"/>
              </w:rPr>
              <w:t>IEC 62052-11</w:t>
            </w:r>
            <w:r>
              <w:rPr>
                <w:rFonts w:eastAsia="DengXian" w:hint="eastAsia"/>
                <w:color w:val="000000"/>
              </w:rPr>
              <w:t>为准。</w:t>
            </w:r>
          </w:p>
        </w:tc>
      </w:tr>
      <w:tr w:rsidR="00A76643" w14:paraId="6CCDBB0D" w14:textId="77777777" w:rsidTr="00C75C02">
        <w:tc>
          <w:tcPr>
            <w:tcW w:w="2538" w:type="dxa"/>
            <w:vAlign w:val="center"/>
          </w:tcPr>
          <w:p w14:paraId="601B76F4" w14:textId="7D121601" w:rsidR="00A76643" w:rsidRPr="005C3F67" w:rsidRDefault="00A76643" w:rsidP="00A76643">
            <w:pPr>
              <w:rPr>
                <w:rFonts w:eastAsia="DengXian"/>
                <w:color w:val="000000"/>
              </w:rPr>
            </w:pPr>
            <w:r w:rsidRPr="00B77389">
              <w:rPr>
                <w:rFonts w:eastAsia="DengXian" w:hint="eastAsia"/>
                <w:color w:val="000000"/>
              </w:rPr>
              <w:t xml:space="preserve">GB T 17215.321-2021 </w:t>
            </w:r>
          </w:p>
        </w:tc>
        <w:tc>
          <w:tcPr>
            <w:tcW w:w="4104" w:type="dxa"/>
            <w:vAlign w:val="center"/>
          </w:tcPr>
          <w:p w14:paraId="18AF621C" w14:textId="39E30F49" w:rsidR="00A76643" w:rsidRPr="005C3F67" w:rsidRDefault="00A76643" w:rsidP="00A76643">
            <w:pPr>
              <w:rPr>
                <w:rFonts w:eastAsia="DengXian"/>
                <w:color w:val="000000"/>
              </w:rPr>
            </w:pPr>
            <w:r w:rsidRPr="00B77389">
              <w:rPr>
                <w:rFonts w:eastAsia="DengXian" w:hint="eastAsia"/>
                <w:color w:val="000000"/>
              </w:rPr>
              <w:t>电测量设备</w:t>
            </w:r>
            <w:r w:rsidRPr="00B77389">
              <w:rPr>
                <w:rFonts w:eastAsia="DengXian" w:hint="eastAsia"/>
                <w:color w:val="000000"/>
              </w:rPr>
              <w:t>(</w:t>
            </w:r>
            <w:r w:rsidRPr="00B77389">
              <w:rPr>
                <w:rFonts w:eastAsia="DengXian" w:hint="eastAsia"/>
                <w:color w:val="000000"/>
              </w:rPr>
              <w:t>交流</w:t>
            </w:r>
            <w:r w:rsidRPr="00B77389">
              <w:rPr>
                <w:rFonts w:eastAsia="DengXian" w:hint="eastAsia"/>
                <w:color w:val="000000"/>
              </w:rPr>
              <w:t>)</w:t>
            </w:r>
            <w:r w:rsidRPr="00B77389">
              <w:rPr>
                <w:rFonts w:eastAsia="DengXian" w:hint="eastAsia"/>
                <w:color w:val="000000"/>
              </w:rPr>
              <w:t xml:space="preserve">　特殊要求　第</w:t>
            </w:r>
            <w:r w:rsidRPr="00B77389">
              <w:rPr>
                <w:rFonts w:eastAsia="DengXian" w:hint="eastAsia"/>
                <w:color w:val="000000"/>
              </w:rPr>
              <w:t>21</w:t>
            </w:r>
            <w:r w:rsidRPr="00B77389">
              <w:rPr>
                <w:rFonts w:eastAsia="DengXian" w:hint="eastAsia"/>
                <w:color w:val="000000"/>
              </w:rPr>
              <w:t>部分：静止式有功电能表</w:t>
            </w:r>
            <w:r w:rsidRPr="00B77389">
              <w:rPr>
                <w:rFonts w:eastAsia="DengXian" w:hint="eastAsia"/>
                <w:color w:val="000000"/>
              </w:rPr>
              <w:t>(A</w:t>
            </w:r>
            <w:r w:rsidRPr="00B77389">
              <w:rPr>
                <w:rFonts w:eastAsia="DengXian" w:hint="eastAsia"/>
                <w:color w:val="000000"/>
              </w:rPr>
              <w:t>级、</w:t>
            </w:r>
            <w:r w:rsidRPr="00B77389">
              <w:rPr>
                <w:rFonts w:eastAsia="DengXian" w:hint="eastAsia"/>
                <w:color w:val="000000"/>
              </w:rPr>
              <w:t>B</w:t>
            </w:r>
            <w:r w:rsidRPr="00B77389">
              <w:rPr>
                <w:rFonts w:eastAsia="DengXian" w:hint="eastAsia"/>
                <w:color w:val="000000"/>
              </w:rPr>
              <w:t>级、</w:t>
            </w:r>
            <w:r w:rsidRPr="00B77389">
              <w:rPr>
                <w:rFonts w:eastAsia="DengXian" w:hint="eastAsia"/>
                <w:color w:val="000000"/>
              </w:rPr>
              <w:t>C</w:t>
            </w:r>
            <w:r w:rsidRPr="00B77389">
              <w:rPr>
                <w:rFonts w:eastAsia="DengXian" w:hint="eastAsia"/>
                <w:color w:val="000000"/>
              </w:rPr>
              <w:t>级、</w:t>
            </w:r>
            <w:r w:rsidRPr="00B77389">
              <w:rPr>
                <w:rFonts w:eastAsia="DengXian" w:hint="eastAsia"/>
                <w:color w:val="000000"/>
              </w:rPr>
              <w:t>D</w:t>
            </w:r>
            <w:r w:rsidRPr="00B77389">
              <w:rPr>
                <w:rFonts w:eastAsia="DengXian" w:hint="eastAsia"/>
                <w:color w:val="000000"/>
              </w:rPr>
              <w:t>级和</w:t>
            </w:r>
            <w:r w:rsidRPr="00B77389">
              <w:rPr>
                <w:rFonts w:eastAsia="DengXian" w:hint="eastAsia"/>
                <w:color w:val="000000"/>
              </w:rPr>
              <w:t>E</w:t>
            </w:r>
            <w:r w:rsidRPr="00B77389">
              <w:rPr>
                <w:rFonts w:eastAsia="DengXian" w:hint="eastAsia"/>
                <w:color w:val="000000"/>
              </w:rPr>
              <w:t>级</w:t>
            </w:r>
            <w:r w:rsidRPr="00B77389">
              <w:rPr>
                <w:rFonts w:eastAsia="DengXian" w:hint="eastAsia"/>
                <w:color w:val="000000"/>
              </w:rPr>
              <w:t>)</w:t>
            </w:r>
          </w:p>
        </w:tc>
        <w:tc>
          <w:tcPr>
            <w:tcW w:w="2708" w:type="dxa"/>
          </w:tcPr>
          <w:p w14:paraId="1B537C21" w14:textId="56CE4526" w:rsidR="00A76643" w:rsidRPr="000A24CF" w:rsidRDefault="00A76643" w:rsidP="00A76643">
            <w:pPr>
              <w:rPr>
                <w:rFonts w:eastAsia="DengXian"/>
                <w:color w:val="000000"/>
              </w:rPr>
            </w:pPr>
            <w:r>
              <w:rPr>
                <w:rFonts w:eastAsia="DengXian" w:hint="eastAsia"/>
                <w:color w:val="000000"/>
              </w:rPr>
              <w:t>参考以</w:t>
            </w:r>
            <w:r w:rsidRPr="00532BCC">
              <w:rPr>
                <w:rFonts w:eastAsia="DengXian"/>
                <w:color w:val="000000"/>
              </w:rPr>
              <w:t>IEC 62052-</w:t>
            </w:r>
            <w:r>
              <w:rPr>
                <w:rFonts w:eastAsia="DengXian" w:hint="eastAsia"/>
                <w:color w:val="000000"/>
              </w:rPr>
              <w:t>2</w:t>
            </w:r>
            <w:r w:rsidRPr="00532BCC">
              <w:rPr>
                <w:rFonts w:eastAsia="DengXian"/>
                <w:color w:val="000000"/>
              </w:rPr>
              <w:t>1</w:t>
            </w:r>
            <w:r>
              <w:rPr>
                <w:rFonts w:eastAsia="DengXian" w:hint="eastAsia"/>
                <w:color w:val="000000"/>
              </w:rPr>
              <w:t>为准。</w:t>
            </w:r>
          </w:p>
        </w:tc>
      </w:tr>
      <w:tr w:rsidR="00A76643" w14:paraId="4F292F83" w14:textId="77777777" w:rsidTr="00C75C02">
        <w:tc>
          <w:tcPr>
            <w:tcW w:w="2538" w:type="dxa"/>
            <w:vAlign w:val="center"/>
          </w:tcPr>
          <w:p w14:paraId="13739E44" w14:textId="423FB6A5" w:rsidR="00A76643" w:rsidRPr="005C3F67" w:rsidRDefault="00A76643" w:rsidP="00A76643">
            <w:pPr>
              <w:rPr>
                <w:rFonts w:eastAsia="DengXian"/>
                <w:color w:val="000000"/>
              </w:rPr>
            </w:pPr>
            <w:r w:rsidRPr="00271AB9">
              <w:rPr>
                <w:rFonts w:eastAsia="DengXian"/>
                <w:color w:val="000000"/>
              </w:rPr>
              <w:t>IEC 60068-2-1</w:t>
            </w:r>
            <w:r>
              <w:rPr>
                <w:rFonts w:eastAsia="DengXian" w:hint="eastAsia"/>
                <w:color w:val="000000"/>
              </w:rPr>
              <w:t>: 2007</w:t>
            </w:r>
          </w:p>
        </w:tc>
        <w:tc>
          <w:tcPr>
            <w:tcW w:w="4104" w:type="dxa"/>
            <w:vAlign w:val="center"/>
          </w:tcPr>
          <w:p w14:paraId="558B520C" w14:textId="214EAABD" w:rsidR="00A76643" w:rsidRPr="005C3F67" w:rsidRDefault="00A76643" w:rsidP="00A76643">
            <w:pPr>
              <w:rPr>
                <w:rFonts w:eastAsia="DengXian"/>
                <w:color w:val="000000"/>
              </w:rPr>
            </w:pPr>
            <w:r w:rsidRPr="00113E7C">
              <w:rPr>
                <w:rFonts w:eastAsia="DengXian"/>
                <w:color w:val="000000"/>
              </w:rPr>
              <w:t>Environmental testing –</w:t>
            </w:r>
            <w:r>
              <w:rPr>
                <w:rFonts w:eastAsia="DengXian" w:hint="eastAsia"/>
                <w:color w:val="000000"/>
              </w:rPr>
              <w:t xml:space="preserve"> </w:t>
            </w:r>
            <w:r w:rsidRPr="00113E7C">
              <w:rPr>
                <w:rFonts w:eastAsia="DengXian"/>
                <w:color w:val="000000"/>
              </w:rPr>
              <w:t>Part 2-1:</w:t>
            </w:r>
            <w:r>
              <w:rPr>
                <w:rFonts w:eastAsia="DengXian" w:hint="eastAsia"/>
                <w:color w:val="000000"/>
              </w:rPr>
              <w:t xml:space="preserve"> </w:t>
            </w:r>
            <w:r w:rsidRPr="00113E7C">
              <w:rPr>
                <w:rFonts w:eastAsia="DengXian"/>
                <w:color w:val="000000"/>
              </w:rPr>
              <w:t>Tests –</w:t>
            </w:r>
            <w:r>
              <w:rPr>
                <w:rFonts w:eastAsia="DengXian" w:hint="eastAsia"/>
                <w:color w:val="000000"/>
              </w:rPr>
              <w:t xml:space="preserve"> </w:t>
            </w:r>
            <w:r w:rsidRPr="00113E7C">
              <w:rPr>
                <w:rFonts w:eastAsia="DengXian"/>
                <w:color w:val="000000"/>
              </w:rPr>
              <w:t>Test A: Cold</w:t>
            </w:r>
          </w:p>
        </w:tc>
        <w:tc>
          <w:tcPr>
            <w:tcW w:w="2708" w:type="dxa"/>
          </w:tcPr>
          <w:p w14:paraId="5CD76ACD" w14:textId="61F8E37C" w:rsidR="00A76643" w:rsidRPr="000A24CF" w:rsidRDefault="00A76643" w:rsidP="00A76643">
            <w:pPr>
              <w:rPr>
                <w:rFonts w:eastAsia="DengXian"/>
                <w:color w:val="000000"/>
              </w:rPr>
            </w:pPr>
            <w:r w:rsidRPr="00177C6A">
              <w:rPr>
                <w:rFonts w:eastAsia="DengXian" w:hint="eastAsia"/>
                <w:color w:val="000000"/>
              </w:rPr>
              <w:t>参考</w:t>
            </w:r>
          </w:p>
        </w:tc>
      </w:tr>
      <w:tr w:rsidR="00A76643" w14:paraId="3B522E5E" w14:textId="77777777" w:rsidTr="00C75C02">
        <w:tc>
          <w:tcPr>
            <w:tcW w:w="2538" w:type="dxa"/>
            <w:vAlign w:val="center"/>
          </w:tcPr>
          <w:p w14:paraId="78EA6177" w14:textId="243BE92F" w:rsidR="00A76643" w:rsidRPr="005C3F67" w:rsidRDefault="00A76643" w:rsidP="00A76643">
            <w:pPr>
              <w:rPr>
                <w:rFonts w:eastAsia="DengXian"/>
                <w:color w:val="000000"/>
              </w:rPr>
            </w:pPr>
            <w:r w:rsidRPr="00271AB9">
              <w:rPr>
                <w:rFonts w:eastAsia="DengXian"/>
                <w:color w:val="000000"/>
              </w:rPr>
              <w:t>IEC 60068-2-</w:t>
            </w:r>
            <w:r>
              <w:rPr>
                <w:rFonts w:eastAsia="DengXian" w:hint="eastAsia"/>
                <w:color w:val="000000"/>
              </w:rPr>
              <w:t>2: 2007</w:t>
            </w:r>
          </w:p>
        </w:tc>
        <w:tc>
          <w:tcPr>
            <w:tcW w:w="4104" w:type="dxa"/>
            <w:vAlign w:val="center"/>
          </w:tcPr>
          <w:p w14:paraId="52A9FCC7" w14:textId="296D8173" w:rsidR="00A76643" w:rsidRPr="005C3F67" w:rsidRDefault="00A76643" w:rsidP="00A76643">
            <w:pPr>
              <w:rPr>
                <w:rFonts w:eastAsia="DengXian"/>
                <w:color w:val="000000"/>
              </w:rPr>
            </w:pPr>
            <w:r w:rsidRPr="00113E7C">
              <w:rPr>
                <w:rFonts w:eastAsia="DengXian"/>
                <w:color w:val="000000"/>
              </w:rPr>
              <w:t>Environmental testing –</w:t>
            </w:r>
            <w:r>
              <w:rPr>
                <w:rFonts w:eastAsia="DengXian" w:hint="eastAsia"/>
                <w:color w:val="000000"/>
              </w:rPr>
              <w:t xml:space="preserve"> </w:t>
            </w:r>
            <w:r w:rsidRPr="00113E7C">
              <w:rPr>
                <w:rFonts w:eastAsia="DengXian"/>
                <w:color w:val="000000"/>
              </w:rPr>
              <w:t>Part 2-2:</w:t>
            </w:r>
            <w:r>
              <w:rPr>
                <w:rFonts w:eastAsia="DengXian" w:hint="eastAsia"/>
                <w:color w:val="000000"/>
              </w:rPr>
              <w:t xml:space="preserve"> </w:t>
            </w:r>
            <w:r w:rsidRPr="00113E7C">
              <w:rPr>
                <w:rFonts w:eastAsia="DengXian"/>
                <w:color w:val="000000"/>
              </w:rPr>
              <w:t>Tests –</w:t>
            </w:r>
            <w:r>
              <w:rPr>
                <w:rFonts w:eastAsia="DengXian" w:hint="eastAsia"/>
                <w:color w:val="000000"/>
              </w:rPr>
              <w:t xml:space="preserve"> </w:t>
            </w:r>
            <w:r w:rsidRPr="00113E7C">
              <w:rPr>
                <w:rFonts w:eastAsia="DengXian"/>
                <w:color w:val="000000"/>
              </w:rPr>
              <w:t>Test B: Dry heat</w:t>
            </w:r>
          </w:p>
        </w:tc>
        <w:tc>
          <w:tcPr>
            <w:tcW w:w="2708" w:type="dxa"/>
          </w:tcPr>
          <w:p w14:paraId="5E534385" w14:textId="690BD64B" w:rsidR="00A76643" w:rsidRPr="000A24CF" w:rsidRDefault="00A76643" w:rsidP="00A76643">
            <w:pPr>
              <w:rPr>
                <w:rFonts w:eastAsia="DengXian"/>
                <w:color w:val="000000"/>
              </w:rPr>
            </w:pPr>
            <w:r w:rsidRPr="00177C6A">
              <w:rPr>
                <w:rFonts w:eastAsia="DengXian" w:hint="eastAsia"/>
                <w:color w:val="000000"/>
              </w:rPr>
              <w:t>参考</w:t>
            </w:r>
          </w:p>
        </w:tc>
      </w:tr>
      <w:tr w:rsidR="00A76643" w14:paraId="59C44037" w14:textId="77777777" w:rsidTr="00C75C02">
        <w:tc>
          <w:tcPr>
            <w:tcW w:w="2538" w:type="dxa"/>
            <w:vAlign w:val="center"/>
          </w:tcPr>
          <w:p w14:paraId="422320D0" w14:textId="0628D9F6" w:rsidR="00A76643" w:rsidRPr="005C3F67" w:rsidRDefault="00A76643" w:rsidP="00A76643">
            <w:pPr>
              <w:rPr>
                <w:rFonts w:eastAsia="DengXian"/>
                <w:color w:val="000000"/>
              </w:rPr>
            </w:pPr>
            <w:r w:rsidRPr="007203EC">
              <w:rPr>
                <w:rFonts w:eastAsia="DengXian"/>
                <w:color w:val="000000"/>
              </w:rPr>
              <w:t>IEC 61000-4-2</w:t>
            </w:r>
            <w:r w:rsidRPr="00CC72CA">
              <w:rPr>
                <w:rFonts w:eastAsia="DengXian"/>
                <w:color w:val="000000"/>
              </w:rPr>
              <w:t>:2008</w:t>
            </w:r>
          </w:p>
        </w:tc>
        <w:tc>
          <w:tcPr>
            <w:tcW w:w="4104" w:type="dxa"/>
            <w:vAlign w:val="center"/>
          </w:tcPr>
          <w:p w14:paraId="58AEA673" w14:textId="683E5641" w:rsidR="00A76643" w:rsidRPr="005C3F67" w:rsidRDefault="00A76643" w:rsidP="00A76643">
            <w:pPr>
              <w:rPr>
                <w:rFonts w:eastAsia="DengXian"/>
                <w:color w:val="000000"/>
              </w:rPr>
            </w:pPr>
            <w:r w:rsidRPr="007203EC">
              <w:rPr>
                <w:rFonts w:eastAsia="DengXian"/>
                <w:color w:val="000000"/>
              </w:rPr>
              <w:t xml:space="preserve">Electromagnetic compatibility (EMC) </w:t>
            </w:r>
            <w:r w:rsidRPr="007203EC">
              <w:rPr>
                <w:rFonts w:eastAsia="DengXian" w:hint="eastAsia"/>
                <w:color w:val="000000"/>
              </w:rPr>
              <w:t>–</w:t>
            </w:r>
            <w:r w:rsidRPr="007203EC">
              <w:rPr>
                <w:rFonts w:eastAsia="DengXian"/>
                <w:color w:val="000000"/>
              </w:rPr>
              <w:t xml:space="preserve"> Part 4-2: Testing and measurement techniques </w:t>
            </w:r>
            <w:r w:rsidRPr="007203EC">
              <w:rPr>
                <w:rFonts w:eastAsia="DengXian" w:hint="eastAsia"/>
                <w:color w:val="000000"/>
              </w:rPr>
              <w:t>–</w:t>
            </w:r>
            <w:r w:rsidRPr="007203EC">
              <w:rPr>
                <w:rFonts w:eastAsia="DengXian"/>
                <w:color w:val="000000"/>
              </w:rPr>
              <w:t xml:space="preserve"> Electrostatic discharge immunity test</w:t>
            </w:r>
          </w:p>
        </w:tc>
        <w:tc>
          <w:tcPr>
            <w:tcW w:w="2708" w:type="dxa"/>
          </w:tcPr>
          <w:p w14:paraId="3F347048" w14:textId="3A7FFC0B" w:rsidR="00A76643" w:rsidRPr="000A24CF" w:rsidRDefault="00A76643" w:rsidP="00A76643">
            <w:pPr>
              <w:rPr>
                <w:rFonts w:eastAsia="DengXian"/>
                <w:color w:val="000000"/>
              </w:rPr>
            </w:pPr>
            <w:r w:rsidRPr="00177C6A">
              <w:rPr>
                <w:rFonts w:eastAsia="DengXian" w:hint="eastAsia"/>
                <w:color w:val="000000"/>
              </w:rPr>
              <w:t>参考</w:t>
            </w:r>
          </w:p>
        </w:tc>
      </w:tr>
      <w:tr w:rsidR="00A76643" w14:paraId="544D2E9B" w14:textId="77777777" w:rsidTr="00C75C02">
        <w:tc>
          <w:tcPr>
            <w:tcW w:w="2538" w:type="dxa"/>
            <w:vAlign w:val="center"/>
          </w:tcPr>
          <w:p w14:paraId="5AF4F235" w14:textId="77777777" w:rsidR="00A76643" w:rsidRPr="00C239D2" w:rsidRDefault="00A76643" w:rsidP="00A76643">
            <w:pPr>
              <w:rPr>
                <w:rFonts w:eastAsia="DengXian"/>
                <w:color w:val="000000"/>
              </w:rPr>
            </w:pPr>
            <w:r w:rsidRPr="007203EC">
              <w:rPr>
                <w:rFonts w:eastAsia="DengXian"/>
                <w:color w:val="000000"/>
              </w:rPr>
              <w:t>IEC 61000-4-3</w:t>
            </w:r>
            <w:r>
              <w:rPr>
                <w:rFonts w:eastAsia="DengXian"/>
                <w:color w:val="000000"/>
              </w:rPr>
              <w:t xml:space="preserve">: </w:t>
            </w:r>
            <w:r w:rsidRPr="00C239D2">
              <w:rPr>
                <w:rFonts w:eastAsia="DengXian"/>
                <w:color w:val="000000"/>
              </w:rPr>
              <w:t>2006+A1:2007</w:t>
            </w:r>
          </w:p>
          <w:p w14:paraId="1FE55869" w14:textId="01FCCEA6" w:rsidR="00A76643" w:rsidRPr="005C3F67" w:rsidRDefault="00A76643" w:rsidP="00A76643">
            <w:pPr>
              <w:rPr>
                <w:rFonts w:eastAsia="DengXian"/>
                <w:color w:val="000000"/>
              </w:rPr>
            </w:pPr>
            <w:r w:rsidRPr="00C239D2">
              <w:rPr>
                <w:rFonts w:eastAsia="DengXian"/>
                <w:color w:val="000000"/>
              </w:rPr>
              <w:t>+A2:2010</w:t>
            </w:r>
          </w:p>
        </w:tc>
        <w:tc>
          <w:tcPr>
            <w:tcW w:w="4104" w:type="dxa"/>
            <w:vAlign w:val="center"/>
          </w:tcPr>
          <w:p w14:paraId="3C7D6C7E" w14:textId="5A905F4A" w:rsidR="00A76643" w:rsidRPr="005C3F67" w:rsidRDefault="00A76643" w:rsidP="00A76643">
            <w:pPr>
              <w:rPr>
                <w:rFonts w:eastAsia="DengXian"/>
                <w:color w:val="000000"/>
              </w:rPr>
            </w:pPr>
            <w:r w:rsidRPr="007203EC">
              <w:rPr>
                <w:rFonts w:eastAsia="DengXian"/>
                <w:color w:val="000000"/>
              </w:rPr>
              <w:t xml:space="preserve">Electromagnetic compatibility (EMC) </w:t>
            </w:r>
            <w:r w:rsidRPr="007203EC">
              <w:rPr>
                <w:rFonts w:eastAsia="DengXian" w:hint="eastAsia"/>
                <w:color w:val="000000"/>
              </w:rPr>
              <w:t>–</w:t>
            </w:r>
            <w:r w:rsidRPr="007203EC">
              <w:rPr>
                <w:rFonts w:eastAsia="DengXian"/>
                <w:color w:val="000000"/>
              </w:rPr>
              <w:t xml:space="preserve"> Part 4-3: Testing and measurement techniques </w:t>
            </w:r>
            <w:r w:rsidRPr="007203EC">
              <w:rPr>
                <w:rFonts w:eastAsia="DengXian" w:hint="eastAsia"/>
                <w:color w:val="000000"/>
              </w:rPr>
              <w:t>–</w:t>
            </w:r>
            <w:r w:rsidRPr="007203EC">
              <w:rPr>
                <w:rFonts w:eastAsia="DengXian"/>
                <w:color w:val="000000"/>
              </w:rPr>
              <w:t xml:space="preserve"> Radiated, radio-frequency, electromagnetic field immunity test</w:t>
            </w:r>
          </w:p>
        </w:tc>
        <w:tc>
          <w:tcPr>
            <w:tcW w:w="2708" w:type="dxa"/>
          </w:tcPr>
          <w:p w14:paraId="32B7E807" w14:textId="6FA4816F" w:rsidR="00A76643" w:rsidRPr="000A24CF" w:rsidRDefault="00A76643" w:rsidP="00A76643">
            <w:pPr>
              <w:rPr>
                <w:rFonts w:eastAsia="DengXian"/>
                <w:color w:val="000000"/>
              </w:rPr>
            </w:pPr>
            <w:r w:rsidRPr="00177C6A">
              <w:rPr>
                <w:rFonts w:eastAsia="DengXian" w:hint="eastAsia"/>
                <w:color w:val="000000"/>
              </w:rPr>
              <w:t>参考</w:t>
            </w:r>
          </w:p>
        </w:tc>
      </w:tr>
      <w:tr w:rsidR="00A76643" w14:paraId="1672BF4A" w14:textId="77777777" w:rsidTr="00C75C02">
        <w:tc>
          <w:tcPr>
            <w:tcW w:w="2538" w:type="dxa"/>
            <w:vAlign w:val="center"/>
          </w:tcPr>
          <w:p w14:paraId="0B507833" w14:textId="15067138" w:rsidR="00A76643" w:rsidRPr="005C3F67" w:rsidRDefault="00A76643" w:rsidP="00A76643">
            <w:pPr>
              <w:rPr>
                <w:rFonts w:eastAsia="DengXian"/>
                <w:color w:val="000000"/>
              </w:rPr>
            </w:pPr>
            <w:r w:rsidRPr="007203EC">
              <w:rPr>
                <w:rFonts w:eastAsia="DengXian"/>
                <w:color w:val="000000"/>
              </w:rPr>
              <w:t>IEC 61000-4-4</w:t>
            </w:r>
            <w:r w:rsidRPr="00CC72CA">
              <w:rPr>
                <w:rFonts w:eastAsia="DengXian"/>
                <w:color w:val="000000"/>
              </w:rPr>
              <w:t>:2012</w:t>
            </w:r>
          </w:p>
        </w:tc>
        <w:tc>
          <w:tcPr>
            <w:tcW w:w="4104" w:type="dxa"/>
            <w:vAlign w:val="center"/>
          </w:tcPr>
          <w:p w14:paraId="291FF7CC" w14:textId="3332286B" w:rsidR="00A76643" w:rsidRPr="005C3F67" w:rsidRDefault="00A76643" w:rsidP="00A76643">
            <w:pPr>
              <w:rPr>
                <w:rFonts w:eastAsia="DengXian"/>
                <w:color w:val="000000"/>
              </w:rPr>
            </w:pPr>
            <w:r w:rsidRPr="007203EC">
              <w:rPr>
                <w:rFonts w:eastAsia="DengXian"/>
                <w:color w:val="000000"/>
              </w:rPr>
              <w:t xml:space="preserve">Electromagnetic compatibility (EMC) </w:t>
            </w:r>
            <w:r w:rsidRPr="007203EC">
              <w:rPr>
                <w:rFonts w:eastAsia="DengXian" w:hint="eastAsia"/>
                <w:color w:val="000000"/>
              </w:rPr>
              <w:t>–</w:t>
            </w:r>
            <w:r w:rsidRPr="007203EC">
              <w:rPr>
                <w:rFonts w:eastAsia="DengXian"/>
                <w:color w:val="000000"/>
              </w:rPr>
              <w:t xml:space="preserve"> Part 4-4: Testing and measurement techniques </w:t>
            </w:r>
            <w:r w:rsidRPr="007203EC">
              <w:rPr>
                <w:rFonts w:eastAsia="DengXian" w:hint="eastAsia"/>
                <w:color w:val="000000"/>
              </w:rPr>
              <w:t>–</w:t>
            </w:r>
            <w:r w:rsidRPr="007203EC">
              <w:rPr>
                <w:rFonts w:eastAsia="DengXian"/>
                <w:color w:val="000000"/>
              </w:rPr>
              <w:t xml:space="preserve"> Electrical fast transient/burst immunity test</w:t>
            </w:r>
          </w:p>
        </w:tc>
        <w:tc>
          <w:tcPr>
            <w:tcW w:w="2708" w:type="dxa"/>
          </w:tcPr>
          <w:p w14:paraId="4A721A96" w14:textId="264557C1" w:rsidR="00A76643" w:rsidRPr="000A24CF" w:rsidRDefault="00A76643" w:rsidP="00A76643">
            <w:pPr>
              <w:rPr>
                <w:rFonts w:eastAsia="DengXian"/>
                <w:color w:val="000000"/>
              </w:rPr>
            </w:pPr>
            <w:r w:rsidRPr="00177C6A">
              <w:rPr>
                <w:rFonts w:eastAsia="DengXian" w:hint="eastAsia"/>
                <w:color w:val="000000"/>
              </w:rPr>
              <w:t>参考</w:t>
            </w:r>
          </w:p>
        </w:tc>
      </w:tr>
      <w:tr w:rsidR="00A76643" w14:paraId="3BF47FA3" w14:textId="77777777" w:rsidTr="00C75C02">
        <w:tc>
          <w:tcPr>
            <w:tcW w:w="2538" w:type="dxa"/>
            <w:vAlign w:val="center"/>
          </w:tcPr>
          <w:p w14:paraId="47C5ECB5" w14:textId="4D445A82" w:rsidR="00A76643" w:rsidRPr="005C3F67" w:rsidRDefault="00A76643" w:rsidP="00A76643">
            <w:pPr>
              <w:rPr>
                <w:rFonts w:eastAsia="DengXian"/>
                <w:color w:val="000000"/>
              </w:rPr>
            </w:pPr>
            <w:r w:rsidRPr="007203EC">
              <w:rPr>
                <w:rFonts w:eastAsia="DengXian"/>
                <w:color w:val="000000"/>
              </w:rPr>
              <w:t>IEC 61000-4-5</w:t>
            </w:r>
            <w:r w:rsidRPr="00A33B22">
              <w:rPr>
                <w:rFonts w:eastAsia="DengXian"/>
                <w:color w:val="000000"/>
              </w:rPr>
              <w:t>:2014+AMD1:2017 CSV</w:t>
            </w:r>
          </w:p>
        </w:tc>
        <w:tc>
          <w:tcPr>
            <w:tcW w:w="4104" w:type="dxa"/>
            <w:vAlign w:val="center"/>
          </w:tcPr>
          <w:p w14:paraId="0F16AFD4" w14:textId="52510D6F" w:rsidR="00A76643" w:rsidRPr="005C3F67" w:rsidRDefault="00A76643" w:rsidP="00A76643">
            <w:pPr>
              <w:rPr>
                <w:rFonts w:eastAsia="DengXian"/>
                <w:color w:val="000000"/>
              </w:rPr>
            </w:pPr>
            <w:r w:rsidRPr="007203EC">
              <w:rPr>
                <w:rFonts w:eastAsia="DengXian"/>
                <w:color w:val="000000"/>
              </w:rPr>
              <w:t xml:space="preserve">Electromagnetic compatibility (EMC) </w:t>
            </w:r>
            <w:r w:rsidRPr="007203EC">
              <w:rPr>
                <w:rFonts w:eastAsia="DengXian" w:hint="eastAsia"/>
                <w:color w:val="000000"/>
              </w:rPr>
              <w:t>–</w:t>
            </w:r>
            <w:r w:rsidRPr="007203EC">
              <w:rPr>
                <w:rFonts w:eastAsia="DengXian"/>
                <w:color w:val="000000"/>
              </w:rPr>
              <w:t xml:space="preserve"> Part 4-5: Testing and measurement techniques </w:t>
            </w:r>
            <w:r w:rsidRPr="007203EC">
              <w:rPr>
                <w:rFonts w:eastAsia="DengXian" w:hint="eastAsia"/>
                <w:color w:val="000000"/>
              </w:rPr>
              <w:t>–</w:t>
            </w:r>
            <w:r w:rsidRPr="007203EC">
              <w:rPr>
                <w:rFonts w:eastAsia="DengXian"/>
                <w:color w:val="000000"/>
              </w:rPr>
              <w:t xml:space="preserve"> Surge immunity test</w:t>
            </w:r>
          </w:p>
        </w:tc>
        <w:tc>
          <w:tcPr>
            <w:tcW w:w="2708" w:type="dxa"/>
          </w:tcPr>
          <w:p w14:paraId="746403D9" w14:textId="0A7D3DDC" w:rsidR="00A76643" w:rsidRPr="000A24CF" w:rsidRDefault="00A76643" w:rsidP="00A76643">
            <w:pPr>
              <w:rPr>
                <w:rFonts w:eastAsia="DengXian"/>
                <w:color w:val="000000"/>
              </w:rPr>
            </w:pPr>
            <w:r w:rsidRPr="00177C6A">
              <w:rPr>
                <w:rFonts w:eastAsia="DengXian" w:hint="eastAsia"/>
                <w:color w:val="000000"/>
              </w:rPr>
              <w:t>参考</w:t>
            </w:r>
          </w:p>
        </w:tc>
      </w:tr>
      <w:tr w:rsidR="00A76643" w14:paraId="21FA9383" w14:textId="77777777" w:rsidTr="00C75C02">
        <w:tc>
          <w:tcPr>
            <w:tcW w:w="2538" w:type="dxa"/>
            <w:vAlign w:val="center"/>
          </w:tcPr>
          <w:p w14:paraId="019FB719" w14:textId="01BACEEF" w:rsidR="00A76643" w:rsidRPr="005C3F67" w:rsidRDefault="00A76643" w:rsidP="00A76643">
            <w:pPr>
              <w:rPr>
                <w:rFonts w:eastAsia="DengXian"/>
                <w:color w:val="000000"/>
              </w:rPr>
            </w:pPr>
            <w:r w:rsidRPr="007203EC">
              <w:rPr>
                <w:rFonts w:eastAsia="DengXian"/>
                <w:color w:val="000000"/>
              </w:rPr>
              <w:t>IEC 61000-4-6</w:t>
            </w:r>
            <w:r w:rsidRPr="00910916">
              <w:rPr>
                <w:rFonts w:eastAsia="DengXian"/>
                <w:color w:val="000000"/>
              </w:rPr>
              <w:t>:2013</w:t>
            </w:r>
          </w:p>
        </w:tc>
        <w:tc>
          <w:tcPr>
            <w:tcW w:w="4104" w:type="dxa"/>
            <w:vAlign w:val="center"/>
          </w:tcPr>
          <w:p w14:paraId="673FF26D" w14:textId="76A1482A" w:rsidR="00A76643" w:rsidRPr="005C3F67" w:rsidRDefault="00A76643" w:rsidP="00A76643">
            <w:pPr>
              <w:rPr>
                <w:rFonts w:eastAsia="DengXian"/>
                <w:color w:val="000000"/>
              </w:rPr>
            </w:pPr>
            <w:r w:rsidRPr="007203EC">
              <w:rPr>
                <w:rFonts w:eastAsia="DengXian"/>
                <w:color w:val="000000"/>
              </w:rPr>
              <w:t>ELECTROMAGNETIC COMPATIBILITY (EMC) - PART 4-6: TESTING AND MEASUREMENT TECHNIQUES - IMMUNITY TO CONDUCTED DISTURBANCES, INDUCED BY RADIO-FREQUENCY FIELDS</w:t>
            </w:r>
          </w:p>
        </w:tc>
        <w:tc>
          <w:tcPr>
            <w:tcW w:w="2708" w:type="dxa"/>
          </w:tcPr>
          <w:p w14:paraId="1B443038" w14:textId="245A6CF2" w:rsidR="00A76643" w:rsidRPr="000A24CF" w:rsidRDefault="00A76643" w:rsidP="00A76643">
            <w:pPr>
              <w:rPr>
                <w:rFonts w:eastAsia="DengXian"/>
                <w:color w:val="000000"/>
              </w:rPr>
            </w:pPr>
            <w:r w:rsidRPr="00177C6A">
              <w:rPr>
                <w:rFonts w:eastAsia="DengXian" w:hint="eastAsia"/>
                <w:color w:val="000000"/>
              </w:rPr>
              <w:t>参考</w:t>
            </w:r>
          </w:p>
        </w:tc>
      </w:tr>
      <w:tr w:rsidR="00A76643" w14:paraId="0F248EFB" w14:textId="77777777" w:rsidTr="00C75C02">
        <w:tc>
          <w:tcPr>
            <w:tcW w:w="2538" w:type="dxa"/>
            <w:vAlign w:val="center"/>
          </w:tcPr>
          <w:p w14:paraId="50668822" w14:textId="3C1249DE" w:rsidR="00A76643" w:rsidRPr="005C3F67" w:rsidRDefault="00A76643" w:rsidP="00A76643">
            <w:pPr>
              <w:rPr>
                <w:rFonts w:eastAsia="DengXian"/>
                <w:color w:val="000000"/>
              </w:rPr>
            </w:pPr>
            <w:r w:rsidRPr="007203EC">
              <w:rPr>
                <w:rFonts w:eastAsia="DengXian"/>
                <w:color w:val="000000"/>
              </w:rPr>
              <w:t>IEC 61000-4-8</w:t>
            </w:r>
            <w:r w:rsidRPr="00910916">
              <w:rPr>
                <w:rFonts w:eastAsia="DengXian"/>
                <w:color w:val="000000"/>
              </w:rPr>
              <w:t>:2009</w:t>
            </w:r>
          </w:p>
        </w:tc>
        <w:tc>
          <w:tcPr>
            <w:tcW w:w="4104" w:type="dxa"/>
            <w:vAlign w:val="center"/>
          </w:tcPr>
          <w:p w14:paraId="088161FD" w14:textId="24A8AE34" w:rsidR="00A76643" w:rsidRPr="005C3F67" w:rsidRDefault="00A76643" w:rsidP="00A76643">
            <w:pPr>
              <w:rPr>
                <w:rFonts w:eastAsia="DengXian"/>
                <w:color w:val="000000"/>
              </w:rPr>
            </w:pPr>
            <w:r w:rsidRPr="007203EC">
              <w:rPr>
                <w:rFonts w:eastAsia="DengXian"/>
                <w:color w:val="000000"/>
              </w:rPr>
              <w:t xml:space="preserve">Electromagnetic compatibility (EMC) </w:t>
            </w:r>
            <w:r w:rsidRPr="007203EC">
              <w:rPr>
                <w:rFonts w:eastAsia="DengXian" w:hint="eastAsia"/>
                <w:color w:val="000000"/>
              </w:rPr>
              <w:t>–</w:t>
            </w:r>
            <w:r w:rsidRPr="007203EC">
              <w:rPr>
                <w:rFonts w:eastAsia="DengXian"/>
                <w:color w:val="000000"/>
              </w:rPr>
              <w:t xml:space="preserve"> Part 4-8: Testing and measurement techniques </w:t>
            </w:r>
            <w:r w:rsidRPr="007203EC">
              <w:rPr>
                <w:rFonts w:eastAsia="DengXian" w:hint="eastAsia"/>
                <w:color w:val="000000"/>
              </w:rPr>
              <w:t>–</w:t>
            </w:r>
            <w:r w:rsidRPr="007203EC">
              <w:rPr>
                <w:rFonts w:eastAsia="DengXian"/>
                <w:color w:val="000000"/>
              </w:rPr>
              <w:t xml:space="preserve"> Power frequency magnetic field immunity test</w:t>
            </w:r>
          </w:p>
        </w:tc>
        <w:tc>
          <w:tcPr>
            <w:tcW w:w="2708" w:type="dxa"/>
          </w:tcPr>
          <w:p w14:paraId="6698CE05" w14:textId="762FD196" w:rsidR="00A76643" w:rsidRPr="000A24CF" w:rsidRDefault="00A76643" w:rsidP="00A76643">
            <w:pPr>
              <w:rPr>
                <w:rFonts w:eastAsia="DengXian"/>
                <w:color w:val="000000"/>
              </w:rPr>
            </w:pPr>
            <w:r w:rsidRPr="00177C6A">
              <w:rPr>
                <w:rFonts w:eastAsia="DengXian" w:hint="eastAsia"/>
                <w:color w:val="000000"/>
              </w:rPr>
              <w:t>参考</w:t>
            </w:r>
          </w:p>
        </w:tc>
      </w:tr>
      <w:tr w:rsidR="00A76643" w14:paraId="37077942" w14:textId="77777777" w:rsidTr="00C75C02">
        <w:tc>
          <w:tcPr>
            <w:tcW w:w="2538" w:type="dxa"/>
            <w:vAlign w:val="center"/>
          </w:tcPr>
          <w:p w14:paraId="2D4BF65D" w14:textId="23885963" w:rsidR="00A76643" w:rsidRPr="005C3F67" w:rsidRDefault="00A76643" w:rsidP="00A76643">
            <w:pPr>
              <w:rPr>
                <w:rFonts w:eastAsia="DengXian"/>
                <w:color w:val="000000"/>
              </w:rPr>
            </w:pPr>
            <w:r w:rsidRPr="002D70B4">
              <w:rPr>
                <w:rFonts w:eastAsia="DengXian"/>
                <w:color w:val="000000"/>
              </w:rPr>
              <w:t>IEC 61000-4-11</w:t>
            </w:r>
            <w:r>
              <w:rPr>
                <w:rFonts w:eastAsia="DengXian"/>
                <w:color w:val="000000"/>
              </w:rPr>
              <w:t xml:space="preserve">: </w:t>
            </w:r>
            <w:r w:rsidRPr="00B10EDF">
              <w:rPr>
                <w:rFonts w:eastAsia="DengXian"/>
                <w:color w:val="000000"/>
              </w:rPr>
              <w:t>2004+AMD1:2017 CSV</w:t>
            </w:r>
          </w:p>
        </w:tc>
        <w:tc>
          <w:tcPr>
            <w:tcW w:w="4104" w:type="dxa"/>
            <w:vAlign w:val="center"/>
          </w:tcPr>
          <w:p w14:paraId="563718B6" w14:textId="40D9E20A" w:rsidR="00A76643" w:rsidRPr="005C3F67" w:rsidRDefault="00A76643" w:rsidP="00A76643">
            <w:pPr>
              <w:rPr>
                <w:rFonts w:eastAsia="DengXian"/>
                <w:color w:val="000000"/>
              </w:rPr>
            </w:pPr>
            <w:r w:rsidRPr="002D70B4">
              <w:rPr>
                <w:rFonts w:eastAsia="DengXian"/>
                <w:color w:val="000000"/>
              </w:rPr>
              <w:t>ELECTROMAGNETIC COMPATIBILITY (EMC) – Part 4-11: Testing and measurement techniques – Voltage dips, short interruptions and voltage variations immunity tests</w:t>
            </w:r>
          </w:p>
        </w:tc>
        <w:tc>
          <w:tcPr>
            <w:tcW w:w="2708" w:type="dxa"/>
          </w:tcPr>
          <w:p w14:paraId="1ABBF089" w14:textId="01C16085" w:rsidR="00A76643" w:rsidRPr="000A24CF" w:rsidRDefault="00A76643" w:rsidP="00A76643">
            <w:pPr>
              <w:rPr>
                <w:rFonts w:eastAsia="DengXian"/>
                <w:color w:val="000000"/>
              </w:rPr>
            </w:pPr>
            <w:r w:rsidRPr="00177C6A">
              <w:rPr>
                <w:rFonts w:eastAsia="DengXian" w:hint="eastAsia"/>
                <w:color w:val="000000"/>
              </w:rPr>
              <w:t>参考</w:t>
            </w:r>
          </w:p>
        </w:tc>
      </w:tr>
      <w:tr w:rsidR="00A76643" w14:paraId="096ACA52" w14:textId="77777777" w:rsidTr="00C75C02">
        <w:tc>
          <w:tcPr>
            <w:tcW w:w="2538" w:type="dxa"/>
            <w:vAlign w:val="center"/>
          </w:tcPr>
          <w:p w14:paraId="003FDCA7" w14:textId="72A07B58" w:rsidR="00A76643" w:rsidRPr="005C3F67" w:rsidRDefault="00A76643" w:rsidP="00A76643">
            <w:pPr>
              <w:rPr>
                <w:rFonts w:eastAsia="DengXian"/>
                <w:color w:val="000000"/>
              </w:rPr>
            </w:pPr>
            <w:r w:rsidRPr="0002490D">
              <w:rPr>
                <w:rFonts w:eastAsia="DengXian"/>
                <w:color w:val="000000"/>
              </w:rPr>
              <w:t>IEC 61000-4-19: 2014</w:t>
            </w:r>
          </w:p>
        </w:tc>
        <w:tc>
          <w:tcPr>
            <w:tcW w:w="4104" w:type="dxa"/>
            <w:vAlign w:val="center"/>
          </w:tcPr>
          <w:p w14:paraId="2D00B488" w14:textId="11A8E58C" w:rsidR="00A76643" w:rsidRPr="005C3F67" w:rsidRDefault="00A76643" w:rsidP="00A76643">
            <w:pPr>
              <w:rPr>
                <w:rFonts w:eastAsia="DengXian"/>
                <w:color w:val="000000"/>
              </w:rPr>
            </w:pPr>
            <w:r w:rsidRPr="00E0254F">
              <w:rPr>
                <w:rFonts w:eastAsia="DengXian"/>
                <w:color w:val="000000"/>
              </w:rPr>
              <w:t>Electromagnetic compatibility (EMC) – Part 4-19: Testing and measurement techniques – Test for immunity to conducted, differential mode disturbances and signalling in the frequency range 2 kHz to 150 kHz at a.c. power ports</w:t>
            </w:r>
          </w:p>
        </w:tc>
        <w:tc>
          <w:tcPr>
            <w:tcW w:w="2708" w:type="dxa"/>
          </w:tcPr>
          <w:p w14:paraId="0F1A924A" w14:textId="177AD8BF" w:rsidR="00A76643" w:rsidRPr="000A24CF" w:rsidRDefault="00A76643" w:rsidP="00A76643">
            <w:pPr>
              <w:rPr>
                <w:rFonts w:eastAsia="DengXian"/>
                <w:color w:val="000000"/>
              </w:rPr>
            </w:pPr>
            <w:r w:rsidRPr="00177C6A">
              <w:rPr>
                <w:rFonts w:eastAsia="DengXian" w:hint="eastAsia"/>
                <w:color w:val="000000"/>
              </w:rPr>
              <w:t>参考</w:t>
            </w:r>
          </w:p>
        </w:tc>
      </w:tr>
      <w:tr w:rsidR="00A76643" w14:paraId="31B47255" w14:textId="77777777" w:rsidTr="00C75C02">
        <w:tc>
          <w:tcPr>
            <w:tcW w:w="2538" w:type="dxa"/>
            <w:vAlign w:val="center"/>
          </w:tcPr>
          <w:p w14:paraId="2A14A657" w14:textId="5ED9C34B" w:rsidR="00A76643" w:rsidRPr="005C3F67" w:rsidRDefault="00A76643" w:rsidP="00A76643">
            <w:pPr>
              <w:rPr>
                <w:rFonts w:eastAsia="DengXian"/>
                <w:color w:val="000000"/>
              </w:rPr>
            </w:pPr>
            <w:r w:rsidRPr="00EE5724">
              <w:rPr>
                <w:rFonts w:eastAsia="DengXian"/>
                <w:color w:val="000000"/>
              </w:rPr>
              <w:lastRenderedPageBreak/>
              <w:t>IEC 61000-4-20: 20</w:t>
            </w:r>
            <w:r>
              <w:rPr>
                <w:rFonts w:eastAsia="DengXian" w:hint="eastAsia"/>
                <w:color w:val="000000"/>
              </w:rPr>
              <w:t>22</w:t>
            </w:r>
          </w:p>
        </w:tc>
        <w:tc>
          <w:tcPr>
            <w:tcW w:w="4104" w:type="dxa"/>
            <w:vAlign w:val="center"/>
          </w:tcPr>
          <w:p w14:paraId="6325FF04" w14:textId="77777777" w:rsidR="00A76643" w:rsidRPr="00AF760D" w:rsidRDefault="00A76643" w:rsidP="00A76643">
            <w:pPr>
              <w:rPr>
                <w:rFonts w:eastAsia="DengXian"/>
                <w:color w:val="000000"/>
              </w:rPr>
            </w:pPr>
            <w:r w:rsidRPr="00AF760D">
              <w:rPr>
                <w:rFonts w:eastAsia="DengXian"/>
                <w:color w:val="000000"/>
              </w:rPr>
              <w:t>Electromagnetic compatibility (EMC) –</w:t>
            </w:r>
          </w:p>
          <w:p w14:paraId="43B53670" w14:textId="77777777" w:rsidR="00A76643" w:rsidRPr="00AF760D" w:rsidRDefault="00A76643" w:rsidP="00A76643">
            <w:pPr>
              <w:rPr>
                <w:rFonts w:eastAsia="DengXian"/>
                <w:color w:val="000000"/>
              </w:rPr>
            </w:pPr>
            <w:r w:rsidRPr="00AF760D">
              <w:rPr>
                <w:rFonts w:eastAsia="DengXian"/>
                <w:color w:val="000000"/>
              </w:rPr>
              <w:t>Part 4-20: Testing and measurement techniques – Emission and immunity</w:t>
            </w:r>
          </w:p>
          <w:p w14:paraId="753E1AF7" w14:textId="19F63571" w:rsidR="00A76643" w:rsidRPr="005C3F67" w:rsidRDefault="00A76643" w:rsidP="00A76643">
            <w:pPr>
              <w:rPr>
                <w:rFonts w:eastAsia="DengXian"/>
                <w:color w:val="000000"/>
              </w:rPr>
            </w:pPr>
            <w:r w:rsidRPr="00AF760D">
              <w:rPr>
                <w:rFonts w:eastAsia="DengXian"/>
                <w:color w:val="000000"/>
              </w:rPr>
              <w:t>testing in transverse electromagnetic (TEM) waveguides</w:t>
            </w:r>
          </w:p>
        </w:tc>
        <w:tc>
          <w:tcPr>
            <w:tcW w:w="2708" w:type="dxa"/>
          </w:tcPr>
          <w:p w14:paraId="6A9D5AE2" w14:textId="156CDFDC" w:rsidR="00A76643" w:rsidRPr="000A24CF" w:rsidRDefault="00A76643" w:rsidP="00A76643">
            <w:pPr>
              <w:rPr>
                <w:rFonts w:eastAsia="DengXian"/>
                <w:color w:val="000000"/>
              </w:rPr>
            </w:pPr>
            <w:r w:rsidRPr="00177C6A">
              <w:rPr>
                <w:rFonts w:eastAsia="DengXian" w:hint="eastAsia"/>
                <w:color w:val="000000"/>
              </w:rPr>
              <w:t>参考</w:t>
            </w:r>
          </w:p>
        </w:tc>
      </w:tr>
      <w:tr w:rsidR="00A76643" w14:paraId="26BD6BA8" w14:textId="77777777" w:rsidTr="00C75C02">
        <w:tc>
          <w:tcPr>
            <w:tcW w:w="2538" w:type="dxa"/>
            <w:vAlign w:val="center"/>
          </w:tcPr>
          <w:p w14:paraId="18601406" w14:textId="0CD4AA0E" w:rsidR="00A76643" w:rsidRPr="005C3F67" w:rsidRDefault="00A76643" w:rsidP="00A76643">
            <w:pPr>
              <w:rPr>
                <w:rFonts w:eastAsia="DengXian"/>
                <w:color w:val="000000"/>
              </w:rPr>
            </w:pPr>
            <w:r w:rsidRPr="007203EC">
              <w:rPr>
                <w:rFonts w:eastAsia="DengXian"/>
                <w:color w:val="000000"/>
              </w:rPr>
              <w:t>IEC 61131-2:2017</w:t>
            </w:r>
          </w:p>
        </w:tc>
        <w:tc>
          <w:tcPr>
            <w:tcW w:w="4104" w:type="dxa"/>
            <w:vAlign w:val="center"/>
          </w:tcPr>
          <w:p w14:paraId="38ECF928" w14:textId="558C983A" w:rsidR="00A76643" w:rsidRPr="005C3F67" w:rsidRDefault="00A76643" w:rsidP="00A76643">
            <w:pPr>
              <w:rPr>
                <w:rFonts w:eastAsia="DengXian"/>
                <w:color w:val="000000"/>
              </w:rPr>
            </w:pPr>
            <w:r w:rsidRPr="007203EC">
              <w:rPr>
                <w:rFonts w:eastAsia="DengXian"/>
                <w:color w:val="000000"/>
              </w:rPr>
              <w:t xml:space="preserve">Industrial-process measurement and control </w:t>
            </w:r>
            <w:r w:rsidRPr="007203EC">
              <w:rPr>
                <w:rFonts w:eastAsia="DengXian" w:hint="eastAsia"/>
                <w:color w:val="000000"/>
              </w:rPr>
              <w:t>–</w:t>
            </w:r>
            <w:r w:rsidRPr="007203EC">
              <w:rPr>
                <w:rFonts w:eastAsia="DengXian"/>
                <w:color w:val="000000"/>
              </w:rPr>
              <w:t xml:space="preserve"> Programmable controllers </w:t>
            </w:r>
            <w:r w:rsidRPr="007203EC">
              <w:rPr>
                <w:rFonts w:eastAsia="DengXian" w:hint="eastAsia"/>
                <w:color w:val="000000"/>
              </w:rPr>
              <w:t>–</w:t>
            </w:r>
            <w:r w:rsidRPr="007203EC">
              <w:rPr>
                <w:rFonts w:eastAsia="DengXian"/>
                <w:color w:val="000000"/>
              </w:rPr>
              <w:t xml:space="preserve"> Part 2: Equipment requirements and tests</w:t>
            </w:r>
          </w:p>
        </w:tc>
        <w:tc>
          <w:tcPr>
            <w:tcW w:w="2708" w:type="dxa"/>
          </w:tcPr>
          <w:p w14:paraId="761F383D" w14:textId="0DB8CB4E" w:rsidR="00A76643" w:rsidRPr="000A24CF" w:rsidRDefault="00A76643" w:rsidP="00A76643">
            <w:pPr>
              <w:rPr>
                <w:rFonts w:eastAsia="DengXian"/>
                <w:color w:val="000000"/>
              </w:rPr>
            </w:pPr>
            <w:r w:rsidRPr="00177C6A">
              <w:rPr>
                <w:rFonts w:eastAsia="DengXian" w:hint="eastAsia"/>
                <w:color w:val="000000"/>
              </w:rPr>
              <w:t>参考</w:t>
            </w:r>
          </w:p>
        </w:tc>
      </w:tr>
      <w:tr w:rsidR="00A76643" w14:paraId="4ABD4A3B" w14:textId="77777777" w:rsidTr="00C75C02">
        <w:tc>
          <w:tcPr>
            <w:tcW w:w="2538" w:type="dxa"/>
            <w:vAlign w:val="center"/>
          </w:tcPr>
          <w:p w14:paraId="4810D2F7" w14:textId="055C27D6" w:rsidR="00A76643" w:rsidRPr="005C3F67" w:rsidRDefault="00A76643" w:rsidP="00A76643">
            <w:pPr>
              <w:rPr>
                <w:rFonts w:eastAsia="DengXian"/>
                <w:color w:val="000000"/>
              </w:rPr>
            </w:pPr>
            <w:r w:rsidRPr="007203EC">
              <w:rPr>
                <w:rFonts w:eastAsia="DengXian"/>
                <w:color w:val="000000"/>
              </w:rPr>
              <w:t>IEC 61326-1:2012</w:t>
            </w:r>
          </w:p>
        </w:tc>
        <w:tc>
          <w:tcPr>
            <w:tcW w:w="4104" w:type="dxa"/>
            <w:vAlign w:val="center"/>
          </w:tcPr>
          <w:p w14:paraId="487A2E9D" w14:textId="3B70EE92" w:rsidR="00A76643" w:rsidRPr="005C3F67" w:rsidRDefault="00A76643" w:rsidP="00A76643">
            <w:pPr>
              <w:rPr>
                <w:rFonts w:eastAsia="DengXian"/>
                <w:color w:val="000000"/>
              </w:rPr>
            </w:pPr>
            <w:r w:rsidRPr="007203EC">
              <w:rPr>
                <w:rFonts w:eastAsia="DengXian"/>
                <w:color w:val="000000"/>
              </w:rPr>
              <w:t>Electrical Equipment For Measurement, Control And Laboratory Use - EMC Requirements - Part 1: General Requirements</w:t>
            </w:r>
          </w:p>
        </w:tc>
        <w:tc>
          <w:tcPr>
            <w:tcW w:w="2708" w:type="dxa"/>
          </w:tcPr>
          <w:p w14:paraId="125B118F" w14:textId="767D28DC" w:rsidR="00A76643" w:rsidRPr="000A24CF" w:rsidRDefault="00A76643" w:rsidP="00A76643">
            <w:pPr>
              <w:rPr>
                <w:rFonts w:eastAsia="DengXian"/>
                <w:color w:val="000000"/>
              </w:rPr>
            </w:pPr>
            <w:r w:rsidRPr="00177C6A">
              <w:rPr>
                <w:rFonts w:eastAsia="DengXian" w:hint="eastAsia"/>
                <w:color w:val="000000"/>
              </w:rPr>
              <w:t>参考</w:t>
            </w:r>
          </w:p>
        </w:tc>
      </w:tr>
      <w:tr w:rsidR="00A76643" w14:paraId="51C823C2" w14:textId="77777777" w:rsidTr="00C75C02">
        <w:tc>
          <w:tcPr>
            <w:tcW w:w="2538" w:type="dxa"/>
            <w:vAlign w:val="center"/>
          </w:tcPr>
          <w:p w14:paraId="6E3DE8FC" w14:textId="3A956740" w:rsidR="00A76643" w:rsidRPr="005C3F67" w:rsidRDefault="00A76643" w:rsidP="00A76643">
            <w:pPr>
              <w:rPr>
                <w:rFonts w:eastAsia="DengXian"/>
                <w:color w:val="000000"/>
              </w:rPr>
            </w:pPr>
            <w:r w:rsidRPr="007203EC">
              <w:rPr>
                <w:rFonts w:eastAsia="DengXian"/>
                <w:color w:val="000000"/>
              </w:rPr>
              <w:t>IEC 61557-12:2018</w:t>
            </w:r>
          </w:p>
        </w:tc>
        <w:tc>
          <w:tcPr>
            <w:tcW w:w="4104" w:type="dxa"/>
            <w:vAlign w:val="center"/>
          </w:tcPr>
          <w:p w14:paraId="581FFEA3" w14:textId="10A6C850" w:rsidR="00A76643" w:rsidRPr="005C3F67" w:rsidRDefault="00A76643" w:rsidP="00A76643">
            <w:pPr>
              <w:rPr>
                <w:rFonts w:eastAsia="DengXian"/>
                <w:color w:val="000000"/>
              </w:rPr>
            </w:pPr>
            <w:r w:rsidRPr="007203EC">
              <w:rPr>
                <w:rFonts w:eastAsia="DengXian"/>
                <w:color w:val="000000"/>
              </w:rPr>
              <w:t>Electrical Safety In Low Voltage Distribution Systems Up To 1 000 V A.C. And 1 500 V D.C. - Equipment For Testing, Measuring Or Monitoring Of Protective Measures - Part 12: Performance Measuring And Monitoring Devices (PMD)</w:t>
            </w:r>
          </w:p>
        </w:tc>
        <w:tc>
          <w:tcPr>
            <w:tcW w:w="2708" w:type="dxa"/>
          </w:tcPr>
          <w:p w14:paraId="5E788D0D" w14:textId="695F522B" w:rsidR="00A76643" w:rsidRPr="000A24CF" w:rsidRDefault="00A76643" w:rsidP="00A76643">
            <w:pPr>
              <w:rPr>
                <w:rFonts w:eastAsia="DengXian"/>
                <w:color w:val="000000"/>
              </w:rPr>
            </w:pPr>
            <w:r w:rsidRPr="00177C6A">
              <w:rPr>
                <w:rFonts w:eastAsia="DengXian" w:hint="eastAsia"/>
                <w:color w:val="000000"/>
              </w:rPr>
              <w:t>参考</w:t>
            </w:r>
          </w:p>
        </w:tc>
      </w:tr>
      <w:tr w:rsidR="00A76643" w14:paraId="296B02C0" w14:textId="77777777" w:rsidTr="00C75C02">
        <w:tc>
          <w:tcPr>
            <w:tcW w:w="2538" w:type="dxa"/>
            <w:vAlign w:val="center"/>
          </w:tcPr>
          <w:p w14:paraId="7C0F6571" w14:textId="08E022CD" w:rsidR="00A76643" w:rsidRPr="005C3F67" w:rsidRDefault="00A76643" w:rsidP="00A76643">
            <w:pPr>
              <w:rPr>
                <w:rFonts w:eastAsia="DengXian"/>
                <w:color w:val="000000"/>
              </w:rPr>
            </w:pPr>
            <w:r w:rsidRPr="00532BCC">
              <w:rPr>
                <w:rFonts w:eastAsia="DengXian"/>
                <w:color w:val="000000"/>
              </w:rPr>
              <w:t>IEC 62052-11:2020</w:t>
            </w:r>
          </w:p>
        </w:tc>
        <w:tc>
          <w:tcPr>
            <w:tcW w:w="4104" w:type="dxa"/>
            <w:vAlign w:val="center"/>
          </w:tcPr>
          <w:p w14:paraId="75B38906" w14:textId="19A3CA86" w:rsidR="00A76643" w:rsidRPr="005C3F67" w:rsidRDefault="00A76643" w:rsidP="00A76643">
            <w:pPr>
              <w:rPr>
                <w:rFonts w:eastAsia="DengXian"/>
                <w:color w:val="000000"/>
              </w:rPr>
            </w:pPr>
            <w:r w:rsidRPr="00532BCC">
              <w:rPr>
                <w:rFonts w:eastAsia="DengXian"/>
                <w:color w:val="000000"/>
              </w:rPr>
              <w:t>Electricity metering equipment – General requirements, tests and test</w:t>
            </w:r>
            <w:r>
              <w:rPr>
                <w:rFonts w:eastAsia="DengXian"/>
                <w:color w:val="000000"/>
              </w:rPr>
              <w:t xml:space="preserve"> </w:t>
            </w:r>
            <w:r w:rsidRPr="00532BCC">
              <w:rPr>
                <w:rFonts w:eastAsia="DengXian"/>
                <w:color w:val="000000"/>
              </w:rPr>
              <w:t>conditions –</w:t>
            </w:r>
            <w:r>
              <w:rPr>
                <w:rFonts w:eastAsia="DengXian"/>
                <w:color w:val="000000"/>
              </w:rPr>
              <w:t xml:space="preserve"> </w:t>
            </w:r>
            <w:r w:rsidRPr="00532BCC">
              <w:rPr>
                <w:rFonts w:eastAsia="DengXian"/>
                <w:color w:val="000000"/>
              </w:rPr>
              <w:t>Part 11: Metering equipment</w:t>
            </w:r>
          </w:p>
        </w:tc>
        <w:tc>
          <w:tcPr>
            <w:tcW w:w="2708" w:type="dxa"/>
          </w:tcPr>
          <w:p w14:paraId="039C9775" w14:textId="3B9D2510" w:rsidR="00A76643" w:rsidRPr="000A24CF" w:rsidRDefault="00A76643" w:rsidP="00A76643">
            <w:pPr>
              <w:rPr>
                <w:rFonts w:eastAsia="DengXian"/>
                <w:color w:val="000000"/>
              </w:rPr>
            </w:pPr>
            <w:r w:rsidRPr="00512B5B">
              <w:rPr>
                <w:rFonts w:eastAsia="DengXian" w:hint="eastAsia"/>
                <w:color w:val="FF0000"/>
              </w:rPr>
              <w:t>必须通过</w:t>
            </w:r>
          </w:p>
        </w:tc>
      </w:tr>
      <w:tr w:rsidR="00A76643" w14:paraId="18B85F51" w14:textId="77777777" w:rsidTr="00C75C02">
        <w:tc>
          <w:tcPr>
            <w:tcW w:w="2538" w:type="dxa"/>
            <w:vAlign w:val="center"/>
          </w:tcPr>
          <w:p w14:paraId="622753CA" w14:textId="16A39B00" w:rsidR="00A76643" w:rsidRPr="005C3F67" w:rsidRDefault="00A76643" w:rsidP="00A76643">
            <w:pPr>
              <w:rPr>
                <w:rFonts w:eastAsia="DengXian"/>
                <w:color w:val="000000"/>
              </w:rPr>
            </w:pPr>
            <w:r w:rsidRPr="0019703F">
              <w:rPr>
                <w:rFonts w:eastAsia="DengXian"/>
                <w:color w:val="000000"/>
              </w:rPr>
              <w:t>IEC 6205</w:t>
            </w:r>
            <w:r>
              <w:rPr>
                <w:rFonts w:eastAsia="DengXian" w:hint="eastAsia"/>
                <w:color w:val="000000"/>
              </w:rPr>
              <w:t>2</w:t>
            </w:r>
            <w:r w:rsidRPr="0019703F">
              <w:rPr>
                <w:rFonts w:eastAsia="DengXian"/>
                <w:color w:val="000000"/>
              </w:rPr>
              <w:t>-31:20</w:t>
            </w:r>
            <w:r>
              <w:rPr>
                <w:rFonts w:eastAsia="DengXian" w:hint="eastAsia"/>
                <w:color w:val="000000"/>
              </w:rPr>
              <w:t>15</w:t>
            </w:r>
          </w:p>
        </w:tc>
        <w:tc>
          <w:tcPr>
            <w:tcW w:w="4104" w:type="dxa"/>
            <w:vAlign w:val="center"/>
          </w:tcPr>
          <w:p w14:paraId="19C65E6D" w14:textId="1D7E0DB8" w:rsidR="00A76643" w:rsidRPr="005C3F67" w:rsidRDefault="00A76643" w:rsidP="00A76643">
            <w:pPr>
              <w:rPr>
                <w:rFonts w:eastAsia="DengXian"/>
                <w:color w:val="000000"/>
              </w:rPr>
            </w:pPr>
            <w:r w:rsidRPr="00BD71DC">
              <w:rPr>
                <w:rFonts w:eastAsia="DengXian"/>
                <w:color w:val="000000"/>
              </w:rPr>
              <w:t>Electricity metering equipment (AC) – General requirements, tests and test</w:t>
            </w:r>
            <w:r>
              <w:rPr>
                <w:rFonts w:eastAsia="DengXian"/>
                <w:color w:val="000000"/>
              </w:rPr>
              <w:t xml:space="preserve"> </w:t>
            </w:r>
            <w:r w:rsidRPr="00BD71DC">
              <w:rPr>
                <w:rFonts w:eastAsia="DengXian"/>
                <w:color w:val="000000"/>
              </w:rPr>
              <w:t>conditions –</w:t>
            </w:r>
            <w:r>
              <w:rPr>
                <w:rFonts w:eastAsia="DengXian"/>
                <w:color w:val="000000"/>
              </w:rPr>
              <w:t xml:space="preserve"> </w:t>
            </w:r>
            <w:r w:rsidRPr="00BD71DC">
              <w:rPr>
                <w:rFonts w:eastAsia="DengXian"/>
                <w:color w:val="000000"/>
              </w:rPr>
              <w:t>Part 31: Product safety requirements and tests</w:t>
            </w:r>
          </w:p>
        </w:tc>
        <w:tc>
          <w:tcPr>
            <w:tcW w:w="2708" w:type="dxa"/>
          </w:tcPr>
          <w:p w14:paraId="6A21409B" w14:textId="07E10099" w:rsidR="00A76643" w:rsidRPr="000A24CF" w:rsidRDefault="00A76643" w:rsidP="00A76643">
            <w:pPr>
              <w:rPr>
                <w:rFonts w:eastAsia="DengXian"/>
                <w:color w:val="000000"/>
              </w:rPr>
            </w:pPr>
            <w:r w:rsidRPr="00512B5B">
              <w:rPr>
                <w:rFonts w:eastAsia="DengXian" w:hint="eastAsia"/>
                <w:color w:val="FF0000"/>
              </w:rPr>
              <w:t>必须通过</w:t>
            </w:r>
          </w:p>
        </w:tc>
      </w:tr>
      <w:tr w:rsidR="00A76643" w14:paraId="576A4930" w14:textId="77777777" w:rsidTr="00C75C02">
        <w:tc>
          <w:tcPr>
            <w:tcW w:w="2538" w:type="dxa"/>
            <w:vAlign w:val="center"/>
          </w:tcPr>
          <w:p w14:paraId="12AE90A8" w14:textId="5DE09C43" w:rsidR="00A76643" w:rsidRPr="005C3F67" w:rsidRDefault="00A76643" w:rsidP="00A76643">
            <w:pPr>
              <w:rPr>
                <w:rFonts w:eastAsia="DengXian"/>
                <w:color w:val="000000"/>
              </w:rPr>
            </w:pPr>
            <w:r w:rsidRPr="007203EC">
              <w:rPr>
                <w:rFonts w:eastAsia="DengXian"/>
                <w:color w:val="000000"/>
              </w:rPr>
              <w:t>IEC 62053-41:2021</w:t>
            </w:r>
          </w:p>
        </w:tc>
        <w:tc>
          <w:tcPr>
            <w:tcW w:w="4104" w:type="dxa"/>
            <w:vAlign w:val="center"/>
          </w:tcPr>
          <w:p w14:paraId="4DF0281D" w14:textId="0CD79667" w:rsidR="00A76643" w:rsidRPr="005C3F67" w:rsidRDefault="00A76643" w:rsidP="00A76643">
            <w:pPr>
              <w:rPr>
                <w:rFonts w:eastAsia="DengXian"/>
                <w:color w:val="000000"/>
              </w:rPr>
            </w:pPr>
            <w:r w:rsidRPr="007203EC">
              <w:rPr>
                <w:rFonts w:eastAsia="DengXian"/>
                <w:color w:val="000000"/>
              </w:rPr>
              <w:t xml:space="preserve">Electricity metering equipment </w:t>
            </w:r>
            <w:r w:rsidRPr="007203EC">
              <w:rPr>
                <w:rFonts w:eastAsia="DengXian" w:hint="eastAsia"/>
                <w:color w:val="000000"/>
              </w:rPr>
              <w:t>–</w:t>
            </w:r>
            <w:r w:rsidRPr="007203EC">
              <w:rPr>
                <w:rFonts w:eastAsia="DengXian"/>
                <w:color w:val="000000"/>
              </w:rPr>
              <w:t xml:space="preserve"> Particular requirements </w:t>
            </w:r>
            <w:r w:rsidRPr="007203EC">
              <w:rPr>
                <w:rFonts w:eastAsia="DengXian" w:hint="eastAsia"/>
                <w:color w:val="000000"/>
              </w:rPr>
              <w:t>–</w:t>
            </w:r>
            <w:r w:rsidRPr="007203EC">
              <w:rPr>
                <w:rFonts w:eastAsia="DengXian"/>
                <w:color w:val="000000"/>
              </w:rPr>
              <w:t xml:space="preserve"> Part 41: Static meters for DC energy (classes 0,5 and 1)</w:t>
            </w:r>
          </w:p>
        </w:tc>
        <w:tc>
          <w:tcPr>
            <w:tcW w:w="2708" w:type="dxa"/>
          </w:tcPr>
          <w:p w14:paraId="113FCB63" w14:textId="45B19BA6" w:rsidR="00A76643" w:rsidRPr="000A24CF" w:rsidRDefault="00A76643" w:rsidP="00A76643">
            <w:pPr>
              <w:rPr>
                <w:rFonts w:eastAsia="DengXian"/>
                <w:color w:val="000000"/>
              </w:rPr>
            </w:pPr>
            <w:r w:rsidRPr="00512B5B">
              <w:rPr>
                <w:rFonts w:eastAsia="DengXian" w:hint="eastAsia"/>
                <w:color w:val="FF0000"/>
              </w:rPr>
              <w:t>必须通过</w:t>
            </w:r>
          </w:p>
        </w:tc>
      </w:tr>
      <w:tr w:rsidR="00A76643" w14:paraId="04423F52" w14:textId="77777777" w:rsidTr="00C75C02">
        <w:tc>
          <w:tcPr>
            <w:tcW w:w="2538" w:type="dxa"/>
            <w:vAlign w:val="center"/>
          </w:tcPr>
          <w:p w14:paraId="6E4C1F25" w14:textId="49AD0BEA" w:rsidR="00A76643" w:rsidRPr="005C3F67" w:rsidRDefault="00A76643" w:rsidP="00A76643">
            <w:pPr>
              <w:rPr>
                <w:rFonts w:eastAsia="DengXian"/>
                <w:color w:val="000000"/>
              </w:rPr>
            </w:pPr>
            <w:r w:rsidRPr="007203EC">
              <w:rPr>
                <w:rFonts w:eastAsia="DengXian"/>
                <w:color w:val="000000"/>
              </w:rPr>
              <w:t>UL 61010-1:2018</w:t>
            </w:r>
          </w:p>
        </w:tc>
        <w:tc>
          <w:tcPr>
            <w:tcW w:w="4104" w:type="dxa"/>
            <w:vAlign w:val="center"/>
          </w:tcPr>
          <w:p w14:paraId="7953B8D6" w14:textId="0EAEFD55" w:rsidR="00A76643" w:rsidRPr="005C3F67" w:rsidRDefault="00A76643" w:rsidP="00A76643">
            <w:pPr>
              <w:rPr>
                <w:rFonts w:eastAsia="DengXian"/>
                <w:color w:val="000000"/>
              </w:rPr>
            </w:pPr>
            <w:r w:rsidRPr="007203EC">
              <w:rPr>
                <w:rFonts w:eastAsia="DengXian"/>
                <w:color w:val="000000"/>
              </w:rPr>
              <w:t>Safety Requirements for Electrical Equipment for Measurement, Control, and Laboratory Use - Part 1: General Requirements</w:t>
            </w:r>
          </w:p>
        </w:tc>
        <w:tc>
          <w:tcPr>
            <w:tcW w:w="2708" w:type="dxa"/>
          </w:tcPr>
          <w:p w14:paraId="1BE6E740" w14:textId="6A3959E0" w:rsidR="00A76643" w:rsidRPr="000A24CF" w:rsidRDefault="00A76643" w:rsidP="00A76643">
            <w:pPr>
              <w:rPr>
                <w:rFonts w:eastAsia="DengXian"/>
                <w:color w:val="000000"/>
              </w:rPr>
            </w:pPr>
            <w:r w:rsidRPr="00512B5B">
              <w:rPr>
                <w:rFonts w:eastAsia="DengXian" w:hint="eastAsia"/>
                <w:color w:val="FF0000"/>
              </w:rPr>
              <w:t>必须通过</w:t>
            </w:r>
          </w:p>
        </w:tc>
      </w:tr>
      <w:tr w:rsidR="00A76643" w14:paraId="4C869934" w14:textId="77777777" w:rsidTr="00C75C02">
        <w:tc>
          <w:tcPr>
            <w:tcW w:w="2538" w:type="dxa"/>
            <w:vAlign w:val="center"/>
          </w:tcPr>
          <w:p w14:paraId="42FA80BE" w14:textId="3539E8D3" w:rsidR="00A76643" w:rsidRPr="005C3F67" w:rsidRDefault="00A76643" w:rsidP="00A76643">
            <w:pPr>
              <w:rPr>
                <w:rFonts w:eastAsia="DengXian"/>
                <w:color w:val="000000"/>
              </w:rPr>
            </w:pPr>
            <w:r w:rsidRPr="007203EC">
              <w:rPr>
                <w:rFonts w:eastAsia="DengXian"/>
                <w:color w:val="000000"/>
              </w:rPr>
              <w:t>UL 61010-2-030:2018</w:t>
            </w:r>
          </w:p>
        </w:tc>
        <w:tc>
          <w:tcPr>
            <w:tcW w:w="4104" w:type="dxa"/>
            <w:vAlign w:val="center"/>
          </w:tcPr>
          <w:p w14:paraId="1F29CAC6" w14:textId="09A5C990" w:rsidR="00A76643" w:rsidRPr="005C3F67" w:rsidRDefault="00A76643" w:rsidP="00A76643">
            <w:pPr>
              <w:rPr>
                <w:rFonts w:eastAsia="DengXian"/>
                <w:color w:val="000000"/>
              </w:rPr>
            </w:pPr>
            <w:r w:rsidRPr="007203EC">
              <w:rPr>
                <w:rFonts w:eastAsia="DengXian"/>
                <w:color w:val="000000"/>
              </w:rPr>
              <w:t>Safety Requirements for Electrical Equipment for Measurement, Control, and Laboratory Use - Part 2-030: Particular Requirements for Equipment Having Testing or Measuring Circuits</w:t>
            </w:r>
          </w:p>
        </w:tc>
        <w:tc>
          <w:tcPr>
            <w:tcW w:w="2708" w:type="dxa"/>
          </w:tcPr>
          <w:p w14:paraId="2154C7ED" w14:textId="383243CC" w:rsidR="00A76643" w:rsidRPr="000A24CF" w:rsidRDefault="00A76643" w:rsidP="00A76643">
            <w:pPr>
              <w:rPr>
                <w:rFonts w:eastAsia="DengXian"/>
                <w:color w:val="000000"/>
              </w:rPr>
            </w:pPr>
            <w:r w:rsidRPr="00512B5B">
              <w:rPr>
                <w:rFonts w:eastAsia="DengXian" w:hint="eastAsia"/>
                <w:color w:val="FF0000"/>
              </w:rPr>
              <w:t>必须通过</w:t>
            </w:r>
          </w:p>
        </w:tc>
      </w:tr>
      <w:tr w:rsidR="00A76643" w14:paraId="6309815A" w14:textId="77777777" w:rsidTr="00C75C02">
        <w:tc>
          <w:tcPr>
            <w:tcW w:w="2538" w:type="dxa"/>
            <w:vAlign w:val="center"/>
          </w:tcPr>
          <w:p w14:paraId="65689F27" w14:textId="7B5FC292" w:rsidR="00A76643" w:rsidRPr="005C3F67" w:rsidRDefault="00A76643" w:rsidP="00A76643">
            <w:pPr>
              <w:rPr>
                <w:rFonts w:eastAsia="DengXian"/>
                <w:color w:val="000000"/>
              </w:rPr>
            </w:pPr>
            <w:r w:rsidRPr="00223019">
              <w:rPr>
                <w:rFonts w:eastAsia="DengXian"/>
                <w:color w:val="000000"/>
              </w:rPr>
              <w:t>Open Charge Metering Format Revision: 1.2</w:t>
            </w:r>
          </w:p>
        </w:tc>
        <w:tc>
          <w:tcPr>
            <w:tcW w:w="4104" w:type="dxa"/>
            <w:vAlign w:val="center"/>
          </w:tcPr>
          <w:p w14:paraId="79AE7A8C" w14:textId="23B85699" w:rsidR="00A76643" w:rsidRPr="005C3F67" w:rsidRDefault="00A76643" w:rsidP="00A76643">
            <w:pPr>
              <w:rPr>
                <w:rFonts w:eastAsia="DengXian"/>
                <w:color w:val="000000"/>
              </w:rPr>
            </w:pPr>
            <w:hyperlink r:id="rId11" w:history="1">
              <w:r w:rsidRPr="00BA7F78">
                <w:rPr>
                  <w:rStyle w:val="ae"/>
                  <w:rFonts w:eastAsia="DengXian"/>
                </w:rPr>
                <w:t>OCMF-Open-Charge-Metering-Format/OCMF-en.md at master · SAFE-eV/OCMF-Open-Charge-Metering-Format · GitHub</w:t>
              </w:r>
            </w:hyperlink>
          </w:p>
        </w:tc>
        <w:tc>
          <w:tcPr>
            <w:tcW w:w="2708" w:type="dxa"/>
          </w:tcPr>
          <w:p w14:paraId="35A055D4" w14:textId="754CC5C2" w:rsidR="00A76643" w:rsidRPr="000A24CF" w:rsidRDefault="0093554D" w:rsidP="00A76643">
            <w:pPr>
              <w:rPr>
                <w:rFonts w:eastAsia="DengXian"/>
                <w:color w:val="000000"/>
              </w:rPr>
            </w:pPr>
            <w:r w:rsidRPr="00512B5B">
              <w:rPr>
                <w:rFonts w:eastAsia="DengXian" w:hint="eastAsia"/>
                <w:color w:val="FF0000"/>
              </w:rPr>
              <w:t>必须通过</w:t>
            </w:r>
          </w:p>
        </w:tc>
      </w:tr>
      <w:tr w:rsidR="0077583D" w14:paraId="5C9D89E7" w14:textId="77777777" w:rsidTr="00C75C02">
        <w:tc>
          <w:tcPr>
            <w:tcW w:w="2538" w:type="dxa"/>
            <w:vAlign w:val="center"/>
          </w:tcPr>
          <w:p w14:paraId="345BE952" w14:textId="530384B4" w:rsidR="0077583D" w:rsidRPr="00223019" w:rsidRDefault="0077583D" w:rsidP="0077583D">
            <w:pPr>
              <w:rPr>
                <w:rFonts w:eastAsia="DengXian"/>
                <w:color w:val="000000"/>
              </w:rPr>
            </w:pPr>
            <w:r>
              <w:rPr>
                <w:rFonts w:eastAsia="DengXian" w:hint="eastAsia"/>
                <w:color w:val="000000"/>
              </w:rPr>
              <w:t>PTB-A 20.1</w:t>
            </w:r>
          </w:p>
        </w:tc>
        <w:tc>
          <w:tcPr>
            <w:tcW w:w="4104" w:type="dxa"/>
            <w:vAlign w:val="center"/>
          </w:tcPr>
          <w:p w14:paraId="4512C209" w14:textId="08A6C01F" w:rsidR="0077583D" w:rsidRDefault="0077583D" w:rsidP="0077583D">
            <w:r w:rsidRPr="0077583D">
              <w:t>Electricity Meters and Their Auxiliary Devices</w:t>
            </w:r>
          </w:p>
        </w:tc>
        <w:tc>
          <w:tcPr>
            <w:tcW w:w="2708" w:type="dxa"/>
          </w:tcPr>
          <w:p w14:paraId="7BAAA58A" w14:textId="0FC0C04B" w:rsidR="0077583D" w:rsidRDefault="0077583D" w:rsidP="0077583D">
            <w:pPr>
              <w:rPr>
                <w:rFonts w:eastAsia="DengXian"/>
              </w:rPr>
            </w:pPr>
            <w:r w:rsidRPr="00512B5B">
              <w:rPr>
                <w:rFonts w:eastAsia="DengXian" w:hint="eastAsia"/>
                <w:color w:val="FF0000"/>
              </w:rPr>
              <w:t>必须通过</w:t>
            </w:r>
          </w:p>
        </w:tc>
      </w:tr>
      <w:tr w:rsidR="0077583D" w14:paraId="308B7ADB" w14:textId="77777777" w:rsidTr="00C75C02">
        <w:tc>
          <w:tcPr>
            <w:tcW w:w="2538" w:type="dxa"/>
            <w:vAlign w:val="center"/>
          </w:tcPr>
          <w:p w14:paraId="2E15C3BE" w14:textId="237E3E40" w:rsidR="0077583D" w:rsidRPr="00223019" w:rsidRDefault="0077583D" w:rsidP="0077583D">
            <w:pPr>
              <w:rPr>
                <w:rFonts w:eastAsia="DengXian"/>
                <w:color w:val="000000"/>
              </w:rPr>
            </w:pPr>
            <w:r>
              <w:rPr>
                <w:rFonts w:eastAsia="DengXian" w:hint="eastAsia"/>
                <w:color w:val="000000"/>
              </w:rPr>
              <w:t>PTB-A 50.7</w:t>
            </w:r>
          </w:p>
        </w:tc>
        <w:tc>
          <w:tcPr>
            <w:tcW w:w="4104" w:type="dxa"/>
            <w:vAlign w:val="center"/>
          </w:tcPr>
          <w:p w14:paraId="140317BC" w14:textId="5747FCCD" w:rsidR="0077583D" w:rsidRDefault="001C65DC" w:rsidP="001C65DC">
            <w:r>
              <w:t>Requirements for electronic and software-controlled</w:t>
            </w:r>
            <w:r>
              <w:rPr>
                <w:rFonts w:hint="eastAsia"/>
              </w:rPr>
              <w:t xml:space="preserve"> </w:t>
            </w:r>
            <w:r>
              <w:t>measuring devices and additional equipment</w:t>
            </w:r>
            <w:r>
              <w:rPr>
                <w:rFonts w:hint="eastAsia"/>
              </w:rPr>
              <w:t xml:space="preserve"> </w:t>
            </w:r>
            <w:r>
              <w:t>for electricity, gas, water and heat</w:t>
            </w:r>
          </w:p>
        </w:tc>
        <w:tc>
          <w:tcPr>
            <w:tcW w:w="2708" w:type="dxa"/>
          </w:tcPr>
          <w:p w14:paraId="55B23441" w14:textId="776884E1" w:rsidR="0077583D" w:rsidRDefault="0077583D" w:rsidP="0077583D">
            <w:pPr>
              <w:rPr>
                <w:rFonts w:eastAsia="DengXian"/>
              </w:rPr>
            </w:pPr>
            <w:r w:rsidRPr="00512B5B">
              <w:rPr>
                <w:rFonts w:eastAsia="DengXian" w:hint="eastAsia"/>
                <w:color w:val="FF0000"/>
              </w:rPr>
              <w:t>必须通过</w:t>
            </w:r>
          </w:p>
        </w:tc>
      </w:tr>
      <w:tr w:rsidR="0077583D" w14:paraId="2D1381E9" w14:textId="77777777" w:rsidTr="00C75C02">
        <w:tc>
          <w:tcPr>
            <w:tcW w:w="2538" w:type="dxa"/>
            <w:vAlign w:val="center"/>
          </w:tcPr>
          <w:p w14:paraId="4675B5BB" w14:textId="0AF10C9B" w:rsidR="0077583D" w:rsidRPr="00223019" w:rsidRDefault="0077583D" w:rsidP="0077583D">
            <w:pPr>
              <w:rPr>
                <w:rFonts w:eastAsia="DengXian"/>
                <w:color w:val="000000"/>
              </w:rPr>
            </w:pPr>
            <w:r>
              <w:rPr>
                <w:rFonts w:eastAsia="DengXian" w:hint="eastAsia"/>
                <w:color w:val="000000"/>
              </w:rPr>
              <w:t xml:space="preserve">PTB </w:t>
            </w:r>
            <w:r w:rsidR="00443186" w:rsidRPr="00443186">
              <w:rPr>
                <w:rFonts w:eastAsia="DengXian"/>
                <w:color w:val="000000"/>
              </w:rPr>
              <w:t>REA 6-A</w:t>
            </w:r>
          </w:p>
        </w:tc>
        <w:tc>
          <w:tcPr>
            <w:tcW w:w="4104" w:type="dxa"/>
            <w:vAlign w:val="center"/>
          </w:tcPr>
          <w:p w14:paraId="2CC9B441" w14:textId="1F5817D7" w:rsidR="0077583D" w:rsidRDefault="0077583D" w:rsidP="00443186">
            <w:r>
              <w:t>Rules and findings of the rule determination</w:t>
            </w:r>
            <w:r w:rsidR="00443186">
              <w:rPr>
                <w:rFonts w:hint="eastAsia"/>
              </w:rPr>
              <w:t xml:space="preserve"> </w:t>
            </w:r>
            <w:r>
              <w:t>committee according to § 46 of the Measurement</w:t>
            </w:r>
            <w:r w:rsidR="00443186">
              <w:rPr>
                <w:rFonts w:hint="eastAsia"/>
              </w:rPr>
              <w:t xml:space="preserve"> </w:t>
            </w:r>
            <w:r>
              <w:t xml:space="preserve">and Calibration Act </w:t>
            </w:r>
            <w:r>
              <w:lastRenderedPageBreak/>
              <w:t>for</w:t>
            </w:r>
            <w:r w:rsidR="00443186">
              <w:rPr>
                <w:rFonts w:hint="eastAsia"/>
              </w:rPr>
              <w:t xml:space="preserve"> </w:t>
            </w:r>
            <w:r>
              <w:t>Measuring devices and additional devices in</w:t>
            </w:r>
            <w:r w:rsidR="00443186">
              <w:rPr>
                <w:rFonts w:hint="eastAsia"/>
              </w:rPr>
              <w:t xml:space="preserve"> </w:t>
            </w:r>
            <w:r>
              <w:t>the application area of e-mobility</w:t>
            </w:r>
          </w:p>
        </w:tc>
        <w:tc>
          <w:tcPr>
            <w:tcW w:w="2708" w:type="dxa"/>
          </w:tcPr>
          <w:p w14:paraId="5114FBFA" w14:textId="135D28A9" w:rsidR="0077583D" w:rsidRDefault="0077583D" w:rsidP="0077583D">
            <w:pPr>
              <w:rPr>
                <w:rFonts w:eastAsia="DengXian"/>
              </w:rPr>
            </w:pPr>
            <w:r w:rsidRPr="00512B5B">
              <w:rPr>
                <w:rFonts w:eastAsia="DengXian" w:hint="eastAsia"/>
                <w:color w:val="FF0000"/>
              </w:rPr>
              <w:lastRenderedPageBreak/>
              <w:t>必须通过</w:t>
            </w:r>
          </w:p>
        </w:tc>
      </w:tr>
      <w:tr w:rsidR="0077583D" w14:paraId="51B747C6" w14:textId="77777777" w:rsidTr="00C75C02">
        <w:tc>
          <w:tcPr>
            <w:tcW w:w="2538" w:type="dxa"/>
            <w:vAlign w:val="center"/>
          </w:tcPr>
          <w:p w14:paraId="6BEE953C" w14:textId="11283135" w:rsidR="0077583D" w:rsidRPr="005C3F67" w:rsidRDefault="0077583D" w:rsidP="0077583D">
            <w:pPr>
              <w:rPr>
                <w:rFonts w:eastAsia="DengXian"/>
                <w:color w:val="000000"/>
              </w:rPr>
            </w:pPr>
            <w:r>
              <w:rPr>
                <w:rFonts w:eastAsia="DengXian" w:hint="eastAsia"/>
                <w:color w:val="000000"/>
              </w:rPr>
              <w:t>V</w:t>
            </w:r>
            <w:r w:rsidRPr="0071475D">
              <w:rPr>
                <w:rFonts w:eastAsia="DengXian"/>
                <w:color w:val="000000"/>
              </w:rPr>
              <w:t>DE-AR-E 2418-3-100</w:t>
            </w:r>
          </w:p>
        </w:tc>
        <w:tc>
          <w:tcPr>
            <w:tcW w:w="4104" w:type="dxa"/>
            <w:vAlign w:val="center"/>
          </w:tcPr>
          <w:p w14:paraId="3AE004DA" w14:textId="4DF47121" w:rsidR="0077583D" w:rsidRPr="005C3F67" w:rsidRDefault="0077583D" w:rsidP="0077583D">
            <w:pPr>
              <w:rPr>
                <w:rFonts w:eastAsia="DengXian"/>
                <w:color w:val="000000"/>
              </w:rPr>
            </w:pPr>
            <w:r w:rsidRPr="00B8124F">
              <w:rPr>
                <w:rFonts w:eastAsia="DengXian"/>
                <w:color w:val="000000"/>
              </w:rPr>
              <w:t>Electric mobility –</w:t>
            </w:r>
            <w:r>
              <w:rPr>
                <w:rFonts w:eastAsia="DengXian" w:hint="eastAsia"/>
                <w:color w:val="000000"/>
              </w:rPr>
              <w:t xml:space="preserve"> </w:t>
            </w:r>
            <w:r w:rsidRPr="00B8124F">
              <w:rPr>
                <w:rFonts w:eastAsia="DengXian"/>
                <w:color w:val="000000"/>
              </w:rPr>
              <w:t>Measuring systems for charging stations</w:t>
            </w:r>
          </w:p>
        </w:tc>
        <w:tc>
          <w:tcPr>
            <w:tcW w:w="2708" w:type="dxa"/>
          </w:tcPr>
          <w:p w14:paraId="3F26E1F5" w14:textId="35A4E5A4" w:rsidR="0077583D" w:rsidRPr="000A24CF" w:rsidRDefault="0077583D" w:rsidP="0077583D">
            <w:pPr>
              <w:rPr>
                <w:rFonts w:eastAsia="DengXian"/>
                <w:color w:val="000000"/>
              </w:rPr>
            </w:pPr>
            <w:r>
              <w:rPr>
                <w:rFonts w:eastAsia="DengXian" w:hint="eastAsia"/>
              </w:rPr>
              <w:t>参考</w:t>
            </w:r>
          </w:p>
        </w:tc>
      </w:tr>
      <w:tr w:rsidR="0077583D" w14:paraId="2635F986" w14:textId="77777777" w:rsidTr="00C75C02">
        <w:tc>
          <w:tcPr>
            <w:tcW w:w="2538" w:type="dxa"/>
            <w:vAlign w:val="center"/>
          </w:tcPr>
          <w:p w14:paraId="7012AF94" w14:textId="120A9893" w:rsidR="0077583D" w:rsidRPr="005C3F67" w:rsidRDefault="0077583D" w:rsidP="0077583D">
            <w:pPr>
              <w:rPr>
                <w:rFonts w:eastAsia="DengXian"/>
                <w:color w:val="000000"/>
              </w:rPr>
            </w:pPr>
            <w:r w:rsidRPr="00607AC8">
              <w:rPr>
                <w:lang w:val="en-CA"/>
              </w:rPr>
              <w:t>WELMEC 7.2 - Software investigation</w:t>
            </w:r>
            <w:r>
              <w:rPr>
                <w:rFonts w:hint="eastAsia"/>
                <w:lang w:val="en-CA"/>
              </w:rPr>
              <w:t xml:space="preserve"> </w:t>
            </w:r>
            <w:r w:rsidRPr="00130AA8">
              <w:rPr>
                <w:lang w:val="en-CA"/>
              </w:rPr>
              <w:t>Version 2023</w:t>
            </w:r>
          </w:p>
        </w:tc>
        <w:tc>
          <w:tcPr>
            <w:tcW w:w="4104" w:type="dxa"/>
            <w:vAlign w:val="center"/>
          </w:tcPr>
          <w:p w14:paraId="17E6BA14" w14:textId="77777777" w:rsidR="0077583D" w:rsidRPr="005C3F67" w:rsidRDefault="0077583D" w:rsidP="0077583D">
            <w:pPr>
              <w:rPr>
                <w:rFonts w:eastAsia="DengXian"/>
                <w:color w:val="000000"/>
              </w:rPr>
            </w:pPr>
          </w:p>
        </w:tc>
        <w:tc>
          <w:tcPr>
            <w:tcW w:w="2708" w:type="dxa"/>
          </w:tcPr>
          <w:p w14:paraId="097D47BE" w14:textId="3B8C0AA2" w:rsidR="0077583D" w:rsidRPr="000A24CF" w:rsidRDefault="0077583D" w:rsidP="0077583D">
            <w:pPr>
              <w:rPr>
                <w:rFonts w:eastAsia="DengXian"/>
                <w:color w:val="000000"/>
              </w:rPr>
            </w:pPr>
            <w:r w:rsidRPr="00512B5B">
              <w:rPr>
                <w:rFonts w:eastAsia="DengXian" w:hint="eastAsia"/>
                <w:color w:val="FF0000"/>
              </w:rPr>
              <w:t>必须通过</w:t>
            </w:r>
          </w:p>
        </w:tc>
      </w:tr>
    </w:tbl>
    <w:p w14:paraId="57220CB5" w14:textId="75EF8C5B" w:rsidR="0033199B" w:rsidRDefault="0033199B" w:rsidP="005E5A1F">
      <w:pPr>
        <w:spacing w:before="100" w:beforeAutospacing="1" w:after="100" w:afterAutospacing="1" w:line="240" w:lineRule="auto"/>
        <w:rPr>
          <w:lang w:val="en-CA"/>
        </w:rPr>
      </w:pPr>
    </w:p>
    <w:p w14:paraId="01E86EB5" w14:textId="77777777" w:rsidR="0033199B" w:rsidRDefault="0033199B">
      <w:pPr>
        <w:rPr>
          <w:lang w:val="en-CA"/>
        </w:rPr>
      </w:pPr>
      <w:r>
        <w:rPr>
          <w:lang w:val="en-CA"/>
        </w:rPr>
        <w:br w:type="page"/>
      </w:r>
    </w:p>
    <w:p w14:paraId="47681331" w14:textId="77777777" w:rsidR="003703BC" w:rsidRDefault="003703BC" w:rsidP="003703BC">
      <w:pPr>
        <w:pStyle w:val="1"/>
      </w:pPr>
      <w:bookmarkStart w:id="77" w:name="_Toc83830599"/>
      <w:bookmarkStart w:id="78" w:name="_Toc164630228"/>
      <w:bookmarkStart w:id="79" w:name="_Toc212470167"/>
      <w:r>
        <w:lastRenderedPageBreak/>
        <w:t>2</w:t>
      </w:r>
      <w:bookmarkEnd w:id="77"/>
      <w:r>
        <w:rPr>
          <w:rFonts w:ascii="SimSun" w:eastAsia="SimSun" w:hAnsi="SimSun" w:cs="SimSun" w:hint="eastAsia"/>
        </w:rPr>
        <w:t>整体描述</w:t>
      </w:r>
      <w:bookmarkEnd w:id="78"/>
      <w:bookmarkEnd w:id="79"/>
    </w:p>
    <w:p w14:paraId="7EB518C9" w14:textId="6B8E2712" w:rsidR="003703BC" w:rsidRDefault="003703BC" w:rsidP="00174C46">
      <w:pPr>
        <w:pStyle w:val="2"/>
        <w:numPr>
          <w:ilvl w:val="1"/>
          <w:numId w:val="3"/>
        </w:numPr>
      </w:pPr>
      <w:bookmarkStart w:id="80" w:name="_Toc164630229"/>
      <w:bookmarkStart w:id="81" w:name="_Toc212470168"/>
      <w:r>
        <w:rPr>
          <w:rFonts w:ascii="SimSun" w:eastAsia="SimSun" w:hAnsi="SimSun" w:cs="SimSun" w:hint="eastAsia"/>
        </w:rPr>
        <w:t>外部接口</w:t>
      </w:r>
      <w:bookmarkEnd w:id="80"/>
      <w:bookmarkEnd w:id="81"/>
    </w:p>
    <w:p w14:paraId="04F0D25E" w14:textId="3BCA87F8" w:rsidR="003819A5" w:rsidRDefault="003819A5" w:rsidP="00174C46">
      <w:pPr>
        <w:pStyle w:val="a9"/>
        <w:numPr>
          <w:ilvl w:val="0"/>
          <w:numId w:val="8"/>
        </w:numPr>
        <w:spacing w:after="0" w:line="240" w:lineRule="auto"/>
      </w:pPr>
      <w:bookmarkStart w:id="82" w:name="_Toc118382335"/>
      <w:r>
        <w:rPr>
          <w:rFonts w:hint="eastAsia"/>
        </w:rPr>
        <w:t>导轨安装</w:t>
      </w:r>
    </w:p>
    <w:p w14:paraId="25C3023E" w14:textId="17F5CA16" w:rsidR="003819A5" w:rsidRDefault="003819A5" w:rsidP="00174C46">
      <w:pPr>
        <w:pStyle w:val="a9"/>
        <w:numPr>
          <w:ilvl w:val="0"/>
          <w:numId w:val="8"/>
        </w:numPr>
        <w:spacing w:after="0" w:line="240" w:lineRule="auto"/>
      </w:pPr>
      <w:r>
        <w:rPr>
          <w:rFonts w:hint="eastAsia"/>
        </w:rPr>
        <w:t>直流电源</w:t>
      </w:r>
    </w:p>
    <w:p w14:paraId="03A599F2" w14:textId="77777777" w:rsidR="00F54C1A" w:rsidRDefault="003819A5" w:rsidP="00174C46">
      <w:pPr>
        <w:pStyle w:val="a9"/>
        <w:numPr>
          <w:ilvl w:val="0"/>
          <w:numId w:val="8"/>
        </w:numPr>
        <w:spacing w:after="0" w:line="240" w:lineRule="auto"/>
      </w:pPr>
      <w:r>
        <w:t>1</w:t>
      </w:r>
      <w:r>
        <w:rPr>
          <w:rFonts w:hint="eastAsia"/>
        </w:rPr>
        <w:t>个电压输入</w:t>
      </w:r>
    </w:p>
    <w:p w14:paraId="4539D0CD" w14:textId="3B9CA653" w:rsidR="003819A5" w:rsidRDefault="003819A5" w:rsidP="00174C46">
      <w:pPr>
        <w:pStyle w:val="a9"/>
        <w:numPr>
          <w:ilvl w:val="0"/>
          <w:numId w:val="8"/>
        </w:numPr>
        <w:spacing w:after="0" w:line="240" w:lineRule="auto"/>
      </w:pPr>
      <w:r>
        <w:t>1</w:t>
      </w:r>
      <w:r>
        <w:rPr>
          <w:rFonts w:hint="eastAsia"/>
        </w:rPr>
        <w:t>个电流输入</w:t>
      </w:r>
    </w:p>
    <w:p w14:paraId="560C1EDD" w14:textId="4A8C1D06" w:rsidR="003819A5" w:rsidRDefault="000A6CA5" w:rsidP="00174C46">
      <w:pPr>
        <w:pStyle w:val="a9"/>
        <w:numPr>
          <w:ilvl w:val="0"/>
          <w:numId w:val="8"/>
        </w:numPr>
        <w:spacing w:after="0" w:line="240" w:lineRule="auto"/>
      </w:pPr>
      <w:r>
        <w:rPr>
          <w:rFonts w:hint="eastAsia"/>
        </w:rPr>
        <w:t>1</w:t>
      </w:r>
      <w:r w:rsidR="003819A5">
        <w:rPr>
          <w:rFonts w:hint="eastAsia"/>
        </w:rPr>
        <w:t>个</w:t>
      </w:r>
      <w:r w:rsidR="003819A5">
        <w:t>LED</w:t>
      </w:r>
      <w:r w:rsidR="003819A5">
        <w:rPr>
          <w:rFonts w:hint="eastAsia"/>
        </w:rPr>
        <w:t>用于</w:t>
      </w:r>
      <w:r w:rsidR="00D511F6">
        <w:rPr>
          <w:rFonts w:hint="eastAsia"/>
        </w:rPr>
        <w:t>电表运行指示</w:t>
      </w:r>
      <w:r w:rsidR="006C7482">
        <w:rPr>
          <w:rFonts w:hint="eastAsia"/>
        </w:rPr>
        <w:t>（表体）</w:t>
      </w:r>
      <w:r w:rsidR="006519B0">
        <w:rPr>
          <w:rFonts w:hint="eastAsia"/>
        </w:rPr>
        <w:t>，面板只有</w:t>
      </w:r>
      <w:r w:rsidR="006519B0">
        <w:rPr>
          <w:rFonts w:hint="eastAsia"/>
        </w:rPr>
        <w:t>LCD</w:t>
      </w:r>
      <w:r w:rsidR="00192140">
        <w:t xml:space="preserve"> </w:t>
      </w:r>
    </w:p>
    <w:p w14:paraId="33B986B8" w14:textId="44FE6209" w:rsidR="003819A5" w:rsidRDefault="009B5ADD" w:rsidP="00174C46">
      <w:pPr>
        <w:pStyle w:val="a9"/>
        <w:numPr>
          <w:ilvl w:val="0"/>
          <w:numId w:val="8"/>
        </w:numPr>
        <w:spacing w:after="0" w:line="240" w:lineRule="auto"/>
      </w:pPr>
      <w:r>
        <w:rPr>
          <w:rFonts w:hint="eastAsia"/>
        </w:rPr>
        <w:t>2</w:t>
      </w:r>
      <w:r w:rsidR="003819A5">
        <w:rPr>
          <w:rFonts w:hint="eastAsia"/>
        </w:rPr>
        <w:t>个</w:t>
      </w:r>
      <w:r w:rsidR="003819A5">
        <w:t>RS485</w:t>
      </w:r>
      <w:r w:rsidR="003819A5">
        <w:rPr>
          <w:rFonts w:hint="eastAsia"/>
        </w:rPr>
        <w:t>端口</w:t>
      </w:r>
      <w:r w:rsidR="00583CAE">
        <w:rPr>
          <w:rFonts w:hint="eastAsia"/>
        </w:rPr>
        <w:t>（一个通讯用，一个显示用）</w:t>
      </w:r>
      <w:r w:rsidR="003819A5">
        <w:rPr>
          <w:rFonts w:hint="eastAsia"/>
        </w:rPr>
        <w:t>和</w:t>
      </w:r>
      <w:r w:rsidR="003819A5">
        <w:t>1</w:t>
      </w:r>
      <w:r w:rsidR="003819A5">
        <w:rPr>
          <w:rFonts w:hint="eastAsia"/>
        </w:rPr>
        <w:t>个调试</w:t>
      </w:r>
      <w:r w:rsidR="0069648E">
        <w:rPr>
          <w:rFonts w:hint="eastAsia"/>
        </w:rPr>
        <w:t>串</w:t>
      </w:r>
      <w:r w:rsidR="003819A5">
        <w:rPr>
          <w:rFonts w:hint="eastAsia"/>
        </w:rPr>
        <w:t>口</w:t>
      </w:r>
    </w:p>
    <w:p w14:paraId="6F71FDD5" w14:textId="7DF2008B" w:rsidR="003819A5" w:rsidRDefault="003819A5" w:rsidP="00174C46">
      <w:pPr>
        <w:pStyle w:val="a9"/>
        <w:numPr>
          <w:ilvl w:val="0"/>
          <w:numId w:val="8"/>
        </w:numPr>
        <w:spacing w:after="0" w:line="240" w:lineRule="auto"/>
      </w:pPr>
      <w:r>
        <w:t>1</w:t>
      </w:r>
      <w:r>
        <w:rPr>
          <w:rFonts w:hint="eastAsia"/>
        </w:rPr>
        <w:t>个</w:t>
      </w:r>
      <w:r>
        <w:t>SWD</w:t>
      </w:r>
      <w:r>
        <w:rPr>
          <w:rFonts w:hint="eastAsia"/>
        </w:rPr>
        <w:t>端口</w:t>
      </w:r>
    </w:p>
    <w:p w14:paraId="2CB34B2A" w14:textId="61E8F6C5" w:rsidR="003819A5" w:rsidRDefault="003819A5" w:rsidP="00174C46">
      <w:pPr>
        <w:pStyle w:val="a9"/>
        <w:numPr>
          <w:ilvl w:val="0"/>
          <w:numId w:val="8"/>
        </w:numPr>
        <w:spacing w:after="0" w:line="240" w:lineRule="auto"/>
      </w:pPr>
      <w:r>
        <w:t>1</w:t>
      </w:r>
      <w:r>
        <w:rPr>
          <w:rFonts w:hint="eastAsia"/>
        </w:rPr>
        <w:t>个铅封</w:t>
      </w:r>
      <w:r w:rsidR="000A0F3D">
        <w:rPr>
          <w:rFonts w:hint="eastAsia"/>
        </w:rPr>
        <w:t>开关</w:t>
      </w:r>
    </w:p>
    <w:p w14:paraId="7E63A274" w14:textId="77777777" w:rsidR="009F3F3A" w:rsidRDefault="009F3F3A" w:rsidP="002A4467">
      <w:pPr>
        <w:pStyle w:val="3"/>
      </w:pPr>
      <w:bookmarkStart w:id="83" w:name="_Toc212470169"/>
      <w:r>
        <w:rPr>
          <w:rFonts w:hint="eastAsia"/>
        </w:rPr>
        <w:t>2.1.1</w:t>
      </w:r>
      <w:r>
        <w:rPr>
          <w:rFonts w:hint="eastAsia"/>
        </w:rPr>
        <w:tab/>
      </w:r>
      <w:r>
        <w:rPr>
          <w:rFonts w:hint="eastAsia"/>
        </w:rPr>
        <w:t>供电</w:t>
      </w:r>
      <w:bookmarkEnd w:id="83"/>
    </w:p>
    <w:p w14:paraId="4F5C2809" w14:textId="42F516EC" w:rsidR="009F3F3A" w:rsidRDefault="009F3F3A" w:rsidP="009F3F3A">
      <w:pPr>
        <w:spacing w:after="0" w:line="240" w:lineRule="auto"/>
      </w:pPr>
      <w:r>
        <w:t xml:space="preserve">9-36Vdc </w:t>
      </w:r>
    </w:p>
    <w:p w14:paraId="1D78D0B1" w14:textId="77777777" w:rsidR="009F3F3A" w:rsidRDefault="009F3F3A" w:rsidP="002A4467">
      <w:pPr>
        <w:pStyle w:val="3"/>
      </w:pPr>
      <w:bookmarkStart w:id="84" w:name="_Toc212470170"/>
      <w:r>
        <w:rPr>
          <w:rFonts w:hint="eastAsia"/>
        </w:rPr>
        <w:t xml:space="preserve">2.1.2 </w:t>
      </w:r>
      <w:r>
        <w:rPr>
          <w:rFonts w:hint="eastAsia"/>
        </w:rPr>
        <w:t>电压输入</w:t>
      </w:r>
      <w:bookmarkEnd w:id="84"/>
    </w:p>
    <w:p w14:paraId="3EEACD99" w14:textId="36F82F92" w:rsidR="009F3F3A" w:rsidRDefault="009F3F3A" w:rsidP="009F3F3A">
      <w:pPr>
        <w:spacing w:after="0" w:line="240" w:lineRule="auto"/>
      </w:pPr>
      <w:r>
        <w:rPr>
          <w:rFonts w:hint="eastAsia"/>
        </w:rPr>
        <w:t>AcuDC-</w:t>
      </w:r>
      <w:r w:rsidR="00FD7630">
        <w:rPr>
          <w:rFonts w:hint="eastAsia"/>
        </w:rPr>
        <w:t>32</w:t>
      </w:r>
      <w:r>
        <w:rPr>
          <w:rFonts w:hint="eastAsia"/>
        </w:rPr>
        <w:t>0</w:t>
      </w:r>
      <w:r>
        <w:rPr>
          <w:rFonts w:hint="eastAsia"/>
        </w:rPr>
        <w:t>电表上的</w:t>
      </w:r>
      <w:r>
        <w:rPr>
          <w:rFonts w:hint="eastAsia"/>
        </w:rPr>
        <w:t>1</w:t>
      </w:r>
      <w:r>
        <w:rPr>
          <w:rFonts w:hint="eastAsia"/>
        </w:rPr>
        <w:t>个直流电压输入</w:t>
      </w:r>
    </w:p>
    <w:p w14:paraId="50DE425E" w14:textId="73F0CB9E" w:rsidR="009F3F3A" w:rsidRDefault="009F3F3A" w:rsidP="00174C46">
      <w:pPr>
        <w:pStyle w:val="a9"/>
        <w:numPr>
          <w:ilvl w:val="0"/>
          <w:numId w:val="9"/>
        </w:numPr>
        <w:spacing w:after="0" w:line="240" w:lineRule="auto"/>
      </w:pPr>
      <w:r>
        <w:rPr>
          <w:rFonts w:hint="eastAsia"/>
        </w:rPr>
        <w:t>精度：首选</w:t>
      </w:r>
      <w:r>
        <w:t>0.1%</w:t>
      </w:r>
      <w:r>
        <w:rPr>
          <w:rFonts w:hint="eastAsia"/>
        </w:rPr>
        <w:t>，可接受</w:t>
      </w:r>
      <w:r>
        <w:t>0.2%</w:t>
      </w:r>
    </w:p>
    <w:p w14:paraId="3C85B5B6" w14:textId="77777777" w:rsidR="00977A0A" w:rsidRDefault="009F3F3A" w:rsidP="00174C46">
      <w:pPr>
        <w:pStyle w:val="a9"/>
        <w:numPr>
          <w:ilvl w:val="0"/>
          <w:numId w:val="9"/>
        </w:numPr>
        <w:spacing w:after="0" w:line="240" w:lineRule="auto"/>
      </w:pPr>
      <w:r>
        <w:rPr>
          <w:rFonts w:hint="eastAsia"/>
        </w:rPr>
        <w:t>直接连接</w:t>
      </w:r>
    </w:p>
    <w:p w14:paraId="79A4FD8A" w14:textId="15F3941C" w:rsidR="009F3F3A" w:rsidRDefault="009F3F3A" w:rsidP="00174C46">
      <w:pPr>
        <w:pStyle w:val="a9"/>
        <w:numPr>
          <w:ilvl w:val="0"/>
          <w:numId w:val="9"/>
        </w:numPr>
        <w:spacing w:after="0" w:line="240" w:lineRule="auto"/>
      </w:pPr>
      <w:r>
        <w:rPr>
          <w:rFonts w:hint="eastAsia"/>
        </w:rPr>
        <w:t>输入范围</w:t>
      </w:r>
      <w:r>
        <w:t>0-1</w:t>
      </w:r>
      <w:r w:rsidR="00D545B0">
        <w:rPr>
          <w:rFonts w:hint="eastAsia"/>
        </w:rPr>
        <w:t>8</w:t>
      </w:r>
      <w:r>
        <w:t>00V</w:t>
      </w:r>
      <w:r w:rsidR="0029376B">
        <w:rPr>
          <w:rFonts w:hint="eastAsia"/>
        </w:rPr>
        <w:t xml:space="preserve"> </w:t>
      </w:r>
      <w:r w:rsidR="0029376B">
        <w:rPr>
          <w:rFonts w:hint="eastAsia"/>
        </w:rPr>
        <w:t>（裕量）</w:t>
      </w:r>
    </w:p>
    <w:p w14:paraId="499F9ED4" w14:textId="385B6DD8" w:rsidR="009F3F3A" w:rsidRDefault="009F3F3A" w:rsidP="00174C46">
      <w:pPr>
        <w:pStyle w:val="a9"/>
        <w:numPr>
          <w:ilvl w:val="0"/>
          <w:numId w:val="9"/>
        </w:numPr>
        <w:spacing w:after="0" w:line="240" w:lineRule="auto"/>
      </w:pPr>
      <w:r>
        <w:rPr>
          <w:rFonts w:hint="eastAsia"/>
        </w:rPr>
        <w:t>额定电压从</w:t>
      </w:r>
      <w:r>
        <w:t>60V</w:t>
      </w:r>
      <w:r>
        <w:rPr>
          <w:rFonts w:hint="eastAsia"/>
        </w:rPr>
        <w:t>到</w:t>
      </w:r>
      <w:r>
        <w:t>1500V</w:t>
      </w:r>
    </w:p>
    <w:p w14:paraId="0B9D030F" w14:textId="77777777" w:rsidR="009F3F3A" w:rsidRDefault="009F3F3A" w:rsidP="002A4467">
      <w:pPr>
        <w:pStyle w:val="3"/>
      </w:pPr>
      <w:bookmarkStart w:id="85" w:name="_Toc212470171"/>
      <w:r>
        <w:rPr>
          <w:rFonts w:hint="eastAsia"/>
        </w:rPr>
        <w:t xml:space="preserve">2.1.3 </w:t>
      </w:r>
      <w:r>
        <w:rPr>
          <w:rFonts w:hint="eastAsia"/>
        </w:rPr>
        <w:t>电流输入</w:t>
      </w:r>
      <w:bookmarkEnd w:id="85"/>
    </w:p>
    <w:p w14:paraId="218B1A56" w14:textId="76FA0132" w:rsidR="009F3F3A" w:rsidRDefault="00977A0A" w:rsidP="00174C46">
      <w:pPr>
        <w:pStyle w:val="a9"/>
        <w:numPr>
          <w:ilvl w:val="0"/>
          <w:numId w:val="10"/>
        </w:numPr>
        <w:spacing w:after="0" w:line="240" w:lineRule="auto"/>
      </w:pPr>
      <w:r>
        <w:rPr>
          <w:rFonts w:hint="eastAsia"/>
        </w:rPr>
        <w:t>电流</w:t>
      </w:r>
      <w:r w:rsidR="009F3F3A">
        <w:rPr>
          <w:rFonts w:hint="eastAsia"/>
        </w:rPr>
        <w:t>精度：首选</w:t>
      </w:r>
      <w:r w:rsidR="009F3F3A">
        <w:t>0.2%</w:t>
      </w:r>
      <w:r w:rsidR="009F3F3A">
        <w:rPr>
          <w:rFonts w:hint="eastAsia"/>
        </w:rPr>
        <w:t>，可接受</w:t>
      </w:r>
      <w:r w:rsidR="009F3F3A">
        <w:t>0.5%</w:t>
      </w:r>
      <w:r w:rsidR="007215FE">
        <w:rPr>
          <w:rFonts w:hint="eastAsia"/>
        </w:rPr>
        <w:t>甚至</w:t>
      </w:r>
      <w:r w:rsidR="007215FE">
        <w:rPr>
          <w:rFonts w:hint="eastAsia"/>
        </w:rPr>
        <w:t>1%</w:t>
      </w:r>
      <w:r w:rsidR="006358BD">
        <w:rPr>
          <w:rFonts w:hint="eastAsia"/>
        </w:rPr>
        <w:t xml:space="preserve"> </w:t>
      </w:r>
      <w:r w:rsidR="006358BD">
        <w:rPr>
          <w:rFonts w:hint="eastAsia"/>
        </w:rPr>
        <w:t>（需要保证能量精度等级）</w:t>
      </w:r>
    </w:p>
    <w:p w14:paraId="707E1E72" w14:textId="0F602FBB" w:rsidR="009F3F3A" w:rsidRDefault="009F3F3A" w:rsidP="00174C46">
      <w:pPr>
        <w:pStyle w:val="a9"/>
        <w:numPr>
          <w:ilvl w:val="0"/>
          <w:numId w:val="10"/>
        </w:numPr>
        <w:spacing w:after="0" w:line="240" w:lineRule="auto"/>
      </w:pPr>
      <w:r>
        <w:rPr>
          <w:rFonts w:hint="eastAsia"/>
        </w:rPr>
        <w:t>能量精度等级</w:t>
      </w:r>
      <w:r>
        <w:t>0.5</w:t>
      </w:r>
      <w:r>
        <w:rPr>
          <w:rFonts w:hint="eastAsia"/>
        </w:rPr>
        <w:t>首选，等级</w:t>
      </w:r>
      <w:r>
        <w:t>1</w:t>
      </w:r>
      <w:r>
        <w:rPr>
          <w:rFonts w:hint="eastAsia"/>
        </w:rPr>
        <w:t>可接受</w:t>
      </w:r>
    </w:p>
    <w:p w14:paraId="3162E703" w14:textId="73FA6228" w:rsidR="009F3F3A" w:rsidRDefault="002A2528" w:rsidP="00174C46">
      <w:pPr>
        <w:pStyle w:val="a9"/>
        <w:numPr>
          <w:ilvl w:val="0"/>
          <w:numId w:val="10"/>
        </w:numPr>
        <w:spacing w:after="0" w:line="240" w:lineRule="auto"/>
      </w:pPr>
      <w:r w:rsidRPr="004532BE">
        <w:rPr>
          <w:rFonts w:hint="eastAsia"/>
          <w:highlight w:val="yellow"/>
        </w:rPr>
        <w:t>直接</w:t>
      </w:r>
      <w:r w:rsidR="009F3F3A" w:rsidRPr="004532BE">
        <w:rPr>
          <w:rFonts w:hint="eastAsia"/>
          <w:highlight w:val="yellow"/>
        </w:rPr>
        <w:t>连接</w:t>
      </w:r>
      <w:r w:rsidR="00902BFA" w:rsidRPr="004532BE">
        <w:rPr>
          <w:rFonts w:hint="eastAsia"/>
          <w:highlight w:val="yellow"/>
        </w:rPr>
        <w:t>1500A</w:t>
      </w:r>
      <w:r w:rsidR="009F3F3A">
        <w:rPr>
          <w:rFonts w:hint="eastAsia"/>
        </w:rPr>
        <w:t>，来自</w:t>
      </w:r>
      <w:r w:rsidR="000D1EE9">
        <w:rPr>
          <w:rFonts w:hint="eastAsia"/>
        </w:rPr>
        <w:t>shunt</w:t>
      </w:r>
      <w:r w:rsidR="00663EF5">
        <w:rPr>
          <w:rFonts w:hint="eastAsia"/>
        </w:rPr>
        <w:t>/</w:t>
      </w:r>
      <w:r w:rsidR="009F3F3A">
        <w:rPr>
          <w:rFonts w:hint="eastAsia"/>
        </w:rPr>
        <w:t>电流互感器（霍尔或</w:t>
      </w:r>
      <w:r w:rsidR="00663EF5">
        <w:rPr>
          <w:rFonts w:hint="eastAsia"/>
        </w:rPr>
        <w:t>磁通门</w:t>
      </w:r>
      <w:r w:rsidR="009F3F3A">
        <w:rPr>
          <w:rFonts w:hint="eastAsia"/>
        </w:rPr>
        <w:t>）</w:t>
      </w:r>
    </w:p>
    <w:p w14:paraId="6DDDD183" w14:textId="77777777" w:rsidR="009F3F3A" w:rsidRDefault="009F3F3A" w:rsidP="009F3F3A">
      <w:pPr>
        <w:spacing w:after="0" w:line="240" w:lineRule="auto"/>
      </w:pPr>
    </w:p>
    <w:p w14:paraId="716685E3" w14:textId="7DD2359A" w:rsidR="005946F3" w:rsidRPr="003E108F" w:rsidDel="00D91DB0" w:rsidRDefault="007C7669" w:rsidP="003E108F">
      <w:pPr>
        <w:spacing w:after="0" w:line="240" w:lineRule="auto"/>
        <w:rPr>
          <w:del w:id="86" w:author="Shaohang Cui" w:date="2026-04-13T16:56:00Z" w16du:dateUtc="2026-04-13T08:56:00Z"/>
          <w:highlight w:val="yellow"/>
        </w:rPr>
      </w:pPr>
      <w:del w:id="87" w:author="Shaohang Cui" w:date="2026-04-13T16:56:00Z" w16du:dateUtc="2026-04-13T08:56:00Z">
        <w:r w:rsidRPr="00D32E68" w:rsidDel="00D91DB0">
          <w:rPr>
            <w:rFonts w:hint="eastAsia"/>
            <w:highlight w:val="yellow"/>
          </w:rPr>
          <w:delText>电流测量是目前挑战最大的部分，考虑有</w:delText>
        </w:r>
        <w:r w:rsidRPr="003E108F" w:rsidDel="00D91DB0">
          <w:rPr>
            <w:rFonts w:hint="eastAsia"/>
            <w:highlight w:val="yellow"/>
          </w:rPr>
          <w:delText>精度</w:delText>
        </w:r>
        <w:r w:rsidR="005946F3" w:rsidRPr="003E108F" w:rsidDel="00D91DB0">
          <w:rPr>
            <w:rFonts w:hint="eastAsia"/>
            <w:highlight w:val="yellow"/>
          </w:rPr>
          <w:delText>与</w:delText>
        </w:r>
        <w:r w:rsidRPr="003E108F" w:rsidDel="00D91DB0">
          <w:rPr>
            <w:rFonts w:hint="eastAsia"/>
            <w:highlight w:val="yellow"/>
          </w:rPr>
          <w:delText>温度特性</w:delText>
        </w:r>
        <w:r w:rsidR="00BC5A56" w:rsidRPr="003E108F" w:rsidDel="00D91DB0">
          <w:rPr>
            <w:rFonts w:hint="eastAsia"/>
            <w:highlight w:val="yellow"/>
          </w:rPr>
          <w:delText>。</w:delText>
        </w:r>
      </w:del>
    </w:p>
    <w:p w14:paraId="212F59F6" w14:textId="654DBA2E" w:rsidR="005C38A2" w:rsidRPr="000F4727" w:rsidDel="00D91DB0" w:rsidRDefault="00BC5A56" w:rsidP="000F4727">
      <w:pPr>
        <w:spacing w:after="0" w:line="240" w:lineRule="auto"/>
        <w:rPr>
          <w:del w:id="88" w:author="Shaohang Cui" w:date="2026-04-13T16:56:00Z" w16du:dateUtc="2026-04-13T08:56:00Z"/>
          <w:highlight w:val="yellow"/>
        </w:rPr>
      </w:pPr>
      <w:del w:id="89" w:author="Shaohang Cui" w:date="2026-04-13T16:56:00Z" w16du:dateUtc="2026-04-13T08:56:00Z">
        <w:r w:rsidRPr="000F4727" w:rsidDel="00D91DB0">
          <w:rPr>
            <w:rFonts w:hint="eastAsia"/>
            <w:highlight w:val="yellow"/>
          </w:rPr>
          <w:delText>从过往看，</w:delText>
        </w:r>
        <w:r w:rsidR="00697B26" w:rsidRPr="000F4727" w:rsidDel="00D91DB0">
          <w:rPr>
            <w:rFonts w:hint="eastAsia"/>
            <w:highlight w:val="yellow"/>
          </w:rPr>
          <w:delText>150</w:delText>
        </w:r>
        <w:r w:rsidR="005946F3" w:rsidRPr="000F4727" w:rsidDel="00D91DB0">
          <w:rPr>
            <w:rFonts w:hint="eastAsia"/>
            <w:highlight w:val="yellow"/>
          </w:rPr>
          <w:delText>0A shunt</w:delText>
        </w:r>
        <w:r w:rsidR="005946F3" w:rsidRPr="000F4727" w:rsidDel="00D91DB0">
          <w:rPr>
            <w:rFonts w:hint="eastAsia"/>
            <w:highlight w:val="yellow"/>
          </w:rPr>
          <w:delText>到达</w:delText>
        </w:r>
        <w:r w:rsidR="005946F3" w:rsidRPr="000F4727" w:rsidDel="00D91DB0">
          <w:rPr>
            <w:rFonts w:hint="eastAsia"/>
            <w:highlight w:val="yellow"/>
          </w:rPr>
          <w:delText>0.5%</w:delText>
        </w:r>
        <w:r w:rsidR="00326CDE" w:rsidRPr="000F4727" w:rsidDel="00D91DB0">
          <w:rPr>
            <w:rFonts w:hint="eastAsia"/>
            <w:highlight w:val="yellow"/>
          </w:rPr>
          <w:delText>有一定</w:delText>
        </w:r>
        <w:r w:rsidR="005946F3" w:rsidRPr="000F4727" w:rsidDel="00D91DB0">
          <w:rPr>
            <w:rFonts w:hint="eastAsia"/>
            <w:highlight w:val="yellow"/>
          </w:rPr>
          <w:delText>困难；此外</w:delText>
        </w:r>
        <w:r w:rsidR="008D0030" w:rsidRPr="000F4727" w:rsidDel="00D91DB0">
          <w:rPr>
            <w:rFonts w:hint="eastAsia"/>
            <w:highlight w:val="yellow"/>
          </w:rPr>
          <w:delText xml:space="preserve"> shunt</w:delText>
        </w:r>
        <w:r w:rsidR="008D0030" w:rsidRPr="000F4727" w:rsidDel="00D91DB0">
          <w:rPr>
            <w:rFonts w:hint="eastAsia"/>
            <w:highlight w:val="yellow"/>
          </w:rPr>
          <w:delText>的自发热会使得直接接入方式对电路板温度有较大影响，</w:delText>
        </w:r>
        <w:r w:rsidR="005C38A2" w:rsidRPr="000F4727" w:rsidDel="00D91DB0">
          <w:rPr>
            <w:rFonts w:hint="eastAsia"/>
            <w:highlight w:val="yellow"/>
          </w:rPr>
          <w:delText>影响整机精度</w:delText>
        </w:r>
      </w:del>
    </w:p>
    <w:p w14:paraId="40B62D4E" w14:textId="77777777" w:rsidR="003C3060" w:rsidRDefault="003C3060" w:rsidP="009F3F3A">
      <w:pPr>
        <w:spacing w:after="0" w:line="240" w:lineRule="auto"/>
      </w:pPr>
    </w:p>
    <w:p w14:paraId="71B26630" w14:textId="77777777" w:rsidR="009F3F3A" w:rsidRDefault="009F3F3A" w:rsidP="002A4467">
      <w:pPr>
        <w:pStyle w:val="3"/>
      </w:pPr>
      <w:bookmarkStart w:id="90" w:name="_Toc212470172"/>
      <w:r>
        <w:t>2.1.4 LED</w:t>
      </w:r>
      <w:bookmarkEnd w:id="90"/>
    </w:p>
    <w:p w14:paraId="56E4141D" w14:textId="36E2703A" w:rsidR="00B16FEC" w:rsidRDefault="00B16FEC" w:rsidP="009F3F3A">
      <w:pPr>
        <w:spacing w:after="0" w:line="240" w:lineRule="auto"/>
      </w:pPr>
      <w:r>
        <w:rPr>
          <w:rFonts w:hint="eastAsia"/>
        </w:rPr>
        <w:t xml:space="preserve">2 </w:t>
      </w:r>
      <w:r>
        <w:rPr>
          <w:rFonts w:hint="eastAsia"/>
        </w:rPr>
        <w:t>个</w:t>
      </w:r>
      <w:r>
        <w:rPr>
          <w:rFonts w:hint="eastAsia"/>
        </w:rPr>
        <w:t>LE</w:t>
      </w:r>
      <w:r w:rsidR="00A43E34">
        <w:rPr>
          <w:rFonts w:hint="eastAsia"/>
        </w:rPr>
        <w:t>D</w:t>
      </w:r>
    </w:p>
    <w:p w14:paraId="42E1DE71" w14:textId="11D1D8AC" w:rsidR="00B16FEC" w:rsidRDefault="00B16FEC" w:rsidP="00B16FEC">
      <w:pPr>
        <w:pStyle w:val="a9"/>
        <w:numPr>
          <w:ilvl w:val="0"/>
          <w:numId w:val="52"/>
        </w:numPr>
        <w:spacing w:after="0" w:line="240" w:lineRule="auto"/>
      </w:pPr>
      <w:r>
        <w:rPr>
          <w:rFonts w:hint="eastAsia"/>
        </w:rPr>
        <w:t xml:space="preserve">1 </w:t>
      </w:r>
      <w:r>
        <w:rPr>
          <w:rFonts w:hint="eastAsia"/>
        </w:rPr>
        <w:t>个</w:t>
      </w:r>
      <w:r>
        <w:rPr>
          <w:rFonts w:hint="eastAsia"/>
        </w:rPr>
        <w:t>LED</w:t>
      </w:r>
      <w:r>
        <w:rPr>
          <w:rFonts w:hint="eastAsia"/>
        </w:rPr>
        <w:t>用于指示电表运行</w:t>
      </w:r>
    </w:p>
    <w:p w14:paraId="4BA7979D" w14:textId="4FDFDDF1" w:rsidR="0017034C" w:rsidRPr="0017034C" w:rsidRDefault="0017034C" w:rsidP="0017034C">
      <w:pPr>
        <w:pStyle w:val="a9"/>
        <w:numPr>
          <w:ilvl w:val="0"/>
          <w:numId w:val="52"/>
        </w:numPr>
        <w:spacing w:after="0" w:line="240" w:lineRule="auto"/>
      </w:pPr>
      <w:r>
        <w:rPr>
          <w:rFonts w:hint="eastAsia"/>
        </w:rPr>
        <w:t>运行灯绿色，</w:t>
      </w:r>
      <w:r w:rsidR="00F503EB">
        <w:rPr>
          <w:rFonts w:hint="eastAsia"/>
        </w:rPr>
        <w:t>1</w:t>
      </w:r>
      <w:r w:rsidR="00F503EB">
        <w:rPr>
          <w:rFonts w:hint="eastAsia"/>
        </w:rPr>
        <w:t>秒</w:t>
      </w:r>
      <w:r>
        <w:rPr>
          <w:rFonts w:hint="eastAsia"/>
        </w:rPr>
        <w:t>闪烁一次</w:t>
      </w:r>
      <w:r w:rsidR="009E6433">
        <w:rPr>
          <w:rFonts w:hint="eastAsia"/>
        </w:rPr>
        <w:t>，放置在表体</w:t>
      </w:r>
      <w:r>
        <w:rPr>
          <w:rFonts w:hint="eastAsia"/>
        </w:rPr>
        <w:t>。</w:t>
      </w:r>
      <w:r w:rsidR="00CE7696" w:rsidRPr="007E5608">
        <w:rPr>
          <w:rFonts w:hint="eastAsia"/>
          <w:highlight w:val="yellow"/>
        </w:rPr>
        <w:t>分立显示无</w:t>
      </w:r>
      <w:r w:rsidR="00CE7696" w:rsidRPr="007E5608">
        <w:rPr>
          <w:rFonts w:hint="eastAsia"/>
          <w:highlight w:val="yellow"/>
        </w:rPr>
        <w:t>LED</w:t>
      </w:r>
      <w:r>
        <w:rPr>
          <w:rFonts w:hint="eastAsia"/>
        </w:rPr>
        <w:t>。</w:t>
      </w:r>
    </w:p>
    <w:p w14:paraId="716D47F1" w14:textId="23D6AA44" w:rsidR="009F3F3A" w:rsidRDefault="009F3F3A" w:rsidP="002A4467">
      <w:pPr>
        <w:pStyle w:val="3"/>
      </w:pPr>
      <w:bookmarkStart w:id="91" w:name="_Toc212470173"/>
      <w:r>
        <w:rPr>
          <w:rFonts w:hint="eastAsia"/>
        </w:rPr>
        <w:lastRenderedPageBreak/>
        <w:t>2.1.</w:t>
      </w:r>
      <w:r w:rsidR="00770B3F">
        <w:rPr>
          <w:rFonts w:hint="eastAsia"/>
        </w:rPr>
        <w:t>5</w:t>
      </w:r>
      <w:r>
        <w:rPr>
          <w:rFonts w:hint="eastAsia"/>
        </w:rPr>
        <w:t xml:space="preserve"> RS485</w:t>
      </w:r>
      <w:r>
        <w:rPr>
          <w:rFonts w:hint="eastAsia"/>
        </w:rPr>
        <w:t>和</w:t>
      </w:r>
      <w:r w:rsidR="007C2852">
        <w:rPr>
          <w:rFonts w:hint="eastAsia"/>
        </w:rPr>
        <w:t>调试</w:t>
      </w:r>
      <w:r>
        <w:rPr>
          <w:rFonts w:hint="eastAsia"/>
        </w:rPr>
        <w:t>串口</w:t>
      </w:r>
      <w:bookmarkEnd w:id="91"/>
    </w:p>
    <w:p w14:paraId="086DD7F9" w14:textId="77777777" w:rsidR="009F3F3A" w:rsidRDefault="009F3F3A" w:rsidP="009F3F3A">
      <w:pPr>
        <w:spacing w:after="0" w:line="240" w:lineRule="auto"/>
      </w:pPr>
      <w:r>
        <w:rPr>
          <w:rFonts w:hint="eastAsia"/>
        </w:rPr>
        <w:t>RS485</w:t>
      </w:r>
      <w:r>
        <w:rPr>
          <w:rFonts w:hint="eastAsia"/>
        </w:rPr>
        <w:t>端口用于通过</w:t>
      </w:r>
      <w:r>
        <w:rPr>
          <w:rFonts w:hint="eastAsia"/>
        </w:rPr>
        <w:t>MODBUS/RTU</w:t>
      </w:r>
      <w:r>
        <w:rPr>
          <w:rFonts w:hint="eastAsia"/>
        </w:rPr>
        <w:t>与</w:t>
      </w:r>
      <w:r>
        <w:rPr>
          <w:rFonts w:hint="eastAsia"/>
        </w:rPr>
        <w:t>PLC</w:t>
      </w:r>
      <w:r>
        <w:rPr>
          <w:rFonts w:hint="eastAsia"/>
        </w:rPr>
        <w:t>或</w:t>
      </w:r>
      <w:r>
        <w:rPr>
          <w:rFonts w:hint="eastAsia"/>
        </w:rPr>
        <w:t>PC</w:t>
      </w:r>
      <w:r>
        <w:rPr>
          <w:rFonts w:hint="eastAsia"/>
        </w:rPr>
        <w:t>通信。</w:t>
      </w:r>
    </w:p>
    <w:p w14:paraId="790322D3" w14:textId="21A17414" w:rsidR="009F3F3A" w:rsidRDefault="009F3F3A" w:rsidP="009F3F3A">
      <w:pPr>
        <w:spacing w:after="0" w:line="240" w:lineRule="auto"/>
      </w:pPr>
      <w:r>
        <w:rPr>
          <w:rFonts w:hint="eastAsia"/>
        </w:rPr>
        <w:t>电表上将有</w:t>
      </w:r>
      <w:r>
        <w:rPr>
          <w:rFonts w:hint="eastAsia"/>
        </w:rPr>
        <w:t>1</w:t>
      </w:r>
      <w:r>
        <w:rPr>
          <w:rFonts w:hint="eastAsia"/>
        </w:rPr>
        <w:t>个</w:t>
      </w:r>
      <w:r>
        <w:rPr>
          <w:rFonts w:hint="eastAsia"/>
        </w:rPr>
        <w:t>RS485</w:t>
      </w:r>
      <w:r>
        <w:rPr>
          <w:rFonts w:hint="eastAsia"/>
        </w:rPr>
        <w:t>端口</w:t>
      </w:r>
      <w:r w:rsidR="00D46FF2">
        <w:rPr>
          <w:rFonts w:hint="eastAsia"/>
        </w:rPr>
        <w:t>用于通信</w:t>
      </w:r>
      <w:r>
        <w:rPr>
          <w:rFonts w:hint="eastAsia"/>
        </w:rPr>
        <w:t>。（首选</w:t>
      </w:r>
      <w:r>
        <w:rPr>
          <w:rFonts w:hint="eastAsia"/>
        </w:rPr>
        <w:t>5mm</w:t>
      </w:r>
      <w:r>
        <w:rPr>
          <w:rFonts w:hint="eastAsia"/>
        </w:rPr>
        <w:t>端子）</w:t>
      </w:r>
    </w:p>
    <w:p w14:paraId="085C01C6" w14:textId="77777777" w:rsidR="009F3F3A" w:rsidRDefault="009F3F3A" w:rsidP="009F3F3A">
      <w:pPr>
        <w:spacing w:after="0" w:line="240" w:lineRule="auto"/>
      </w:pPr>
    </w:p>
    <w:p w14:paraId="01EA988F" w14:textId="346EACBC" w:rsidR="009F3F3A" w:rsidRDefault="009F3F3A" w:rsidP="009F3F3A">
      <w:pPr>
        <w:spacing w:after="0" w:line="240" w:lineRule="auto"/>
      </w:pPr>
      <w:r>
        <w:rPr>
          <w:rFonts w:hint="eastAsia"/>
        </w:rPr>
        <w:t>此外提供一个</w:t>
      </w:r>
      <w:r w:rsidR="007C2852">
        <w:rPr>
          <w:rFonts w:hint="eastAsia"/>
        </w:rPr>
        <w:t>串</w:t>
      </w:r>
      <w:r>
        <w:rPr>
          <w:rFonts w:hint="eastAsia"/>
        </w:rPr>
        <w:t>口用于调试输出。</w:t>
      </w:r>
    </w:p>
    <w:p w14:paraId="072D4F10" w14:textId="77777777" w:rsidR="00622475" w:rsidRDefault="00622475" w:rsidP="009F3F3A">
      <w:pPr>
        <w:spacing w:after="0" w:line="240" w:lineRule="auto"/>
      </w:pPr>
    </w:p>
    <w:p w14:paraId="53F118E7" w14:textId="3D4457D8" w:rsidR="00607091" w:rsidRDefault="00517221" w:rsidP="009F3F3A">
      <w:pPr>
        <w:spacing w:after="0" w:line="240" w:lineRule="auto"/>
      </w:pPr>
      <w:r>
        <w:rPr>
          <w:rFonts w:hint="eastAsia"/>
        </w:rPr>
        <w:t>第二</w:t>
      </w:r>
      <w:r w:rsidR="00607091">
        <w:rPr>
          <w:rFonts w:hint="eastAsia"/>
        </w:rPr>
        <w:t>个</w:t>
      </w:r>
      <w:r w:rsidR="00607091">
        <w:rPr>
          <w:rFonts w:hint="eastAsia"/>
        </w:rPr>
        <w:t>RS485</w:t>
      </w:r>
      <w:r w:rsidR="00607091">
        <w:rPr>
          <w:rFonts w:hint="eastAsia"/>
        </w:rPr>
        <w:t>端口</w:t>
      </w:r>
      <w:r w:rsidR="00607091">
        <w:rPr>
          <w:rFonts w:hint="eastAsia"/>
        </w:rPr>
        <w:t xml:space="preserve"> + </w:t>
      </w:r>
      <w:r w:rsidR="00607091">
        <w:rPr>
          <w:rFonts w:hint="eastAsia"/>
        </w:rPr>
        <w:t>供电（可采用</w:t>
      </w:r>
      <w:r w:rsidR="00607091">
        <w:rPr>
          <w:rFonts w:hint="eastAsia"/>
        </w:rPr>
        <w:t>RJ45</w:t>
      </w:r>
      <w:r w:rsidR="00843881">
        <w:rPr>
          <w:rFonts w:hint="eastAsia"/>
        </w:rPr>
        <w:t>、</w:t>
      </w:r>
      <w:r w:rsidR="00843881">
        <w:rPr>
          <w:rFonts w:hint="eastAsia"/>
        </w:rPr>
        <w:t>RJ12</w:t>
      </w:r>
      <w:r w:rsidR="00607091">
        <w:rPr>
          <w:rFonts w:hint="eastAsia"/>
        </w:rPr>
        <w:t>或其他接口），用于</w:t>
      </w:r>
      <w:r w:rsidR="004A4D47">
        <w:rPr>
          <w:rFonts w:hint="eastAsia"/>
        </w:rPr>
        <w:t>外部显示模块连接。该接口</w:t>
      </w:r>
      <w:r w:rsidR="00BA35DA">
        <w:rPr>
          <w:rFonts w:hint="eastAsia"/>
        </w:rPr>
        <w:t>需要能</w:t>
      </w:r>
      <w:r w:rsidR="004A4D47">
        <w:rPr>
          <w:rFonts w:hint="eastAsia"/>
        </w:rPr>
        <w:t>被铅封。</w:t>
      </w:r>
    </w:p>
    <w:p w14:paraId="2F9CFC32" w14:textId="77777777" w:rsidR="007049E2" w:rsidRDefault="007049E2" w:rsidP="009F3F3A">
      <w:pPr>
        <w:spacing w:after="0" w:line="240" w:lineRule="auto"/>
      </w:pPr>
    </w:p>
    <w:p w14:paraId="77681F76" w14:textId="0C4AC757" w:rsidR="007049E2" w:rsidRDefault="007049E2" w:rsidP="009F3F3A">
      <w:pPr>
        <w:spacing w:after="0" w:line="240" w:lineRule="auto"/>
      </w:pPr>
      <w:r>
        <w:rPr>
          <w:rFonts w:hint="eastAsia"/>
        </w:rPr>
        <w:t>端口作为内部自定义，包括</w:t>
      </w:r>
      <w:r>
        <w:rPr>
          <w:rFonts w:hint="eastAsia"/>
        </w:rPr>
        <w:t>485</w:t>
      </w:r>
      <w:r w:rsidR="0086475D">
        <w:rPr>
          <w:rFonts w:hint="eastAsia"/>
        </w:rPr>
        <w:t xml:space="preserve"> A</w:t>
      </w:r>
      <w:r w:rsidR="004448FA">
        <w:rPr>
          <w:rFonts w:hint="eastAsia"/>
        </w:rPr>
        <w:t>、</w:t>
      </w:r>
      <w:r w:rsidR="0086475D">
        <w:rPr>
          <w:rFonts w:hint="eastAsia"/>
        </w:rPr>
        <w:t>B</w:t>
      </w:r>
      <w:r w:rsidR="004448FA">
        <w:rPr>
          <w:rFonts w:hint="eastAsia"/>
        </w:rPr>
        <w:t>、</w:t>
      </w:r>
      <w:r w:rsidR="0086475D">
        <w:rPr>
          <w:rFonts w:hint="eastAsia"/>
        </w:rPr>
        <w:t>S</w:t>
      </w:r>
      <w:r>
        <w:rPr>
          <w:rFonts w:hint="eastAsia"/>
        </w:rPr>
        <w:t>，</w:t>
      </w:r>
      <w:r w:rsidR="002868BC">
        <w:rPr>
          <w:rFonts w:hint="eastAsia"/>
        </w:rPr>
        <w:t>给面板供电的</w:t>
      </w:r>
      <w:r w:rsidR="002868BC">
        <w:rPr>
          <w:rFonts w:hint="eastAsia"/>
        </w:rPr>
        <w:t>+ -</w:t>
      </w:r>
      <w:r w:rsidR="004448FA">
        <w:rPr>
          <w:rFonts w:hint="eastAsia"/>
        </w:rPr>
        <w:t>电源</w:t>
      </w:r>
      <w:r w:rsidR="002868BC">
        <w:rPr>
          <w:rFonts w:hint="eastAsia"/>
        </w:rPr>
        <w:t xml:space="preserve"> </w:t>
      </w:r>
      <w:r w:rsidR="00F86714">
        <w:rPr>
          <w:rFonts w:hint="eastAsia"/>
        </w:rPr>
        <w:t>，要做物理铅封。</w:t>
      </w:r>
    </w:p>
    <w:p w14:paraId="1FEB4BCA" w14:textId="52B665EB" w:rsidR="009F3F3A" w:rsidRDefault="009F3F3A" w:rsidP="002A4467">
      <w:pPr>
        <w:pStyle w:val="3"/>
      </w:pPr>
      <w:bookmarkStart w:id="92" w:name="_Toc212470174"/>
      <w:r>
        <w:rPr>
          <w:rFonts w:hint="eastAsia"/>
        </w:rPr>
        <w:t>2.1.</w:t>
      </w:r>
      <w:r w:rsidR="00770B3F">
        <w:rPr>
          <w:rFonts w:hint="eastAsia"/>
        </w:rPr>
        <w:t>6</w:t>
      </w:r>
      <w:r>
        <w:rPr>
          <w:rFonts w:hint="eastAsia"/>
        </w:rPr>
        <w:t xml:space="preserve"> SWD</w:t>
      </w:r>
      <w:r>
        <w:rPr>
          <w:rFonts w:hint="eastAsia"/>
        </w:rPr>
        <w:t>端口</w:t>
      </w:r>
      <w:bookmarkEnd w:id="92"/>
    </w:p>
    <w:p w14:paraId="20C753D0" w14:textId="02B81227" w:rsidR="009F3F3A" w:rsidRDefault="009F3F3A" w:rsidP="009F3F3A">
      <w:pPr>
        <w:spacing w:after="0" w:line="240" w:lineRule="auto"/>
      </w:pPr>
      <w:r>
        <w:rPr>
          <w:rFonts w:hint="eastAsia"/>
        </w:rPr>
        <w:t>一个</w:t>
      </w:r>
      <w:r>
        <w:rPr>
          <w:rFonts w:hint="eastAsia"/>
        </w:rPr>
        <w:t>SWD</w:t>
      </w:r>
      <w:r>
        <w:rPr>
          <w:rFonts w:hint="eastAsia"/>
        </w:rPr>
        <w:t>端口用于工厂生产期间的编程。</w:t>
      </w:r>
    </w:p>
    <w:p w14:paraId="4FAB961F" w14:textId="092766C8" w:rsidR="009F3F3A" w:rsidRDefault="009F3F3A" w:rsidP="002A4467">
      <w:pPr>
        <w:pStyle w:val="3"/>
      </w:pPr>
      <w:bookmarkStart w:id="93" w:name="_Toc212470175"/>
      <w:r>
        <w:rPr>
          <w:rFonts w:hint="eastAsia"/>
        </w:rPr>
        <w:t>2.1.</w:t>
      </w:r>
      <w:r w:rsidR="00770B3F">
        <w:rPr>
          <w:rFonts w:hint="eastAsia"/>
        </w:rPr>
        <w:t>7</w:t>
      </w:r>
      <w:r>
        <w:rPr>
          <w:rFonts w:hint="eastAsia"/>
        </w:rPr>
        <w:t xml:space="preserve"> </w:t>
      </w:r>
      <w:r w:rsidR="002A4467">
        <w:rPr>
          <w:rFonts w:hint="eastAsia"/>
        </w:rPr>
        <w:t>铅封</w:t>
      </w:r>
      <w:r w:rsidR="00F95F70">
        <w:rPr>
          <w:rFonts w:hint="eastAsia"/>
        </w:rPr>
        <w:t>开关</w:t>
      </w:r>
      <w:bookmarkEnd w:id="93"/>
    </w:p>
    <w:p w14:paraId="409713E7" w14:textId="0C9522CF" w:rsidR="009F3F3A" w:rsidRDefault="005702E3" w:rsidP="009F3F3A">
      <w:pPr>
        <w:spacing w:after="0" w:line="240" w:lineRule="auto"/>
      </w:pPr>
      <w:r>
        <w:rPr>
          <w:rFonts w:hint="eastAsia"/>
        </w:rPr>
        <w:t>一个</w:t>
      </w:r>
      <w:r w:rsidR="00F95F70">
        <w:rPr>
          <w:rFonts w:hint="eastAsia"/>
        </w:rPr>
        <w:t>开关，</w:t>
      </w:r>
      <w:r w:rsidR="009F3F3A">
        <w:rPr>
          <w:rFonts w:hint="eastAsia"/>
        </w:rPr>
        <w:t>用于铅封状态的</w:t>
      </w:r>
      <w:r w:rsidR="009F3F3A">
        <w:rPr>
          <w:rFonts w:hint="eastAsia"/>
        </w:rPr>
        <w:t>GPIO</w:t>
      </w:r>
      <w:r w:rsidR="009F3F3A">
        <w:rPr>
          <w:rFonts w:hint="eastAsia"/>
        </w:rPr>
        <w:t>端口。</w:t>
      </w:r>
      <w:r w:rsidR="001C21AF">
        <w:rPr>
          <w:rFonts w:hint="eastAsia"/>
        </w:rPr>
        <w:t>设立在</w:t>
      </w:r>
      <w:r w:rsidR="008562FF">
        <w:rPr>
          <w:rFonts w:hint="eastAsia"/>
        </w:rPr>
        <w:t>仪表本体</w:t>
      </w:r>
      <w:r w:rsidR="001C21AF">
        <w:rPr>
          <w:rFonts w:hint="eastAsia"/>
        </w:rPr>
        <w:t>上</w:t>
      </w:r>
    </w:p>
    <w:p w14:paraId="44AF46C2" w14:textId="77777777" w:rsidR="00945DCC" w:rsidRDefault="00945DCC" w:rsidP="009F3F3A">
      <w:pPr>
        <w:spacing w:after="0" w:line="240" w:lineRule="auto"/>
      </w:pPr>
    </w:p>
    <w:p w14:paraId="433FA939" w14:textId="5EB6219A" w:rsidR="00945DCC" w:rsidRDefault="00945DCC" w:rsidP="00945DCC">
      <w:pPr>
        <w:pStyle w:val="3"/>
      </w:pPr>
      <w:bookmarkStart w:id="94" w:name="_Toc212470176"/>
      <w:r>
        <w:rPr>
          <w:rFonts w:hint="eastAsia"/>
        </w:rPr>
        <w:t>2.1.</w:t>
      </w:r>
      <w:r w:rsidR="00770B3F">
        <w:rPr>
          <w:rFonts w:hint="eastAsia"/>
        </w:rPr>
        <w:t>8</w:t>
      </w:r>
      <w:r>
        <w:rPr>
          <w:rFonts w:hint="eastAsia"/>
        </w:rPr>
        <w:t xml:space="preserve"> HMI</w:t>
      </w:r>
      <w:bookmarkEnd w:id="94"/>
    </w:p>
    <w:p w14:paraId="6B471E61" w14:textId="53D36BC6" w:rsidR="00996617" w:rsidRDefault="00996617" w:rsidP="00D70A29">
      <w:pPr>
        <w:spacing w:after="0" w:line="240" w:lineRule="auto"/>
      </w:pPr>
      <w:r>
        <w:rPr>
          <w:rFonts w:hint="eastAsia"/>
        </w:rPr>
        <w:t>AcuDC-320</w:t>
      </w:r>
      <w:r w:rsidR="005656A8">
        <w:rPr>
          <w:rFonts w:hint="eastAsia"/>
        </w:rPr>
        <w:t>表本地不带显示和按键。</w:t>
      </w:r>
    </w:p>
    <w:p w14:paraId="0EC34B0C" w14:textId="77777777" w:rsidR="001571CB" w:rsidRDefault="001571CB" w:rsidP="00D70A29">
      <w:pPr>
        <w:spacing w:after="0" w:line="240" w:lineRule="auto"/>
      </w:pPr>
    </w:p>
    <w:p w14:paraId="7C75321A" w14:textId="26AA242C" w:rsidR="00D70A29" w:rsidRDefault="00C25767" w:rsidP="00D70A29">
      <w:pPr>
        <w:spacing w:after="0" w:line="240" w:lineRule="auto"/>
      </w:pPr>
      <w:r>
        <w:rPr>
          <w:rFonts w:hint="eastAsia"/>
        </w:rPr>
        <w:t>外部显示模块由</w:t>
      </w:r>
      <w:r>
        <w:rPr>
          <w:rFonts w:hint="eastAsia"/>
        </w:rPr>
        <w:t>AcuDC-320</w:t>
      </w:r>
      <w:r>
        <w:rPr>
          <w:rFonts w:hint="eastAsia"/>
        </w:rPr>
        <w:t>供电，与</w:t>
      </w:r>
      <w:r>
        <w:rPr>
          <w:rFonts w:hint="eastAsia"/>
        </w:rPr>
        <w:t>AcuDC-320</w:t>
      </w:r>
      <w:r>
        <w:rPr>
          <w:rFonts w:hint="eastAsia"/>
        </w:rPr>
        <w:t>之间通过</w:t>
      </w:r>
      <w:r>
        <w:rPr>
          <w:rFonts w:hint="eastAsia"/>
        </w:rPr>
        <w:t>Modbus</w:t>
      </w:r>
      <w:r w:rsidR="00B7102C">
        <w:rPr>
          <w:rFonts w:hint="eastAsia"/>
        </w:rPr>
        <w:t xml:space="preserve"> RTU</w:t>
      </w:r>
      <w:r w:rsidR="00B7102C">
        <w:rPr>
          <w:rFonts w:hint="eastAsia"/>
        </w:rPr>
        <w:t>通信。</w:t>
      </w:r>
      <w:r w:rsidR="005656A8">
        <w:rPr>
          <w:rFonts w:hint="eastAsia"/>
        </w:rPr>
        <w:t>AcuDC-320</w:t>
      </w:r>
      <w:r w:rsidR="00652DA3">
        <w:rPr>
          <w:rFonts w:hint="eastAsia"/>
        </w:rPr>
        <w:t>与外部显示模块相连的</w:t>
      </w:r>
      <w:r w:rsidR="00D70A29">
        <w:rPr>
          <w:rFonts w:hint="eastAsia"/>
        </w:rPr>
        <w:t>端口应可以被铅封，满足</w:t>
      </w:r>
      <w:r w:rsidR="00D70A29">
        <w:rPr>
          <w:rFonts w:hint="eastAsia"/>
        </w:rPr>
        <w:t>MID</w:t>
      </w:r>
      <w:r w:rsidR="00D70A29">
        <w:rPr>
          <w:rFonts w:hint="eastAsia"/>
        </w:rPr>
        <w:t>对分立式显示模块要求</w:t>
      </w:r>
    </w:p>
    <w:p w14:paraId="402376AE" w14:textId="55324AD6" w:rsidR="007B0517" w:rsidRDefault="007B0517" w:rsidP="00D70A29">
      <w:pPr>
        <w:spacing w:after="0" w:line="240" w:lineRule="auto"/>
      </w:pPr>
      <w:r>
        <w:rPr>
          <w:rFonts w:hint="eastAsia"/>
        </w:rPr>
        <w:t>外部显示模块不带按键。</w:t>
      </w:r>
    </w:p>
    <w:p w14:paraId="4A0C1D5C" w14:textId="0AC1433B" w:rsidR="00B97B40" w:rsidRDefault="00B97B40" w:rsidP="00D70A29">
      <w:pPr>
        <w:spacing w:after="0" w:line="240" w:lineRule="auto"/>
      </w:pPr>
      <w:r>
        <w:rPr>
          <w:rFonts w:hint="eastAsia"/>
        </w:rPr>
        <w:t>面板定期或者</w:t>
      </w:r>
      <w:r w:rsidR="00400D27">
        <w:rPr>
          <w:rFonts w:hint="eastAsia"/>
        </w:rPr>
        <w:t>按通讯帧机制检查连接状态</w:t>
      </w:r>
      <w:r w:rsidR="001531FF">
        <w:rPr>
          <w:rFonts w:hint="eastAsia"/>
        </w:rPr>
        <w:t>，</w:t>
      </w:r>
      <w:r w:rsidR="001531FF" w:rsidRPr="00B24D57">
        <w:rPr>
          <w:rFonts w:hint="eastAsia"/>
          <w:highlight w:val="yellow"/>
        </w:rPr>
        <w:t>如果连接失败显示““</w:t>
      </w:r>
      <w:r w:rsidR="00354D7B" w:rsidRPr="00B24D57">
        <w:rPr>
          <w:rFonts w:hint="eastAsia"/>
          <w:highlight w:val="yellow"/>
        </w:rPr>
        <w:t>表体连接断开</w:t>
      </w:r>
      <w:r w:rsidR="001531FF" w:rsidRPr="00B24D57">
        <w:rPr>
          <w:rFonts w:hint="eastAsia"/>
          <w:highlight w:val="yellow"/>
        </w:rPr>
        <w:t>””</w:t>
      </w:r>
    </w:p>
    <w:p w14:paraId="6C0FDA70" w14:textId="0E799881" w:rsidR="001771FB" w:rsidRDefault="0062381D" w:rsidP="0062381D">
      <w:pPr>
        <w:pStyle w:val="3"/>
      </w:pPr>
      <w:bookmarkStart w:id="95" w:name="_Toc212470177"/>
      <w:r>
        <w:rPr>
          <w:rFonts w:hint="eastAsia"/>
        </w:rPr>
        <w:t>2.1.</w:t>
      </w:r>
      <w:r w:rsidR="00CE48D0">
        <w:rPr>
          <w:rFonts w:hint="eastAsia"/>
        </w:rPr>
        <w:t>9</w:t>
      </w:r>
      <w:r>
        <w:rPr>
          <w:rFonts w:hint="eastAsia"/>
        </w:rPr>
        <w:t>温度传感</w:t>
      </w:r>
      <w:bookmarkEnd w:id="95"/>
    </w:p>
    <w:p w14:paraId="01E0AFBC" w14:textId="79118DEC" w:rsidR="00CE48D0" w:rsidRPr="00CE48D0" w:rsidRDefault="00CE48D0" w:rsidP="00D31C1D">
      <w:r>
        <w:rPr>
          <w:rFonts w:hint="eastAsia"/>
        </w:rPr>
        <w:t xml:space="preserve"> </w:t>
      </w:r>
      <w:r>
        <w:rPr>
          <w:rFonts w:hint="eastAsia"/>
        </w:rPr>
        <w:t>仪表本</w:t>
      </w:r>
      <w:r w:rsidR="000C195A">
        <w:rPr>
          <w:rFonts w:hint="eastAsia"/>
        </w:rPr>
        <w:t>体</w:t>
      </w:r>
      <w:r w:rsidR="00C377E9">
        <w:rPr>
          <w:rFonts w:hint="eastAsia"/>
        </w:rPr>
        <w:t>设计预留温度传感器，考虑</w:t>
      </w:r>
      <w:r w:rsidR="00702842">
        <w:rPr>
          <w:rFonts w:hint="eastAsia"/>
        </w:rPr>
        <w:t>测量</w:t>
      </w:r>
      <w:r w:rsidR="00C377E9">
        <w:rPr>
          <w:rFonts w:hint="eastAsia"/>
        </w:rPr>
        <w:t>精度的温度补偿。</w:t>
      </w:r>
      <w:r w:rsidR="00676678">
        <w:rPr>
          <w:rFonts w:hint="eastAsia"/>
        </w:rPr>
        <w:t>需要读取和显示。</w:t>
      </w:r>
      <w:r w:rsidR="008800F9">
        <w:rPr>
          <w:rFonts w:hint="eastAsia"/>
        </w:rPr>
        <w:t>精度</w:t>
      </w:r>
      <w:r w:rsidR="00220B2E">
        <w:rPr>
          <w:rFonts w:hint="eastAsia"/>
        </w:rPr>
        <w:t>不低于正负</w:t>
      </w:r>
      <w:r w:rsidR="00220B2E">
        <w:rPr>
          <w:rFonts w:hint="eastAsia"/>
        </w:rPr>
        <w:t>1</w:t>
      </w:r>
      <w:r w:rsidR="00220B2E">
        <w:rPr>
          <w:rFonts w:hint="eastAsia"/>
        </w:rPr>
        <w:t>度</w:t>
      </w:r>
      <w:r w:rsidR="00793504">
        <w:rPr>
          <w:rFonts w:hint="eastAsia"/>
        </w:rPr>
        <w:t>。</w:t>
      </w:r>
      <w:r w:rsidR="009E719A">
        <w:rPr>
          <w:rFonts w:hint="eastAsia"/>
        </w:rPr>
        <w:t>(</w:t>
      </w:r>
      <w:r w:rsidR="009E719A">
        <w:rPr>
          <w:rFonts w:hint="eastAsia"/>
        </w:rPr>
        <w:t>参考</w:t>
      </w:r>
      <w:r w:rsidR="00554400">
        <w:rPr>
          <w:rFonts w:hint="eastAsia"/>
        </w:rPr>
        <w:t>DC301</w:t>
      </w:r>
      <w:r w:rsidR="009E719A">
        <w:rPr>
          <w:rFonts w:hint="eastAsia"/>
        </w:rPr>
        <w:t>)</w:t>
      </w:r>
    </w:p>
    <w:p w14:paraId="00923CA8" w14:textId="11A818DA" w:rsidR="00CD2B83" w:rsidRDefault="00CD2B83" w:rsidP="00CD2B83">
      <w:pPr>
        <w:pStyle w:val="2"/>
        <w:rPr>
          <w:lang w:val="en-CA"/>
        </w:rPr>
      </w:pPr>
      <w:bookmarkStart w:id="96" w:name="_Toc164630238"/>
      <w:bookmarkStart w:id="97" w:name="_Toc212470178"/>
      <w:r>
        <w:rPr>
          <w:rFonts w:hint="eastAsia"/>
          <w:lang w:val="en-CA"/>
        </w:rPr>
        <w:t xml:space="preserve">2.2 </w:t>
      </w:r>
      <w:r w:rsidRPr="00CD2B83">
        <w:rPr>
          <w:rFonts w:hint="eastAsia"/>
          <w:lang w:val="en-CA"/>
        </w:rPr>
        <w:t>产品功能</w:t>
      </w:r>
      <w:bookmarkEnd w:id="96"/>
      <w:r w:rsidR="00A459C9" w:rsidRPr="00A459C9">
        <w:t>概述</w:t>
      </w:r>
      <w:bookmarkEnd w:id="97"/>
    </w:p>
    <w:p w14:paraId="647D1C87" w14:textId="77777777" w:rsidR="006A6884" w:rsidRDefault="006A6884" w:rsidP="000F6AC3">
      <w:pPr>
        <w:pStyle w:val="a9"/>
        <w:numPr>
          <w:ilvl w:val="0"/>
          <w:numId w:val="29"/>
        </w:numPr>
        <w:spacing w:after="0" w:line="240" w:lineRule="auto"/>
        <w:contextualSpacing w:val="0"/>
      </w:pPr>
      <w:r>
        <w:rPr>
          <w:rFonts w:hint="eastAsia"/>
        </w:rPr>
        <w:t>直流电参数测量（第</w:t>
      </w:r>
      <w:r>
        <w:rPr>
          <w:rFonts w:hint="eastAsia"/>
        </w:rPr>
        <w:t>3.1</w:t>
      </w:r>
      <w:r>
        <w:rPr>
          <w:rFonts w:hint="eastAsia"/>
        </w:rPr>
        <w:t>节）</w:t>
      </w:r>
    </w:p>
    <w:p w14:paraId="2EBC52CB" w14:textId="77777777" w:rsidR="006A6884" w:rsidRDefault="006A6884" w:rsidP="000F6AC3">
      <w:pPr>
        <w:pStyle w:val="a9"/>
        <w:numPr>
          <w:ilvl w:val="1"/>
          <w:numId w:val="29"/>
        </w:numPr>
        <w:spacing w:after="0" w:line="240" w:lineRule="auto"/>
        <w:contextualSpacing w:val="0"/>
      </w:pPr>
      <w:r>
        <w:rPr>
          <w:rFonts w:hint="eastAsia"/>
        </w:rPr>
        <w:t>电压</w:t>
      </w:r>
    </w:p>
    <w:p w14:paraId="09C0F0DE" w14:textId="77777777" w:rsidR="006A6884" w:rsidRDefault="006A6884" w:rsidP="000F6AC3">
      <w:pPr>
        <w:pStyle w:val="a9"/>
        <w:numPr>
          <w:ilvl w:val="1"/>
          <w:numId w:val="29"/>
        </w:numPr>
        <w:spacing w:after="0" w:line="240" w:lineRule="auto"/>
        <w:contextualSpacing w:val="0"/>
      </w:pPr>
      <w:r>
        <w:rPr>
          <w:rFonts w:hint="eastAsia"/>
        </w:rPr>
        <w:t>电流</w:t>
      </w:r>
    </w:p>
    <w:p w14:paraId="49E53430" w14:textId="77777777" w:rsidR="006A6884" w:rsidRDefault="006A6884" w:rsidP="000F6AC3">
      <w:pPr>
        <w:pStyle w:val="a9"/>
        <w:numPr>
          <w:ilvl w:val="1"/>
          <w:numId w:val="29"/>
        </w:numPr>
        <w:spacing w:after="0" w:line="240" w:lineRule="auto"/>
        <w:contextualSpacing w:val="0"/>
      </w:pPr>
      <w:r>
        <w:rPr>
          <w:rFonts w:hint="eastAsia"/>
        </w:rPr>
        <w:t>功率</w:t>
      </w:r>
    </w:p>
    <w:p w14:paraId="790FF079" w14:textId="77777777" w:rsidR="006A6884" w:rsidRDefault="006A6884" w:rsidP="000F6AC3">
      <w:pPr>
        <w:pStyle w:val="a9"/>
        <w:numPr>
          <w:ilvl w:val="1"/>
          <w:numId w:val="29"/>
        </w:numPr>
        <w:spacing w:after="0" w:line="240" w:lineRule="auto"/>
        <w:contextualSpacing w:val="0"/>
      </w:pPr>
      <w:r>
        <w:rPr>
          <w:rFonts w:hint="eastAsia"/>
        </w:rPr>
        <w:t>能量</w:t>
      </w:r>
    </w:p>
    <w:p w14:paraId="73894665" w14:textId="77777777" w:rsidR="006A6884" w:rsidRDefault="006A6884" w:rsidP="000F6AC3">
      <w:pPr>
        <w:pStyle w:val="a9"/>
        <w:numPr>
          <w:ilvl w:val="1"/>
          <w:numId w:val="29"/>
        </w:numPr>
        <w:spacing w:after="0" w:line="240" w:lineRule="auto"/>
        <w:contextualSpacing w:val="0"/>
      </w:pPr>
      <w:r>
        <w:rPr>
          <w:rFonts w:hint="eastAsia"/>
        </w:rPr>
        <w:t>电荷（安时）</w:t>
      </w:r>
    </w:p>
    <w:p w14:paraId="66BC230C" w14:textId="6FE6A876" w:rsidR="006A6884" w:rsidRDefault="006A6884" w:rsidP="000F6AC3">
      <w:pPr>
        <w:pStyle w:val="a9"/>
        <w:numPr>
          <w:ilvl w:val="1"/>
          <w:numId w:val="29"/>
        </w:numPr>
        <w:spacing w:after="0" w:line="240" w:lineRule="auto"/>
        <w:contextualSpacing w:val="0"/>
      </w:pPr>
      <w:r>
        <w:rPr>
          <w:rFonts w:hint="eastAsia"/>
        </w:rPr>
        <w:t>波动比率</w:t>
      </w:r>
      <w:r w:rsidR="007C5386">
        <w:rPr>
          <w:rFonts w:hint="eastAsia"/>
        </w:rPr>
        <w:t>（纹波）</w:t>
      </w:r>
    </w:p>
    <w:p w14:paraId="5A99624B" w14:textId="77777777" w:rsidR="006A6884" w:rsidRDefault="006A6884" w:rsidP="000F6AC3">
      <w:pPr>
        <w:pStyle w:val="a9"/>
        <w:numPr>
          <w:ilvl w:val="1"/>
          <w:numId w:val="29"/>
        </w:numPr>
        <w:spacing w:after="0" w:line="240" w:lineRule="auto"/>
        <w:contextualSpacing w:val="0"/>
      </w:pPr>
      <w:r>
        <w:rPr>
          <w:rFonts w:hint="eastAsia"/>
        </w:rPr>
        <w:lastRenderedPageBreak/>
        <w:t>电缆损耗补偿</w:t>
      </w:r>
    </w:p>
    <w:p w14:paraId="04CE817C" w14:textId="77777777" w:rsidR="006A6884" w:rsidRDefault="006A6884" w:rsidP="000F6AC3">
      <w:pPr>
        <w:pStyle w:val="a9"/>
        <w:numPr>
          <w:ilvl w:val="0"/>
          <w:numId w:val="29"/>
        </w:numPr>
        <w:spacing w:after="0" w:line="240" w:lineRule="auto"/>
        <w:contextualSpacing w:val="0"/>
      </w:pPr>
      <w:r>
        <w:rPr>
          <w:rFonts w:hint="eastAsia"/>
        </w:rPr>
        <w:t>最大</w:t>
      </w:r>
      <w:r>
        <w:rPr>
          <w:rFonts w:hint="eastAsia"/>
        </w:rPr>
        <w:t>/</w:t>
      </w:r>
      <w:r>
        <w:rPr>
          <w:rFonts w:hint="eastAsia"/>
        </w:rPr>
        <w:t>最小值（第</w:t>
      </w:r>
      <w:r>
        <w:rPr>
          <w:rFonts w:hint="eastAsia"/>
        </w:rPr>
        <w:t>3.3</w:t>
      </w:r>
      <w:r>
        <w:rPr>
          <w:rFonts w:hint="eastAsia"/>
        </w:rPr>
        <w:t>节）</w:t>
      </w:r>
    </w:p>
    <w:p w14:paraId="49C65B36" w14:textId="09127CEC" w:rsidR="00210537" w:rsidRDefault="00210537" w:rsidP="000F6AC3">
      <w:pPr>
        <w:pStyle w:val="a9"/>
        <w:numPr>
          <w:ilvl w:val="0"/>
          <w:numId w:val="29"/>
        </w:numPr>
        <w:spacing w:after="0" w:line="240" w:lineRule="auto"/>
        <w:contextualSpacing w:val="0"/>
      </w:pPr>
      <w:r>
        <w:rPr>
          <w:rFonts w:hint="eastAsia"/>
        </w:rPr>
        <w:t>系统模式和数据完整性</w:t>
      </w:r>
      <w:r w:rsidR="00632AF3">
        <w:rPr>
          <w:rFonts w:hint="eastAsia"/>
        </w:rPr>
        <w:t>（第</w:t>
      </w:r>
      <w:r w:rsidR="00632AF3">
        <w:rPr>
          <w:rFonts w:hint="eastAsia"/>
        </w:rPr>
        <w:t>3.4</w:t>
      </w:r>
      <w:r w:rsidR="00632AF3">
        <w:rPr>
          <w:rFonts w:hint="eastAsia"/>
        </w:rPr>
        <w:t>节）</w:t>
      </w:r>
    </w:p>
    <w:p w14:paraId="3817578B" w14:textId="679C0CBA" w:rsidR="00877FD4" w:rsidRDefault="0036386F" w:rsidP="000F6AC3">
      <w:pPr>
        <w:pStyle w:val="a9"/>
        <w:numPr>
          <w:ilvl w:val="0"/>
          <w:numId w:val="29"/>
        </w:numPr>
        <w:spacing w:after="0" w:line="240" w:lineRule="auto"/>
        <w:contextualSpacing w:val="0"/>
      </w:pPr>
      <w:r w:rsidRPr="0071773C">
        <w:t>法定计量事件日志</w:t>
      </w:r>
      <w:r>
        <w:rPr>
          <w:rFonts w:hint="eastAsia"/>
        </w:rPr>
        <w:t>E</w:t>
      </w:r>
      <w:r w:rsidRPr="00C178F3">
        <w:t>chilog</w:t>
      </w:r>
      <w:r w:rsidR="00632AF3">
        <w:rPr>
          <w:rFonts w:hint="eastAsia"/>
        </w:rPr>
        <w:t xml:space="preserve"> </w:t>
      </w:r>
      <w:r w:rsidR="00632AF3">
        <w:rPr>
          <w:rFonts w:hint="eastAsia"/>
        </w:rPr>
        <w:t>（第</w:t>
      </w:r>
      <w:r w:rsidR="00632AF3">
        <w:rPr>
          <w:rFonts w:hint="eastAsia"/>
        </w:rPr>
        <w:t>3.5</w:t>
      </w:r>
      <w:r w:rsidR="00632AF3">
        <w:rPr>
          <w:rFonts w:hint="eastAsia"/>
        </w:rPr>
        <w:t>节）</w:t>
      </w:r>
    </w:p>
    <w:p w14:paraId="649C76DB" w14:textId="08DE7661" w:rsidR="006A6884" w:rsidRDefault="006A6884" w:rsidP="000F6AC3">
      <w:pPr>
        <w:pStyle w:val="a9"/>
        <w:numPr>
          <w:ilvl w:val="0"/>
          <w:numId w:val="29"/>
        </w:numPr>
        <w:spacing w:after="0" w:line="240" w:lineRule="auto"/>
        <w:contextualSpacing w:val="0"/>
      </w:pPr>
      <w:r>
        <w:rPr>
          <w:rFonts w:hint="eastAsia"/>
        </w:rPr>
        <w:t>交易</w:t>
      </w:r>
      <w:r w:rsidR="00877FD4">
        <w:rPr>
          <w:rFonts w:hint="eastAsia"/>
        </w:rPr>
        <w:t>和交易</w:t>
      </w:r>
      <w:r>
        <w:rPr>
          <w:rFonts w:hint="eastAsia"/>
        </w:rPr>
        <w:t>日志</w:t>
      </w:r>
      <w:r w:rsidR="006511F9">
        <w:rPr>
          <w:rFonts w:hint="eastAsia"/>
        </w:rPr>
        <w:t>Transaction Log</w:t>
      </w:r>
      <w:r w:rsidR="00632AF3">
        <w:rPr>
          <w:rFonts w:hint="eastAsia"/>
        </w:rPr>
        <w:t xml:space="preserve"> </w:t>
      </w:r>
      <w:r w:rsidR="00632AF3">
        <w:rPr>
          <w:rFonts w:hint="eastAsia"/>
        </w:rPr>
        <w:t>（第</w:t>
      </w:r>
      <w:r w:rsidR="00632AF3">
        <w:rPr>
          <w:rFonts w:hint="eastAsia"/>
        </w:rPr>
        <w:t>3.6</w:t>
      </w:r>
      <w:r w:rsidR="00632AF3">
        <w:rPr>
          <w:rFonts w:hint="eastAsia"/>
        </w:rPr>
        <w:t>节）</w:t>
      </w:r>
    </w:p>
    <w:p w14:paraId="52AABA8C" w14:textId="3AEEE4F9" w:rsidR="006A6884" w:rsidRDefault="006A6884" w:rsidP="000F6AC3">
      <w:pPr>
        <w:pStyle w:val="a9"/>
        <w:numPr>
          <w:ilvl w:val="0"/>
          <w:numId w:val="29"/>
        </w:numPr>
        <w:spacing w:after="0" w:line="240" w:lineRule="auto"/>
        <w:contextualSpacing w:val="0"/>
      </w:pPr>
      <w:r>
        <w:rPr>
          <w:rFonts w:hint="eastAsia"/>
        </w:rPr>
        <w:t>定时（第</w:t>
      </w:r>
      <w:r>
        <w:rPr>
          <w:rFonts w:hint="eastAsia"/>
        </w:rPr>
        <w:t>3.</w:t>
      </w:r>
      <w:r w:rsidR="00632AF3">
        <w:rPr>
          <w:rFonts w:hint="eastAsia"/>
        </w:rPr>
        <w:t>7</w:t>
      </w:r>
      <w:r>
        <w:rPr>
          <w:rFonts w:hint="eastAsia"/>
        </w:rPr>
        <w:t>节）</w:t>
      </w:r>
    </w:p>
    <w:p w14:paraId="7AC361E6" w14:textId="30134888" w:rsidR="006A6884" w:rsidRDefault="006A6884" w:rsidP="000F6AC3">
      <w:pPr>
        <w:pStyle w:val="a9"/>
        <w:numPr>
          <w:ilvl w:val="0"/>
          <w:numId w:val="29"/>
        </w:numPr>
        <w:spacing w:after="0" w:line="240" w:lineRule="auto"/>
        <w:contextualSpacing w:val="0"/>
      </w:pPr>
      <w:r>
        <w:rPr>
          <w:rFonts w:hint="eastAsia"/>
        </w:rPr>
        <w:t>通信（第</w:t>
      </w:r>
      <w:r>
        <w:rPr>
          <w:rFonts w:hint="eastAsia"/>
        </w:rPr>
        <w:t>3.</w:t>
      </w:r>
      <w:r w:rsidR="00632AF3">
        <w:rPr>
          <w:rFonts w:hint="eastAsia"/>
        </w:rPr>
        <w:t>8</w:t>
      </w:r>
      <w:r>
        <w:rPr>
          <w:rFonts w:hint="eastAsia"/>
        </w:rPr>
        <w:t>节）</w:t>
      </w:r>
    </w:p>
    <w:p w14:paraId="24642801" w14:textId="14D7E05C" w:rsidR="006A6884" w:rsidRDefault="006A6884" w:rsidP="000F6AC3">
      <w:pPr>
        <w:pStyle w:val="a9"/>
        <w:numPr>
          <w:ilvl w:val="0"/>
          <w:numId w:val="29"/>
        </w:numPr>
        <w:spacing w:after="0" w:line="240" w:lineRule="auto"/>
        <w:contextualSpacing w:val="0"/>
      </w:pPr>
      <w:r>
        <w:rPr>
          <w:rFonts w:hint="eastAsia"/>
        </w:rPr>
        <w:t>固件更新（第</w:t>
      </w:r>
      <w:r>
        <w:rPr>
          <w:rFonts w:hint="eastAsia"/>
        </w:rPr>
        <w:t>3.</w:t>
      </w:r>
      <w:r w:rsidR="00632AF3">
        <w:rPr>
          <w:rFonts w:hint="eastAsia"/>
        </w:rPr>
        <w:t>9</w:t>
      </w:r>
      <w:r>
        <w:rPr>
          <w:rFonts w:hint="eastAsia"/>
        </w:rPr>
        <w:t>节）</w:t>
      </w:r>
    </w:p>
    <w:p w14:paraId="336A2494" w14:textId="526B050E" w:rsidR="006A6884" w:rsidRDefault="006A6884" w:rsidP="000F6AC3">
      <w:pPr>
        <w:pStyle w:val="a9"/>
        <w:numPr>
          <w:ilvl w:val="0"/>
          <w:numId w:val="29"/>
        </w:numPr>
        <w:spacing w:after="0" w:line="240" w:lineRule="auto"/>
        <w:contextualSpacing w:val="0"/>
      </w:pPr>
      <w:r>
        <w:rPr>
          <w:rFonts w:hint="eastAsia"/>
        </w:rPr>
        <w:t>校准（第</w:t>
      </w:r>
      <w:r>
        <w:rPr>
          <w:rFonts w:hint="eastAsia"/>
        </w:rPr>
        <w:t>3.</w:t>
      </w:r>
      <w:r w:rsidR="00632AF3">
        <w:rPr>
          <w:rFonts w:hint="eastAsia"/>
        </w:rPr>
        <w:t>1</w:t>
      </w:r>
      <w:r w:rsidR="00275B24">
        <w:rPr>
          <w:rFonts w:hint="eastAsia"/>
        </w:rPr>
        <w:t>0</w:t>
      </w:r>
      <w:r>
        <w:rPr>
          <w:rFonts w:hint="eastAsia"/>
        </w:rPr>
        <w:t>节）</w:t>
      </w:r>
    </w:p>
    <w:p w14:paraId="10058AB6" w14:textId="4C19115D" w:rsidR="002777F7" w:rsidRDefault="002777F7" w:rsidP="000F6AC3">
      <w:pPr>
        <w:pStyle w:val="a9"/>
        <w:numPr>
          <w:ilvl w:val="0"/>
          <w:numId w:val="29"/>
        </w:numPr>
      </w:pPr>
      <w:r w:rsidRPr="002777F7">
        <w:rPr>
          <w:rFonts w:hint="eastAsia"/>
        </w:rPr>
        <w:t>人机界面（第</w:t>
      </w:r>
      <w:r w:rsidRPr="002777F7">
        <w:rPr>
          <w:rFonts w:hint="eastAsia"/>
        </w:rPr>
        <w:t>4</w:t>
      </w:r>
      <w:r w:rsidRPr="002777F7">
        <w:rPr>
          <w:rFonts w:hint="eastAsia"/>
        </w:rPr>
        <w:t>节）</w:t>
      </w:r>
    </w:p>
    <w:p w14:paraId="67A886D8" w14:textId="77777777" w:rsidR="003919E0" w:rsidRDefault="003919E0" w:rsidP="00824830">
      <w:pPr>
        <w:spacing w:after="0" w:line="240" w:lineRule="auto"/>
      </w:pPr>
      <w:bookmarkStart w:id="98" w:name="_Toc164630240"/>
      <w:bookmarkEnd w:id="82"/>
    </w:p>
    <w:p w14:paraId="365BEAE6" w14:textId="58EC9A11" w:rsidR="009F2674" w:rsidRDefault="009F2674" w:rsidP="009F2674">
      <w:pPr>
        <w:pStyle w:val="2"/>
        <w:rPr>
          <w:rFonts w:eastAsiaTheme="minorEastAsia"/>
        </w:rPr>
      </w:pPr>
      <w:bookmarkStart w:id="99" w:name="_Toc212470179"/>
      <w:r w:rsidRPr="00EC171C">
        <w:rPr>
          <w:rFonts w:eastAsiaTheme="minorEastAsia" w:hint="eastAsia"/>
        </w:rPr>
        <w:t>2.</w:t>
      </w:r>
      <w:r w:rsidR="00B31864">
        <w:rPr>
          <w:rFonts w:eastAsiaTheme="minorEastAsia" w:hint="eastAsia"/>
        </w:rPr>
        <w:t>3</w:t>
      </w:r>
      <w:r w:rsidRPr="00EC171C">
        <w:rPr>
          <w:rFonts w:eastAsiaTheme="minorEastAsia" w:hint="eastAsia"/>
        </w:rPr>
        <w:t xml:space="preserve"> </w:t>
      </w:r>
      <w:r w:rsidRPr="00EC171C">
        <w:rPr>
          <w:rFonts w:eastAsiaTheme="minorEastAsia" w:hint="eastAsia"/>
        </w:rPr>
        <w:t>限制条件</w:t>
      </w:r>
      <w:bookmarkEnd w:id="98"/>
      <w:bookmarkEnd w:id="99"/>
    </w:p>
    <w:p w14:paraId="1320E291" w14:textId="76EF6CB2" w:rsidR="00B41063" w:rsidRDefault="00753801" w:rsidP="00174C46">
      <w:pPr>
        <w:pStyle w:val="a9"/>
        <w:numPr>
          <w:ilvl w:val="0"/>
          <w:numId w:val="12"/>
        </w:numPr>
      </w:pPr>
      <w:r w:rsidRPr="00753801">
        <w:rPr>
          <w:rFonts w:hint="eastAsia"/>
        </w:rPr>
        <w:t>关键组件（</w:t>
      </w:r>
      <w:r w:rsidRPr="00753801">
        <w:t>MCU</w:t>
      </w:r>
      <w:r w:rsidRPr="00753801">
        <w:rPr>
          <w:rFonts w:hint="eastAsia"/>
        </w:rPr>
        <w:t>、</w:t>
      </w:r>
      <w:r w:rsidRPr="00753801">
        <w:t>ADC</w:t>
      </w:r>
      <w:r w:rsidRPr="00753801">
        <w:rPr>
          <w:rFonts w:hint="eastAsia"/>
        </w:rPr>
        <w:t>、内存等）应从国际制造商采购，不得使用中国产品。</w:t>
      </w:r>
    </w:p>
    <w:p w14:paraId="5FC0C127" w14:textId="2FEB916E" w:rsidR="00231524" w:rsidRPr="00B41063" w:rsidRDefault="00231524" w:rsidP="00174C46">
      <w:pPr>
        <w:pStyle w:val="a9"/>
        <w:numPr>
          <w:ilvl w:val="0"/>
          <w:numId w:val="12"/>
        </w:numPr>
      </w:pPr>
      <w:r w:rsidRPr="00231524">
        <w:rPr>
          <w:rFonts w:hint="eastAsia"/>
        </w:rPr>
        <w:t>总</w:t>
      </w:r>
      <w:r w:rsidRPr="00231524">
        <w:rPr>
          <w:rFonts w:hint="eastAsia"/>
        </w:rPr>
        <w:t>BOM</w:t>
      </w:r>
      <w:r w:rsidRPr="00231524">
        <w:rPr>
          <w:rFonts w:hint="eastAsia"/>
        </w:rPr>
        <w:t>成本</w:t>
      </w:r>
      <w:r w:rsidRPr="00231524">
        <w:rPr>
          <w:rFonts w:hint="eastAsia"/>
        </w:rPr>
        <w:t xml:space="preserve"> &lt;= </w:t>
      </w:r>
      <w:del w:id="100" w:author="Shaohang Cui" w:date="2026-04-13T16:57:00Z" w16du:dateUtc="2026-04-13T08:57:00Z">
        <w:r w:rsidRPr="00231524" w:rsidDel="00D91DB0">
          <w:rPr>
            <w:rFonts w:hint="eastAsia"/>
          </w:rPr>
          <w:delText>20</w:delText>
        </w:r>
      </w:del>
      <w:ins w:id="101" w:author="Shaohang Cui" w:date="2026-04-13T16:57:00Z" w16du:dateUtc="2026-04-13T08:57:00Z">
        <w:r w:rsidR="00D91DB0">
          <w:rPr>
            <w:rFonts w:hint="eastAsia"/>
          </w:rPr>
          <w:t>45</w:t>
        </w:r>
      </w:ins>
      <w:r w:rsidRPr="00231524">
        <w:rPr>
          <w:rFonts w:hint="eastAsia"/>
        </w:rPr>
        <w:t>美元。</w:t>
      </w:r>
      <w:r w:rsidR="00643247">
        <w:rPr>
          <w:rFonts w:hint="eastAsia"/>
        </w:rPr>
        <w:t>（不含</w:t>
      </w:r>
      <w:r w:rsidR="00643247">
        <w:rPr>
          <w:rFonts w:hint="eastAsia"/>
        </w:rPr>
        <w:t>shunt</w:t>
      </w:r>
      <w:del w:id="102" w:author="Shaohang Cui" w:date="2026-04-13T16:57:00Z" w16du:dateUtc="2026-04-13T08:57:00Z">
        <w:r w:rsidR="00643247" w:rsidDel="00D91DB0">
          <w:rPr>
            <w:rFonts w:hint="eastAsia"/>
          </w:rPr>
          <w:delText>或磁通门</w:delText>
        </w:r>
        <w:r w:rsidR="00041211" w:rsidDel="00D91DB0">
          <w:rPr>
            <w:rFonts w:hint="eastAsia"/>
          </w:rPr>
          <w:delText xml:space="preserve">; </w:delText>
        </w:r>
        <w:r w:rsidR="00041211" w:rsidDel="00D91DB0">
          <w:rPr>
            <w:rFonts w:hint="eastAsia"/>
          </w:rPr>
          <w:delText>电流采样器件成本可放宽至</w:delText>
        </w:r>
        <w:r w:rsidR="00041211" w:rsidDel="00D91DB0">
          <w:rPr>
            <w:rFonts w:hint="eastAsia"/>
          </w:rPr>
          <w:delText>100</w:delText>
        </w:r>
        <w:r w:rsidR="00041211" w:rsidDel="00D91DB0">
          <w:rPr>
            <w:rFonts w:hint="eastAsia"/>
          </w:rPr>
          <w:delText>美元</w:delText>
        </w:r>
      </w:del>
      <w:r w:rsidR="00643247">
        <w:rPr>
          <w:rFonts w:hint="eastAsia"/>
        </w:rPr>
        <w:t>）</w:t>
      </w:r>
    </w:p>
    <w:p w14:paraId="48378559" w14:textId="1F0C79F2" w:rsidR="009F2674" w:rsidRPr="0052348C" w:rsidRDefault="009F2674" w:rsidP="0052348C">
      <w:pPr>
        <w:pStyle w:val="2"/>
        <w:rPr>
          <w:rFonts w:eastAsiaTheme="minorEastAsia"/>
        </w:rPr>
      </w:pPr>
      <w:bookmarkStart w:id="103" w:name="_Toc164630241"/>
      <w:bookmarkStart w:id="104" w:name="_Toc212470180"/>
      <w:r w:rsidRPr="00EC171C">
        <w:rPr>
          <w:rFonts w:eastAsiaTheme="minorEastAsia" w:hint="eastAsia"/>
        </w:rPr>
        <w:t>2.</w:t>
      </w:r>
      <w:r w:rsidR="00B31864">
        <w:rPr>
          <w:rFonts w:eastAsiaTheme="minorEastAsia" w:hint="eastAsia"/>
        </w:rPr>
        <w:t>4</w:t>
      </w:r>
      <w:r w:rsidRPr="00EC171C">
        <w:rPr>
          <w:rFonts w:eastAsiaTheme="minorEastAsia" w:hint="eastAsia"/>
        </w:rPr>
        <w:t xml:space="preserve"> </w:t>
      </w:r>
      <w:r w:rsidRPr="00EC171C">
        <w:rPr>
          <w:rFonts w:eastAsiaTheme="minorEastAsia" w:hint="eastAsia"/>
        </w:rPr>
        <w:t>假设和依赖</w:t>
      </w:r>
      <w:bookmarkEnd w:id="103"/>
      <w:bookmarkEnd w:id="104"/>
    </w:p>
    <w:p w14:paraId="4BB500B5" w14:textId="55415E6A" w:rsidR="002A4EBF" w:rsidRPr="002A4EBF" w:rsidRDefault="004130F0" w:rsidP="00174C46">
      <w:pPr>
        <w:pStyle w:val="a9"/>
        <w:numPr>
          <w:ilvl w:val="0"/>
          <w:numId w:val="12"/>
        </w:numPr>
      </w:pPr>
      <w:r>
        <w:rPr>
          <w:rFonts w:hint="eastAsia"/>
        </w:rPr>
        <w:t>复用</w:t>
      </w:r>
      <w:r>
        <w:rPr>
          <w:rFonts w:hint="eastAsia"/>
        </w:rPr>
        <w:t>AcuDC-</w:t>
      </w:r>
      <w:r w:rsidR="00DF6298">
        <w:rPr>
          <w:rFonts w:hint="eastAsia"/>
        </w:rPr>
        <w:t>300</w:t>
      </w:r>
      <w:r>
        <w:rPr>
          <w:rFonts w:hint="eastAsia"/>
        </w:rPr>
        <w:t xml:space="preserve"> </w:t>
      </w:r>
      <w:r>
        <w:rPr>
          <w:rFonts w:hint="eastAsia"/>
        </w:rPr>
        <w:t>设计</w:t>
      </w:r>
    </w:p>
    <w:p w14:paraId="4CD9E906" w14:textId="0CB5B2C7" w:rsidR="00D90DFF" w:rsidRPr="00EC171C" w:rsidRDefault="00B31864" w:rsidP="00B31864">
      <w:pPr>
        <w:pStyle w:val="2"/>
        <w:rPr>
          <w:rFonts w:eastAsiaTheme="minorEastAsia"/>
        </w:rPr>
      </w:pPr>
      <w:bookmarkStart w:id="105" w:name="_Toc164630242"/>
      <w:bookmarkStart w:id="106" w:name="_Toc212470181"/>
      <w:r>
        <w:rPr>
          <w:rFonts w:eastAsiaTheme="minorEastAsia" w:hint="eastAsia"/>
        </w:rPr>
        <w:t>2.5</w:t>
      </w:r>
      <w:r w:rsidR="00195F4B">
        <w:rPr>
          <w:rFonts w:eastAsiaTheme="minorEastAsia" w:hint="eastAsia"/>
        </w:rPr>
        <w:t xml:space="preserve"> </w:t>
      </w:r>
      <w:r w:rsidR="00D90DFF" w:rsidRPr="00EC171C">
        <w:rPr>
          <w:rFonts w:eastAsiaTheme="minorEastAsia" w:hint="eastAsia"/>
        </w:rPr>
        <w:t>订购信息</w:t>
      </w:r>
      <w:bookmarkEnd w:id="105"/>
      <w:bookmarkEnd w:id="106"/>
    </w:p>
    <w:p w14:paraId="67C35BA7" w14:textId="2422177B" w:rsidR="008D73E0" w:rsidRDefault="008D73E0" w:rsidP="008D73E0">
      <w:pPr>
        <w:pStyle w:val="a9"/>
        <w:spacing w:after="0" w:line="240" w:lineRule="auto"/>
        <w:ind w:left="420"/>
      </w:pPr>
      <w:r>
        <w:rPr>
          <w:rFonts w:hint="eastAsia"/>
        </w:rPr>
        <w:t>型号字符串格式如</w:t>
      </w:r>
      <w:r w:rsidR="00662AF2" w:rsidRPr="00662AF2">
        <w:t>AcuDC-</w:t>
      </w:r>
      <w:r w:rsidR="00FD7630">
        <w:t>32</w:t>
      </w:r>
      <w:r w:rsidR="00662AF2" w:rsidRPr="00662AF2">
        <w:t>1-1500V-1</w:t>
      </w:r>
      <w:r w:rsidR="00D52BBD">
        <w:rPr>
          <w:rFonts w:hint="eastAsia"/>
        </w:rPr>
        <w:t>5</w:t>
      </w:r>
      <w:r w:rsidR="00662AF2" w:rsidRPr="00662AF2">
        <w:t>00A-P2</w:t>
      </w:r>
      <w:del w:id="107" w:author="Shaohang Cui" w:date="2026-04-14T10:29:00Z" w16du:dateUtc="2026-04-14T02:29:00Z">
        <w:r w:rsidR="00662AF2" w:rsidRPr="00662AF2" w:rsidDel="002A3266">
          <w:delText>-MID</w:delText>
        </w:r>
      </w:del>
    </w:p>
    <w:p w14:paraId="4C9FFBDF" w14:textId="01B457DF" w:rsidR="008D73E0" w:rsidRDefault="008D73E0" w:rsidP="00174C46">
      <w:pPr>
        <w:pStyle w:val="a9"/>
        <w:numPr>
          <w:ilvl w:val="0"/>
          <w:numId w:val="12"/>
        </w:numPr>
        <w:spacing w:after="0" w:line="240" w:lineRule="auto"/>
      </w:pPr>
      <w:r>
        <w:rPr>
          <w:rFonts w:hint="eastAsia"/>
        </w:rPr>
        <w:t>功能</w:t>
      </w:r>
    </w:p>
    <w:p w14:paraId="308E6A90" w14:textId="1E5EEE16" w:rsidR="008D73E0" w:rsidRDefault="008D73E0" w:rsidP="00174C46">
      <w:pPr>
        <w:pStyle w:val="a9"/>
        <w:numPr>
          <w:ilvl w:val="1"/>
          <w:numId w:val="12"/>
        </w:numPr>
        <w:spacing w:after="0" w:line="240" w:lineRule="auto"/>
      </w:pPr>
      <w:r>
        <w:rPr>
          <w:rFonts w:hint="eastAsia"/>
        </w:rPr>
        <w:t>目前我们仅支持</w:t>
      </w:r>
      <w:r w:rsidR="00FD7630">
        <w:t>32</w:t>
      </w:r>
      <w:r>
        <w:t>1</w:t>
      </w:r>
    </w:p>
    <w:p w14:paraId="217847DE" w14:textId="75A9806E" w:rsidR="00662AF2" w:rsidRDefault="00662AF2" w:rsidP="00174C46">
      <w:pPr>
        <w:pStyle w:val="a9"/>
        <w:numPr>
          <w:ilvl w:val="0"/>
          <w:numId w:val="12"/>
        </w:numPr>
        <w:spacing w:after="0" w:line="240" w:lineRule="auto"/>
      </w:pPr>
      <w:r>
        <w:rPr>
          <w:rFonts w:hint="eastAsia"/>
        </w:rPr>
        <w:t>电压输入</w:t>
      </w:r>
    </w:p>
    <w:p w14:paraId="58F7F4D4" w14:textId="010E092C" w:rsidR="00662AF2" w:rsidRDefault="00662AF2" w:rsidP="00174C46">
      <w:pPr>
        <w:pStyle w:val="a9"/>
        <w:numPr>
          <w:ilvl w:val="1"/>
          <w:numId w:val="12"/>
        </w:numPr>
        <w:spacing w:after="0" w:line="240" w:lineRule="auto"/>
      </w:pPr>
      <w:r>
        <w:rPr>
          <w:rFonts w:hint="eastAsia"/>
        </w:rPr>
        <w:t>目前我们仅支持</w:t>
      </w:r>
      <w:r>
        <w:rPr>
          <w:rFonts w:hint="eastAsia"/>
        </w:rPr>
        <w:t>1500V</w:t>
      </w:r>
    </w:p>
    <w:p w14:paraId="32C23503" w14:textId="2B554FE6" w:rsidR="00662AF2" w:rsidRDefault="008D73E0" w:rsidP="00174C46">
      <w:pPr>
        <w:pStyle w:val="a9"/>
        <w:numPr>
          <w:ilvl w:val="0"/>
          <w:numId w:val="12"/>
        </w:numPr>
        <w:spacing w:after="0" w:line="240" w:lineRule="auto"/>
      </w:pPr>
      <w:r>
        <w:rPr>
          <w:rFonts w:hint="eastAsia"/>
        </w:rPr>
        <w:t>电流输入</w:t>
      </w:r>
    </w:p>
    <w:p w14:paraId="4863EAB4" w14:textId="531A5E62" w:rsidR="00662AF2" w:rsidRDefault="004B05B5" w:rsidP="00174C46">
      <w:pPr>
        <w:pStyle w:val="a9"/>
        <w:numPr>
          <w:ilvl w:val="1"/>
          <w:numId w:val="12"/>
        </w:numPr>
        <w:spacing w:after="0" w:line="240" w:lineRule="auto"/>
      </w:pPr>
      <w:r>
        <w:rPr>
          <w:rFonts w:hint="eastAsia"/>
        </w:rPr>
        <w:t>1500 A</w:t>
      </w:r>
    </w:p>
    <w:p w14:paraId="2F01C39D" w14:textId="11382E8F" w:rsidR="00662AF2" w:rsidRDefault="00662AF2" w:rsidP="00174C46">
      <w:pPr>
        <w:pStyle w:val="a9"/>
        <w:numPr>
          <w:ilvl w:val="0"/>
          <w:numId w:val="12"/>
        </w:numPr>
        <w:spacing w:after="0" w:line="240" w:lineRule="auto"/>
      </w:pPr>
      <w:r>
        <w:rPr>
          <w:rFonts w:hint="eastAsia"/>
        </w:rPr>
        <w:t>电源</w:t>
      </w:r>
    </w:p>
    <w:p w14:paraId="6E5EFE41" w14:textId="2253AEAB" w:rsidR="00662AF2" w:rsidRDefault="00662AF2" w:rsidP="00174C46">
      <w:pPr>
        <w:pStyle w:val="a9"/>
        <w:numPr>
          <w:ilvl w:val="1"/>
          <w:numId w:val="12"/>
        </w:numPr>
        <w:spacing w:after="0" w:line="240" w:lineRule="auto"/>
        <w:rPr>
          <w:ins w:id="108" w:author="Shaohang Cui" w:date="2026-04-14T10:29:00Z" w16du:dateUtc="2026-04-14T02:29:00Z"/>
        </w:rPr>
      </w:pPr>
      <w:r>
        <w:rPr>
          <w:rFonts w:hint="eastAsia"/>
        </w:rPr>
        <w:t>目前我们仅支持</w:t>
      </w:r>
      <w:r>
        <w:rPr>
          <w:rFonts w:hint="eastAsia"/>
        </w:rPr>
        <w:t>P2</w:t>
      </w:r>
      <w:r w:rsidR="00FF6790">
        <w:rPr>
          <w:rFonts w:hint="eastAsia"/>
        </w:rPr>
        <w:t xml:space="preserve">: </w:t>
      </w:r>
      <w:r w:rsidR="00FF6790">
        <w:t>9-36Vdc</w:t>
      </w:r>
    </w:p>
    <w:p w14:paraId="7E9B1097" w14:textId="7D57EB79" w:rsidR="00286B17" w:rsidRDefault="00286B17" w:rsidP="00286B17">
      <w:pPr>
        <w:pStyle w:val="a9"/>
        <w:numPr>
          <w:ilvl w:val="0"/>
          <w:numId w:val="12"/>
        </w:numPr>
        <w:spacing w:after="0" w:line="240" w:lineRule="auto"/>
        <w:rPr>
          <w:ins w:id="109" w:author="Shaohang Cui" w:date="2026-04-14T10:29:00Z" w16du:dateUtc="2026-04-14T02:29:00Z"/>
        </w:rPr>
      </w:pPr>
      <w:ins w:id="110" w:author="Shaohang Cui" w:date="2026-04-14T10:29:00Z" w16du:dateUtc="2026-04-14T02:29:00Z">
        <w:r>
          <w:rPr>
            <w:rFonts w:hint="eastAsia"/>
          </w:rPr>
          <w:t>显示</w:t>
        </w:r>
      </w:ins>
    </w:p>
    <w:p w14:paraId="6F4159CA" w14:textId="7C25933D" w:rsidR="00286B17" w:rsidRDefault="00286B17" w:rsidP="00286B17">
      <w:pPr>
        <w:pStyle w:val="a9"/>
        <w:numPr>
          <w:ilvl w:val="1"/>
          <w:numId w:val="12"/>
        </w:numPr>
        <w:spacing w:after="0" w:line="240" w:lineRule="auto"/>
        <w:rPr>
          <w:ins w:id="111" w:author="Shaohang Cui" w:date="2026-04-14T10:30:00Z" w16du:dateUtc="2026-04-14T02:30:00Z"/>
        </w:rPr>
      </w:pPr>
      <w:ins w:id="112" w:author="Shaohang Cui" w:date="2026-04-14T10:29:00Z" w16du:dateUtc="2026-04-14T02:29:00Z">
        <w:r>
          <w:rPr>
            <w:rFonts w:hint="eastAsia"/>
          </w:rPr>
          <w:t>带</w:t>
        </w:r>
      </w:ins>
      <w:ins w:id="113" w:author="Shaohang Cui" w:date="2026-04-14T10:30:00Z" w16du:dateUtc="2026-04-14T02:30:00Z">
        <w:r>
          <w:rPr>
            <w:rFonts w:hint="eastAsia"/>
          </w:rPr>
          <w:t>显示模块</w:t>
        </w:r>
        <w:r>
          <w:rPr>
            <w:rFonts w:hint="eastAsia"/>
          </w:rPr>
          <w:t xml:space="preserve">: </w:t>
        </w:r>
        <w:r w:rsidR="00E8685B">
          <w:rPr>
            <w:rFonts w:hint="eastAsia"/>
          </w:rPr>
          <w:t>R</w:t>
        </w:r>
        <w:r>
          <w:rPr>
            <w:rFonts w:hint="eastAsia"/>
          </w:rPr>
          <w:t>DU</w:t>
        </w:r>
      </w:ins>
    </w:p>
    <w:p w14:paraId="04E286DE" w14:textId="4804A622" w:rsidR="00286B17" w:rsidRDefault="00286B17" w:rsidP="00286B17">
      <w:pPr>
        <w:pStyle w:val="a9"/>
        <w:numPr>
          <w:ilvl w:val="1"/>
          <w:numId w:val="12"/>
        </w:numPr>
        <w:spacing w:after="0" w:line="240" w:lineRule="auto"/>
      </w:pPr>
      <w:ins w:id="114" w:author="Shaohang Cui" w:date="2026-04-14T10:30:00Z" w16du:dateUtc="2026-04-14T02:30:00Z">
        <w:r>
          <w:rPr>
            <w:rFonts w:hint="eastAsia"/>
          </w:rPr>
          <w:t>不带显示模块</w:t>
        </w:r>
        <w:r>
          <w:rPr>
            <w:rFonts w:hint="eastAsia"/>
          </w:rPr>
          <w:t xml:space="preserve">: </w:t>
        </w:r>
        <w:r>
          <w:rPr>
            <w:rFonts w:hint="eastAsia"/>
          </w:rPr>
          <w:t>空</w:t>
        </w:r>
      </w:ins>
    </w:p>
    <w:p w14:paraId="5786ED43" w14:textId="19BA733E" w:rsidR="00662AF2" w:rsidDel="002A3266" w:rsidRDefault="00662AF2" w:rsidP="00174C46">
      <w:pPr>
        <w:pStyle w:val="a9"/>
        <w:numPr>
          <w:ilvl w:val="0"/>
          <w:numId w:val="12"/>
        </w:numPr>
        <w:spacing w:after="0" w:line="240" w:lineRule="auto"/>
        <w:rPr>
          <w:del w:id="115" w:author="Shaohang Cui" w:date="2026-04-14T10:29:00Z" w16du:dateUtc="2026-04-14T02:29:00Z"/>
        </w:rPr>
      </w:pPr>
      <w:del w:id="116" w:author="Shaohang Cui" w:date="2026-04-14T10:29:00Z" w16du:dateUtc="2026-04-14T02:29:00Z">
        <w:r w:rsidDel="002A3266">
          <w:rPr>
            <w:rFonts w:hint="eastAsia"/>
          </w:rPr>
          <w:delText>认证</w:delText>
        </w:r>
      </w:del>
    </w:p>
    <w:p w14:paraId="4A883AEF" w14:textId="20ED604C" w:rsidR="00662AF2" w:rsidDel="00E8685B" w:rsidRDefault="00662AF2" w:rsidP="00174C46">
      <w:pPr>
        <w:pStyle w:val="a9"/>
        <w:numPr>
          <w:ilvl w:val="1"/>
          <w:numId w:val="12"/>
        </w:numPr>
        <w:spacing w:after="0" w:line="240" w:lineRule="auto"/>
        <w:rPr>
          <w:del w:id="117" w:author="Shaohang Cui" w:date="2026-04-14T10:29:00Z" w16du:dateUtc="2026-04-14T02:29:00Z"/>
        </w:rPr>
      </w:pPr>
      <w:del w:id="118" w:author="Shaohang Cui" w:date="2026-04-14T10:29:00Z" w16du:dateUtc="2026-04-14T02:29:00Z">
        <w:r w:rsidDel="002A3266">
          <w:rPr>
            <w:rFonts w:hint="eastAsia"/>
          </w:rPr>
          <w:delText>目前我们仅支持</w:delText>
        </w:r>
        <w:r w:rsidDel="002A3266">
          <w:rPr>
            <w:rFonts w:hint="eastAsia"/>
          </w:rPr>
          <w:delText>MID</w:delText>
        </w:r>
      </w:del>
    </w:p>
    <w:p w14:paraId="52C941E8" w14:textId="6D8C554E" w:rsidR="00E8685B" w:rsidRDefault="00E8685B" w:rsidP="00E8685B">
      <w:pPr>
        <w:spacing w:after="0" w:line="240" w:lineRule="auto"/>
        <w:rPr>
          <w:ins w:id="119" w:author="Shaohang Cui" w:date="2026-04-14T10:30:00Z" w16du:dateUtc="2026-04-14T02:30:00Z"/>
        </w:rPr>
      </w:pPr>
      <w:ins w:id="120" w:author="Shaohang Cui" w:date="2026-04-14T10:30:00Z" w16du:dateUtc="2026-04-14T02:30:00Z">
        <w:r>
          <w:rPr>
            <w:rFonts w:hint="eastAsia"/>
          </w:rPr>
          <w:t>因此目前</w:t>
        </w:r>
      </w:ins>
      <w:ins w:id="121" w:author="Shaohang Cui" w:date="2026-04-14T10:31:00Z" w16du:dateUtc="2026-04-14T02:31:00Z">
        <w:r w:rsidR="000E3D09">
          <w:rPr>
            <w:rFonts w:hint="eastAsia"/>
          </w:rPr>
          <w:t>共</w:t>
        </w:r>
      </w:ins>
      <w:ins w:id="122" w:author="Shaohang Cui" w:date="2026-04-14T10:30:00Z" w16du:dateUtc="2026-04-14T02:30:00Z">
        <w:r>
          <w:rPr>
            <w:rFonts w:hint="eastAsia"/>
          </w:rPr>
          <w:t>有两种选型</w:t>
        </w:r>
      </w:ins>
    </w:p>
    <w:p w14:paraId="7FAB9DAA" w14:textId="77777777" w:rsidR="00E8685B" w:rsidRPr="00E8685B" w:rsidRDefault="00E8685B" w:rsidP="00E8685B">
      <w:pPr>
        <w:numPr>
          <w:ilvl w:val="0"/>
          <w:numId w:val="53"/>
        </w:numPr>
        <w:spacing w:after="0" w:line="240" w:lineRule="auto"/>
        <w:rPr>
          <w:ins w:id="123" w:author="Shaohang Cui" w:date="2026-04-14T10:30:00Z"/>
        </w:rPr>
      </w:pPr>
      <w:ins w:id="124" w:author="Shaohang Cui" w:date="2026-04-14T10:30:00Z">
        <w:r w:rsidRPr="00E8685B">
          <w:rPr>
            <w:b/>
            <w:bCs/>
          </w:rPr>
          <w:t>AcuDC-321-1500V-1500A-P2-RDU</w:t>
        </w:r>
        <w:r w:rsidRPr="00E8685B">
          <w:t> </w:t>
        </w:r>
      </w:ins>
    </w:p>
    <w:p w14:paraId="75CC8FC5" w14:textId="77777777" w:rsidR="00E8685B" w:rsidRPr="00F95CB9" w:rsidRDefault="00E8685B" w:rsidP="00E8685B">
      <w:pPr>
        <w:numPr>
          <w:ilvl w:val="0"/>
          <w:numId w:val="53"/>
        </w:numPr>
        <w:spacing w:after="0" w:line="240" w:lineRule="auto"/>
        <w:rPr>
          <w:ins w:id="125" w:author="Shaohang Cui" w:date="2026-04-14T10:41:00Z" w16du:dateUtc="2026-04-14T02:41:00Z"/>
          <w:rPrChange w:id="126" w:author="Shaohang Cui" w:date="2026-04-14T10:41:00Z" w16du:dateUtc="2026-04-14T02:41:00Z">
            <w:rPr>
              <w:ins w:id="127" w:author="Shaohang Cui" w:date="2026-04-14T10:41:00Z" w16du:dateUtc="2026-04-14T02:41:00Z"/>
              <w:b/>
              <w:bCs/>
            </w:rPr>
          </w:rPrChange>
        </w:rPr>
      </w:pPr>
      <w:ins w:id="128" w:author="Shaohang Cui" w:date="2026-04-14T10:30:00Z">
        <w:r w:rsidRPr="00E8685B">
          <w:rPr>
            <w:b/>
            <w:bCs/>
          </w:rPr>
          <w:lastRenderedPageBreak/>
          <w:t>AcuDC-321-1500V-1500A-P2</w:t>
        </w:r>
      </w:ins>
    </w:p>
    <w:p w14:paraId="63EAAF18" w14:textId="77777777" w:rsidR="00F95CB9" w:rsidRDefault="00F95CB9" w:rsidP="00F95CB9">
      <w:pPr>
        <w:spacing w:after="0" w:line="240" w:lineRule="auto"/>
        <w:rPr>
          <w:ins w:id="129" w:author="Shaohang Cui" w:date="2026-04-14T10:41:00Z" w16du:dateUtc="2026-04-14T02:41:00Z"/>
          <w:b/>
          <w:bCs/>
        </w:rPr>
      </w:pPr>
    </w:p>
    <w:p w14:paraId="26F85D56" w14:textId="1F82876C" w:rsidR="00F95CB9" w:rsidRDefault="00EE7564" w:rsidP="00F95CB9">
      <w:pPr>
        <w:spacing w:after="0" w:line="240" w:lineRule="auto"/>
        <w:rPr>
          <w:ins w:id="130" w:author="Shaohang Cui" w:date="2026-04-14T10:41:00Z" w16du:dateUtc="2026-04-14T02:41:00Z"/>
          <w:b/>
          <w:bCs/>
        </w:rPr>
      </w:pPr>
      <w:ins w:id="131" w:author="Shaohang Cui" w:date="2026-04-14T10:41:00Z" w16du:dateUtc="2026-04-14T02:41:00Z">
        <w:r>
          <w:rPr>
            <w:rFonts w:hint="eastAsia"/>
            <w:b/>
            <w:bCs/>
          </w:rPr>
          <w:t>认证：</w:t>
        </w:r>
      </w:ins>
    </w:p>
    <w:p w14:paraId="2068BDC5" w14:textId="7697907E" w:rsidR="00EE7564" w:rsidRDefault="00EE7564" w:rsidP="00EE7564">
      <w:pPr>
        <w:pStyle w:val="a9"/>
        <w:numPr>
          <w:ilvl w:val="0"/>
          <w:numId w:val="54"/>
        </w:numPr>
        <w:spacing w:after="0" w:line="240" w:lineRule="auto"/>
        <w:rPr>
          <w:ins w:id="132" w:author="Shaohang Cui" w:date="2026-04-14T10:41:00Z" w16du:dateUtc="2026-04-14T02:41:00Z"/>
        </w:rPr>
      </w:pPr>
      <w:ins w:id="133" w:author="Shaohang Cui" w:date="2026-04-14T10:41:00Z" w16du:dateUtc="2026-04-14T02:41:00Z">
        <w:r>
          <w:rPr>
            <w:rFonts w:hint="eastAsia"/>
          </w:rPr>
          <w:t>UL</w:t>
        </w:r>
        <w:r>
          <w:rPr>
            <w:rFonts w:hint="eastAsia"/>
          </w:rPr>
          <w:t>认证两个型号</w:t>
        </w:r>
      </w:ins>
    </w:p>
    <w:p w14:paraId="0558F124" w14:textId="36E7AB0B" w:rsidR="00EE7564" w:rsidRPr="00E8685B" w:rsidRDefault="00EE7564" w:rsidP="00EE7564">
      <w:pPr>
        <w:numPr>
          <w:ilvl w:val="0"/>
          <w:numId w:val="53"/>
        </w:numPr>
        <w:spacing w:after="0" w:line="240" w:lineRule="auto"/>
        <w:rPr>
          <w:ins w:id="134" w:author="Shaohang Cui" w:date="2026-04-14T10:30:00Z"/>
        </w:rPr>
      </w:pPr>
      <w:ins w:id="135" w:author="Shaohang Cui" w:date="2026-04-14T10:41:00Z" w16du:dateUtc="2026-04-14T02:41:00Z">
        <w:r>
          <w:rPr>
            <w:rFonts w:hint="eastAsia"/>
          </w:rPr>
          <w:t>MID</w:t>
        </w:r>
        <w:r>
          <w:rPr>
            <w:rFonts w:hint="eastAsia"/>
          </w:rPr>
          <w:t>只认证</w:t>
        </w:r>
        <w:r w:rsidRPr="00E8685B">
          <w:rPr>
            <w:b/>
            <w:bCs/>
          </w:rPr>
          <w:t>AcuDC-321-1500V-1500A-P2-RDU</w:t>
        </w:r>
        <w:r w:rsidRPr="00E8685B">
          <w:t> </w:t>
        </w:r>
        <w:r>
          <w:rPr>
            <w:rFonts w:hint="eastAsia"/>
          </w:rPr>
          <w:t>，因为</w:t>
        </w:r>
        <w:r>
          <w:rPr>
            <w:rFonts w:hint="eastAsia"/>
          </w:rPr>
          <w:t>MID</w:t>
        </w:r>
        <w:r>
          <w:rPr>
            <w:rFonts w:hint="eastAsia"/>
          </w:rPr>
          <w:t>必须有显示。</w:t>
        </w:r>
      </w:ins>
    </w:p>
    <w:p w14:paraId="306B2A89" w14:textId="77777777" w:rsidR="00E8685B" w:rsidRDefault="00E8685B">
      <w:pPr>
        <w:spacing w:after="0" w:line="240" w:lineRule="auto"/>
        <w:rPr>
          <w:ins w:id="136" w:author="Shaohang Cui" w:date="2026-04-14T10:30:00Z" w16du:dateUtc="2026-04-14T02:30:00Z"/>
        </w:rPr>
        <w:pPrChange w:id="137" w:author="Shaohang Cui" w:date="2026-04-14T10:30:00Z" w16du:dateUtc="2026-04-14T02:30:00Z">
          <w:pPr>
            <w:pStyle w:val="a9"/>
            <w:numPr>
              <w:ilvl w:val="1"/>
              <w:numId w:val="12"/>
            </w:numPr>
            <w:spacing w:after="0" w:line="240" w:lineRule="auto"/>
            <w:ind w:left="1440" w:hanging="360"/>
          </w:pPr>
        </w:pPrChange>
      </w:pPr>
    </w:p>
    <w:p w14:paraId="74F4E56C" w14:textId="77777777" w:rsidR="008D73E0" w:rsidRDefault="008D73E0" w:rsidP="008D73E0">
      <w:pPr>
        <w:pStyle w:val="a9"/>
        <w:spacing w:after="0" w:line="240" w:lineRule="auto"/>
        <w:ind w:left="420"/>
      </w:pPr>
    </w:p>
    <w:p w14:paraId="72126561" w14:textId="77777777" w:rsidR="008D73E0" w:rsidRDefault="008D73E0" w:rsidP="008D73E0">
      <w:pPr>
        <w:pStyle w:val="a9"/>
        <w:spacing w:after="0" w:line="240" w:lineRule="auto"/>
        <w:ind w:left="420"/>
      </w:pPr>
      <w:r>
        <w:rPr>
          <w:rFonts w:hint="eastAsia"/>
        </w:rPr>
        <w:t>序列号格式如</w:t>
      </w:r>
      <w:r w:rsidRPr="00941147">
        <w:rPr>
          <w:rFonts w:hint="eastAsia"/>
          <w:highlight w:val="yellow"/>
        </w:rPr>
        <w:t>MDB</w:t>
      </w:r>
      <w:r>
        <w:rPr>
          <w:rFonts w:hint="eastAsia"/>
        </w:rPr>
        <w:t>YYMMabcde</w:t>
      </w:r>
      <w:r>
        <w:rPr>
          <w:rFonts w:hint="eastAsia"/>
        </w:rPr>
        <w:t>，其中</w:t>
      </w:r>
    </w:p>
    <w:p w14:paraId="46C831E6" w14:textId="77777777" w:rsidR="008D73E0" w:rsidRDefault="008D73E0" w:rsidP="008D73E0">
      <w:pPr>
        <w:pStyle w:val="a9"/>
        <w:spacing w:after="0" w:line="240" w:lineRule="auto"/>
        <w:ind w:left="420"/>
      </w:pPr>
    </w:p>
    <w:p w14:paraId="092F218B" w14:textId="3AE07A57" w:rsidR="008D73E0" w:rsidRDefault="008D73E0" w:rsidP="00174C46">
      <w:pPr>
        <w:pStyle w:val="a9"/>
        <w:numPr>
          <w:ilvl w:val="0"/>
          <w:numId w:val="12"/>
        </w:numPr>
        <w:spacing w:after="0" w:line="240" w:lineRule="auto"/>
      </w:pPr>
      <w:r>
        <w:t>MDB</w:t>
      </w:r>
      <w:r>
        <w:rPr>
          <w:rFonts w:hint="eastAsia"/>
        </w:rPr>
        <w:t>为</w:t>
      </w:r>
      <w:r>
        <w:t>AcuDC-</w:t>
      </w:r>
      <w:r w:rsidR="00FD7630">
        <w:t>32</w:t>
      </w:r>
      <w:r>
        <w:t>0</w:t>
      </w:r>
      <w:r>
        <w:rPr>
          <w:rFonts w:hint="eastAsia"/>
        </w:rPr>
        <w:t>的前缀</w:t>
      </w:r>
    </w:p>
    <w:p w14:paraId="702694EE" w14:textId="55FE645D" w:rsidR="008D73E0" w:rsidRDefault="008D73E0" w:rsidP="00174C46">
      <w:pPr>
        <w:pStyle w:val="a9"/>
        <w:numPr>
          <w:ilvl w:val="0"/>
          <w:numId w:val="12"/>
        </w:numPr>
        <w:spacing w:after="0" w:line="240" w:lineRule="auto"/>
      </w:pPr>
      <w:r>
        <w:t>YY</w:t>
      </w:r>
      <w:r>
        <w:rPr>
          <w:rFonts w:hint="eastAsia"/>
        </w:rPr>
        <w:t>为生产年份，例如</w:t>
      </w:r>
      <w:ins w:id="138" w:author="Shaohang Cui" w:date="2026-04-14T10:44:00Z" w16du:dateUtc="2026-04-14T02:44:00Z">
        <w:r w:rsidR="007C294D">
          <w:rPr>
            <w:rFonts w:hint="eastAsia"/>
          </w:rPr>
          <w:t xml:space="preserve">55 </w:t>
        </w:r>
        <w:r w:rsidR="007C294D">
          <w:rPr>
            <w:rFonts w:hint="eastAsia"/>
          </w:rPr>
          <w:t>（生产习惯</w:t>
        </w:r>
        <w:r w:rsidR="007C294D">
          <w:rPr>
            <w:rFonts w:hint="eastAsia"/>
          </w:rPr>
          <w:t>+30</w:t>
        </w:r>
        <w:r w:rsidR="007C294D">
          <w:rPr>
            <w:rFonts w:hint="eastAsia"/>
          </w:rPr>
          <w:t>）</w:t>
        </w:r>
      </w:ins>
      <w:del w:id="139" w:author="Shaohang Cui" w:date="2026-04-14T10:44:00Z" w16du:dateUtc="2026-04-14T02:44:00Z">
        <w:r w:rsidDel="007C294D">
          <w:delText>25</w:delText>
        </w:r>
      </w:del>
    </w:p>
    <w:p w14:paraId="132C5A96" w14:textId="0A79F19C" w:rsidR="008D73E0" w:rsidRDefault="008D73E0" w:rsidP="00174C46">
      <w:pPr>
        <w:pStyle w:val="a9"/>
        <w:numPr>
          <w:ilvl w:val="0"/>
          <w:numId w:val="12"/>
        </w:numPr>
        <w:spacing w:after="0" w:line="240" w:lineRule="auto"/>
      </w:pPr>
      <w:r>
        <w:t>MM</w:t>
      </w:r>
      <w:r>
        <w:rPr>
          <w:rFonts w:hint="eastAsia"/>
        </w:rPr>
        <w:t>为生产月份，例如从</w:t>
      </w:r>
      <w:r>
        <w:t>01</w:t>
      </w:r>
      <w:r>
        <w:rPr>
          <w:rFonts w:hint="eastAsia"/>
        </w:rPr>
        <w:t>到</w:t>
      </w:r>
      <w:r>
        <w:t>12</w:t>
      </w:r>
    </w:p>
    <w:p w14:paraId="524CB94D" w14:textId="2716A993" w:rsidR="0079624E" w:rsidRPr="00524037" w:rsidRDefault="008D73E0" w:rsidP="00524037">
      <w:pPr>
        <w:pStyle w:val="a9"/>
        <w:numPr>
          <w:ilvl w:val="0"/>
          <w:numId w:val="12"/>
        </w:numPr>
        <w:spacing w:after="0" w:line="240" w:lineRule="auto"/>
        <w:contextualSpacing w:val="0"/>
        <w:rPr>
          <w:ins w:id="140" w:author="Shaohang Cui" w:date="2026-04-14T10:33:00Z" w16du:dateUtc="2026-04-14T02:33:00Z"/>
          <w:lang w:val="en-CA"/>
          <w:rPrChange w:id="141" w:author="Shaohang Cui" w:date="2026-04-14T10:33:00Z" w16du:dateUtc="2026-04-14T02:33:00Z">
            <w:rPr>
              <w:ins w:id="142" w:author="Shaohang Cui" w:date="2026-04-14T10:33:00Z" w16du:dateUtc="2026-04-14T02:33:00Z"/>
            </w:rPr>
          </w:rPrChange>
        </w:rPr>
      </w:pPr>
      <w:r>
        <w:t>abcde</w:t>
      </w:r>
      <w:r>
        <w:rPr>
          <w:rFonts w:hint="eastAsia"/>
        </w:rPr>
        <w:t>为生产索引，例如从</w:t>
      </w:r>
      <w:r>
        <w:t>00001</w:t>
      </w:r>
      <w:r>
        <w:rPr>
          <w:rFonts w:hint="eastAsia"/>
        </w:rPr>
        <w:t>到</w:t>
      </w:r>
      <w:r>
        <w:t>99999</w:t>
      </w:r>
    </w:p>
    <w:p w14:paraId="747A9C83" w14:textId="77777777" w:rsidR="00524037" w:rsidRDefault="00524037" w:rsidP="00524037">
      <w:pPr>
        <w:spacing w:after="0" w:line="240" w:lineRule="auto"/>
        <w:rPr>
          <w:ins w:id="143" w:author="Shaohang Cui" w:date="2026-04-14T10:33:00Z" w16du:dateUtc="2026-04-14T02:33:00Z"/>
          <w:lang w:val="en-CA"/>
        </w:rPr>
      </w:pPr>
    </w:p>
    <w:p w14:paraId="03BEDD40" w14:textId="16E5B171" w:rsidR="00524037" w:rsidRDefault="00524037" w:rsidP="00524037">
      <w:pPr>
        <w:spacing w:after="0" w:line="240" w:lineRule="auto"/>
        <w:rPr>
          <w:ins w:id="144" w:author="Shaohang Cui" w:date="2026-04-14T10:34:00Z" w16du:dateUtc="2026-04-14T02:34:00Z"/>
        </w:rPr>
      </w:pPr>
      <w:ins w:id="145" w:author="Shaohang Cui" w:date="2026-04-14T10:33:00Z" w16du:dateUtc="2026-04-14T02:33:00Z">
        <w:r>
          <w:rPr>
            <w:rFonts w:hint="eastAsia"/>
            <w:lang w:val="en-CA"/>
          </w:rPr>
          <w:t>考虑</w:t>
        </w:r>
      </w:ins>
      <w:ins w:id="146" w:author="Shaohang Cui" w:date="2026-04-14T10:34:00Z" w16du:dateUtc="2026-04-14T02:34:00Z">
        <w:r>
          <w:rPr>
            <w:rFonts w:hint="eastAsia"/>
          </w:rPr>
          <w:t>外部显示模块可被独立选购，其型号字符串格式为</w:t>
        </w:r>
        <w:r w:rsidR="007468F4">
          <w:rPr>
            <w:rFonts w:hint="eastAsia"/>
          </w:rPr>
          <w:t>：</w:t>
        </w:r>
      </w:ins>
      <w:ins w:id="147" w:author="Shaohang Cui" w:date="2026-04-14T10:34:00Z">
        <w:r w:rsidR="007468F4" w:rsidRPr="007468F4">
          <w:t>AcuDC-RDU</w:t>
        </w:r>
      </w:ins>
    </w:p>
    <w:p w14:paraId="7133977E" w14:textId="77777777" w:rsidR="007468F4" w:rsidRDefault="007468F4" w:rsidP="007468F4">
      <w:pPr>
        <w:pStyle w:val="a9"/>
        <w:spacing w:after="0" w:line="240" w:lineRule="auto"/>
        <w:ind w:left="420"/>
        <w:rPr>
          <w:ins w:id="148" w:author="Shaohang Cui" w:date="2026-04-14T10:34:00Z" w16du:dateUtc="2026-04-14T02:34:00Z"/>
        </w:rPr>
      </w:pPr>
      <w:ins w:id="149" w:author="Shaohang Cui" w:date="2026-04-14T10:34:00Z" w16du:dateUtc="2026-04-14T02:34:00Z">
        <w:r>
          <w:rPr>
            <w:rFonts w:hint="eastAsia"/>
          </w:rPr>
          <w:t>序列号格式为</w:t>
        </w:r>
        <w:r>
          <w:rPr>
            <w:rFonts w:hint="eastAsia"/>
          </w:rPr>
          <w:t xml:space="preserve"> </w:t>
        </w:r>
      </w:ins>
      <w:ins w:id="150" w:author="Shaohang Cui" w:date="2026-04-14T10:34:00Z">
        <w:r w:rsidRPr="007468F4">
          <w:t>MFHYYMMabcde</w:t>
        </w:r>
      </w:ins>
      <w:ins w:id="151" w:author="Shaohang Cui" w:date="2026-04-14T10:34:00Z" w16du:dateUtc="2026-04-14T02:34:00Z">
        <w:r>
          <w:rPr>
            <w:rFonts w:hint="eastAsia"/>
          </w:rPr>
          <w:t>，其中</w:t>
        </w:r>
      </w:ins>
    </w:p>
    <w:p w14:paraId="6347A8AB" w14:textId="77777777" w:rsidR="007468F4" w:rsidRDefault="007468F4" w:rsidP="007468F4">
      <w:pPr>
        <w:pStyle w:val="a9"/>
        <w:spacing w:after="0" w:line="240" w:lineRule="auto"/>
        <w:ind w:left="420"/>
        <w:rPr>
          <w:ins w:id="152" w:author="Shaohang Cui" w:date="2026-04-14T10:34:00Z" w16du:dateUtc="2026-04-14T02:34:00Z"/>
        </w:rPr>
      </w:pPr>
    </w:p>
    <w:p w14:paraId="4F1E978A" w14:textId="325C9D52" w:rsidR="007468F4" w:rsidRDefault="007468F4" w:rsidP="007468F4">
      <w:pPr>
        <w:pStyle w:val="a9"/>
        <w:numPr>
          <w:ilvl w:val="0"/>
          <w:numId w:val="12"/>
        </w:numPr>
        <w:spacing w:after="0" w:line="240" w:lineRule="auto"/>
        <w:rPr>
          <w:ins w:id="153" w:author="Shaohang Cui" w:date="2026-04-14T10:34:00Z" w16du:dateUtc="2026-04-14T02:34:00Z"/>
        </w:rPr>
      </w:pPr>
      <w:ins w:id="154" w:author="Shaohang Cui" w:date="2026-04-14T10:34:00Z" w16du:dateUtc="2026-04-14T02:34:00Z">
        <w:r w:rsidRPr="007468F4">
          <w:t>MFH</w:t>
        </w:r>
        <w:r>
          <w:rPr>
            <w:rFonts w:hint="eastAsia"/>
          </w:rPr>
          <w:t>为</w:t>
        </w:r>
      </w:ins>
      <w:ins w:id="155" w:author="Shaohang Cui" w:date="2026-04-14T10:35:00Z" w16du:dateUtc="2026-04-14T02:35:00Z">
        <w:r w:rsidRPr="007468F4">
          <w:t>AcuDC-RDU</w:t>
        </w:r>
      </w:ins>
      <w:ins w:id="156" w:author="Shaohang Cui" w:date="2026-04-14T10:34:00Z" w16du:dateUtc="2026-04-14T02:34:00Z">
        <w:r>
          <w:rPr>
            <w:rFonts w:hint="eastAsia"/>
          </w:rPr>
          <w:t>的前缀</w:t>
        </w:r>
      </w:ins>
    </w:p>
    <w:p w14:paraId="63A866CB" w14:textId="0FB0E188" w:rsidR="007468F4" w:rsidRDefault="007468F4" w:rsidP="007468F4">
      <w:pPr>
        <w:pStyle w:val="a9"/>
        <w:numPr>
          <w:ilvl w:val="0"/>
          <w:numId w:val="12"/>
        </w:numPr>
        <w:spacing w:after="0" w:line="240" w:lineRule="auto"/>
        <w:rPr>
          <w:ins w:id="157" w:author="Shaohang Cui" w:date="2026-04-14T10:34:00Z" w16du:dateUtc="2026-04-14T02:34:00Z"/>
        </w:rPr>
      </w:pPr>
      <w:ins w:id="158" w:author="Shaohang Cui" w:date="2026-04-14T10:34:00Z" w16du:dateUtc="2026-04-14T02:34:00Z">
        <w:r>
          <w:t>YY</w:t>
        </w:r>
        <w:r>
          <w:rPr>
            <w:rFonts w:hint="eastAsia"/>
          </w:rPr>
          <w:t>为生产年份，例如</w:t>
        </w:r>
      </w:ins>
      <w:ins w:id="159" w:author="Shaohang Cui" w:date="2026-04-14T10:44:00Z" w16du:dateUtc="2026-04-14T02:44:00Z">
        <w:r w:rsidR="007C294D">
          <w:rPr>
            <w:rFonts w:hint="eastAsia"/>
          </w:rPr>
          <w:t xml:space="preserve">55 </w:t>
        </w:r>
        <w:r w:rsidR="007C294D">
          <w:rPr>
            <w:rFonts w:hint="eastAsia"/>
          </w:rPr>
          <w:t>（生产习惯</w:t>
        </w:r>
        <w:r w:rsidR="007C294D">
          <w:rPr>
            <w:rFonts w:hint="eastAsia"/>
          </w:rPr>
          <w:t>+30</w:t>
        </w:r>
        <w:r w:rsidR="007C294D">
          <w:rPr>
            <w:rFonts w:hint="eastAsia"/>
          </w:rPr>
          <w:t>）</w:t>
        </w:r>
      </w:ins>
    </w:p>
    <w:p w14:paraId="4E7C5588" w14:textId="77777777" w:rsidR="007468F4" w:rsidRDefault="007468F4" w:rsidP="007468F4">
      <w:pPr>
        <w:pStyle w:val="a9"/>
        <w:numPr>
          <w:ilvl w:val="0"/>
          <w:numId w:val="12"/>
        </w:numPr>
        <w:spacing w:after="0" w:line="240" w:lineRule="auto"/>
        <w:rPr>
          <w:ins w:id="160" w:author="Shaohang Cui" w:date="2026-04-14T10:34:00Z" w16du:dateUtc="2026-04-14T02:34:00Z"/>
        </w:rPr>
      </w:pPr>
      <w:ins w:id="161" w:author="Shaohang Cui" w:date="2026-04-14T10:34:00Z" w16du:dateUtc="2026-04-14T02:34:00Z">
        <w:r>
          <w:t>MM</w:t>
        </w:r>
        <w:r>
          <w:rPr>
            <w:rFonts w:hint="eastAsia"/>
          </w:rPr>
          <w:t>为生产月份，例如从</w:t>
        </w:r>
        <w:r>
          <w:t>01</w:t>
        </w:r>
        <w:r>
          <w:rPr>
            <w:rFonts w:hint="eastAsia"/>
          </w:rPr>
          <w:t>到</w:t>
        </w:r>
        <w:r>
          <w:t>12</w:t>
        </w:r>
      </w:ins>
    </w:p>
    <w:p w14:paraId="12EA2FCE" w14:textId="77777777" w:rsidR="007468F4" w:rsidRPr="001251BF" w:rsidRDefault="007468F4" w:rsidP="007468F4">
      <w:pPr>
        <w:pStyle w:val="a9"/>
        <w:numPr>
          <w:ilvl w:val="0"/>
          <w:numId w:val="12"/>
        </w:numPr>
        <w:spacing w:after="0" w:line="240" w:lineRule="auto"/>
        <w:contextualSpacing w:val="0"/>
        <w:rPr>
          <w:ins w:id="162" w:author="Shaohang Cui" w:date="2026-04-14T10:34:00Z" w16du:dateUtc="2026-04-14T02:34:00Z"/>
          <w:lang w:val="en-CA"/>
        </w:rPr>
      </w:pPr>
      <w:ins w:id="163" w:author="Shaohang Cui" w:date="2026-04-14T10:34:00Z" w16du:dateUtc="2026-04-14T02:34:00Z">
        <w:r>
          <w:t>abcde</w:t>
        </w:r>
        <w:r>
          <w:rPr>
            <w:rFonts w:hint="eastAsia"/>
          </w:rPr>
          <w:t>为生产索引，例如从</w:t>
        </w:r>
        <w:r>
          <w:t>00001</w:t>
        </w:r>
        <w:r>
          <w:rPr>
            <w:rFonts w:hint="eastAsia"/>
          </w:rPr>
          <w:t>到</w:t>
        </w:r>
        <w:r>
          <w:t>99999</w:t>
        </w:r>
      </w:ins>
    </w:p>
    <w:p w14:paraId="17B52467" w14:textId="3D38ACCE" w:rsidR="007468F4" w:rsidRPr="00524037" w:rsidRDefault="007468F4">
      <w:pPr>
        <w:spacing w:after="0" w:line="240" w:lineRule="auto"/>
        <w:rPr>
          <w:lang w:val="en-CA"/>
        </w:rPr>
        <w:pPrChange w:id="164" w:author="Shaohang Cui" w:date="2026-04-14T10:33:00Z" w16du:dateUtc="2026-04-14T02:33:00Z">
          <w:pPr>
            <w:pStyle w:val="a9"/>
            <w:numPr>
              <w:numId w:val="12"/>
            </w:numPr>
            <w:spacing w:after="0" w:line="240" w:lineRule="auto"/>
            <w:ind w:hanging="360"/>
            <w:contextualSpacing w:val="0"/>
          </w:pPr>
        </w:pPrChange>
      </w:pPr>
    </w:p>
    <w:p w14:paraId="4C17705F" w14:textId="3A3EDA6F" w:rsidR="00966CC1" w:rsidRDefault="00966CC1">
      <w:r>
        <w:br w:type="page"/>
      </w:r>
    </w:p>
    <w:p w14:paraId="1A6B963D" w14:textId="77777777" w:rsidR="00966CC1" w:rsidRDefault="00966CC1" w:rsidP="00966CC1">
      <w:pPr>
        <w:pStyle w:val="1"/>
      </w:pPr>
      <w:bookmarkStart w:id="165" w:name="_Toc164630243"/>
      <w:bookmarkStart w:id="166" w:name="_Toc212470182"/>
      <w:r>
        <w:rPr>
          <w:rFonts w:hint="eastAsia"/>
        </w:rPr>
        <w:lastRenderedPageBreak/>
        <w:t xml:space="preserve">3 </w:t>
      </w:r>
      <w:r>
        <w:rPr>
          <w:rFonts w:ascii="SimSun" w:eastAsia="SimSun" w:hAnsi="SimSun" w:cs="SimSun" w:hint="eastAsia"/>
        </w:rPr>
        <w:t>产品功能</w:t>
      </w:r>
      <w:bookmarkEnd w:id="165"/>
      <w:bookmarkEnd w:id="166"/>
    </w:p>
    <w:p w14:paraId="779626AC" w14:textId="50C225DC" w:rsidR="00AC0B1C" w:rsidRDefault="00AC0B1C" w:rsidP="00AC0B1C">
      <w:r>
        <w:rPr>
          <w:rFonts w:hint="eastAsia"/>
        </w:rPr>
        <w:t>根据</w:t>
      </w:r>
      <w:r>
        <w:rPr>
          <w:rFonts w:hint="eastAsia"/>
        </w:rPr>
        <w:t>WELMEC</w:t>
      </w:r>
      <w:r>
        <w:rPr>
          <w:rFonts w:hint="eastAsia"/>
        </w:rPr>
        <w:t>指南</w:t>
      </w:r>
      <w:r>
        <w:rPr>
          <w:rFonts w:hint="eastAsia"/>
        </w:rPr>
        <w:t>7.2</w:t>
      </w:r>
      <w:r>
        <w:rPr>
          <w:rFonts w:hint="eastAsia"/>
        </w:rPr>
        <w:t>，</w:t>
      </w:r>
      <w:r>
        <w:rPr>
          <w:rFonts w:hint="eastAsia"/>
        </w:rPr>
        <w:t>AcuDC-</w:t>
      </w:r>
      <w:r w:rsidR="00FD7630">
        <w:rPr>
          <w:rFonts w:hint="eastAsia"/>
        </w:rPr>
        <w:t>32</w:t>
      </w:r>
      <w:r>
        <w:rPr>
          <w:rFonts w:hint="eastAsia"/>
        </w:rPr>
        <w:t>0</w:t>
      </w:r>
      <w:r>
        <w:rPr>
          <w:rFonts w:hint="eastAsia"/>
        </w:rPr>
        <w:t>支持：</w:t>
      </w:r>
    </w:p>
    <w:p w14:paraId="50768DFF" w14:textId="7F5D237A" w:rsidR="00AC0B1C" w:rsidRDefault="00AC0B1C" w:rsidP="00174C46">
      <w:pPr>
        <w:pStyle w:val="a9"/>
        <w:numPr>
          <w:ilvl w:val="0"/>
          <w:numId w:val="13"/>
        </w:numPr>
      </w:pPr>
      <w:r>
        <w:rPr>
          <w:rFonts w:hint="eastAsia"/>
        </w:rPr>
        <w:t>基本配置：“</w:t>
      </w:r>
      <w:r>
        <w:t>P”</w:t>
      </w:r>
      <w:r>
        <w:rPr>
          <w:rFonts w:hint="eastAsia"/>
        </w:rPr>
        <w:t>，使用嵌入式软件的专用设备测量仪器</w:t>
      </w:r>
    </w:p>
    <w:p w14:paraId="6F32577C" w14:textId="08D359C0" w:rsidR="00AC0B1C" w:rsidRDefault="00AC0B1C" w:rsidP="00174C46">
      <w:pPr>
        <w:pStyle w:val="a9"/>
        <w:numPr>
          <w:ilvl w:val="0"/>
          <w:numId w:val="13"/>
        </w:numPr>
      </w:pPr>
      <w:r>
        <w:rPr>
          <w:rFonts w:hint="eastAsia"/>
        </w:rPr>
        <w:t>适用的</w:t>
      </w:r>
      <w:r>
        <w:t>IT</w:t>
      </w:r>
      <w:r>
        <w:rPr>
          <w:rFonts w:hint="eastAsia"/>
        </w:rPr>
        <w:t>配置</w:t>
      </w:r>
    </w:p>
    <w:p w14:paraId="795326CE" w14:textId="71E68F37" w:rsidR="00AC0B1C" w:rsidRDefault="00AC0B1C" w:rsidP="00174C46">
      <w:pPr>
        <w:pStyle w:val="a9"/>
        <w:numPr>
          <w:ilvl w:val="1"/>
          <w:numId w:val="13"/>
        </w:numPr>
      </w:pPr>
      <w:r>
        <w:rPr>
          <w:rFonts w:hint="eastAsia"/>
        </w:rPr>
        <w:t>测量数据存储（</w:t>
      </w:r>
      <w:r>
        <w:t>L</w:t>
      </w:r>
      <w:r>
        <w:rPr>
          <w:rFonts w:hint="eastAsia"/>
        </w:rPr>
        <w:t>）</w:t>
      </w:r>
    </w:p>
    <w:p w14:paraId="0604A94C" w14:textId="3511348E" w:rsidR="00AC0B1C" w:rsidRDefault="00AC0B1C" w:rsidP="00174C46">
      <w:pPr>
        <w:pStyle w:val="a9"/>
        <w:numPr>
          <w:ilvl w:val="1"/>
          <w:numId w:val="13"/>
        </w:numPr>
      </w:pPr>
      <w:r>
        <w:rPr>
          <w:rFonts w:hint="eastAsia"/>
        </w:rPr>
        <w:t>测量数据传输（</w:t>
      </w:r>
      <w:r>
        <w:t>T</w:t>
      </w:r>
      <w:r>
        <w:rPr>
          <w:rFonts w:hint="eastAsia"/>
        </w:rPr>
        <w:t>）</w:t>
      </w:r>
    </w:p>
    <w:p w14:paraId="7BDF70D8" w14:textId="2F26D0D9" w:rsidR="00AC0B1C" w:rsidRDefault="00AC0B1C" w:rsidP="00174C46">
      <w:pPr>
        <w:pStyle w:val="a9"/>
        <w:numPr>
          <w:ilvl w:val="0"/>
          <w:numId w:val="13"/>
        </w:numPr>
      </w:pPr>
      <w:r>
        <w:rPr>
          <w:rFonts w:hint="eastAsia"/>
        </w:rPr>
        <w:t>仪器特定要求：有功电能表</w:t>
      </w:r>
    </w:p>
    <w:p w14:paraId="45F8FD10" w14:textId="7F26F436" w:rsidR="00AC0B1C" w:rsidRDefault="00AC0B1C" w:rsidP="00174C46">
      <w:pPr>
        <w:pStyle w:val="a9"/>
        <w:numPr>
          <w:ilvl w:val="0"/>
          <w:numId w:val="13"/>
        </w:numPr>
      </w:pPr>
      <w:r>
        <w:rPr>
          <w:rFonts w:hint="eastAsia"/>
        </w:rPr>
        <w:t>适用风险等级：风险等级</w:t>
      </w:r>
      <w:r>
        <w:t>C</w:t>
      </w:r>
    </w:p>
    <w:p w14:paraId="7C112C8B" w14:textId="77777777" w:rsidR="00AC0B1C" w:rsidRDefault="00AC0B1C" w:rsidP="00F93F93">
      <w:pPr>
        <w:pStyle w:val="2"/>
      </w:pPr>
      <w:bookmarkStart w:id="167" w:name="_Toc212470183"/>
      <w:r>
        <w:rPr>
          <w:rFonts w:hint="eastAsia"/>
        </w:rPr>
        <w:t xml:space="preserve">3.1 </w:t>
      </w:r>
      <w:r>
        <w:rPr>
          <w:rFonts w:hint="eastAsia"/>
        </w:rPr>
        <w:t>直流电参数测量</w:t>
      </w:r>
      <w:bookmarkEnd w:id="167"/>
    </w:p>
    <w:p w14:paraId="39E6D99E" w14:textId="77777777" w:rsidR="00AC0B1C" w:rsidRDefault="00AC0B1C" w:rsidP="00AC0B1C">
      <w:r>
        <w:rPr>
          <w:rFonts w:hint="eastAsia"/>
        </w:rPr>
        <w:t>总结</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470"/>
        <w:gridCol w:w="2975"/>
        <w:gridCol w:w="1538"/>
        <w:gridCol w:w="3282"/>
      </w:tblGrid>
      <w:tr w:rsidR="00461D7A" w14:paraId="40FB0720" w14:textId="77777777" w:rsidTr="00C75C02">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76AB23" w14:textId="77777777" w:rsidR="00461D7A" w:rsidRPr="00D644CF" w:rsidRDefault="00461D7A">
            <w:pPr>
              <w:jc w:val="center"/>
              <w:rPr>
                <w:rFonts w:eastAsia="Times New Roman"/>
                <w:b/>
                <w:bCs/>
              </w:rPr>
            </w:pPr>
            <w:r w:rsidRPr="00D644CF">
              <w:rPr>
                <w:rFonts w:ascii="SimSun" w:eastAsia="SimSun" w:hAnsi="SimSun" w:cs="SimSun" w:hint="eastAsia"/>
                <w:b/>
                <w:bCs/>
              </w:rPr>
              <w:t>参数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905155" w14:textId="77777777" w:rsidR="00461D7A" w:rsidRPr="00D644CF" w:rsidRDefault="00461D7A">
            <w:pPr>
              <w:jc w:val="center"/>
              <w:rPr>
                <w:rFonts w:eastAsia="Times New Roman"/>
                <w:b/>
                <w:bCs/>
              </w:rPr>
            </w:pPr>
            <w:r w:rsidRPr="00D644CF">
              <w:rPr>
                <w:rFonts w:ascii="SimSun" w:eastAsia="SimSun" w:hAnsi="SimSun" w:cs="SimSun" w:hint="eastAsia"/>
                <w:b/>
                <w:bCs/>
              </w:rPr>
              <w:t>精度等级</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8CE7C5" w14:textId="77777777" w:rsidR="00461D7A" w:rsidRPr="00D644CF" w:rsidRDefault="00461D7A">
            <w:pPr>
              <w:jc w:val="center"/>
              <w:rPr>
                <w:rFonts w:eastAsia="Times New Roman"/>
                <w:b/>
                <w:bCs/>
              </w:rPr>
            </w:pPr>
            <w:r w:rsidRPr="00D644CF">
              <w:rPr>
                <w:rFonts w:ascii="SimSun" w:eastAsia="SimSun" w:hAnsi="SimSun" w:cs="SimSun" w:hint="eastAsia"/>
                <w:b/>
                <w:bCs/>
              </w:rPr>
              <w:t>标准</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A44BC1" w14:textId="77777777" w:rsidR="00461D7A" w:rsidRPr="00D644CF" w:rsidRDefault="00461D7A">
            <w:pPr>
              <w:jc w:val="center"/>
              <w:rPr>
                <w:rFonts w:eastAsia="Times New Roman"/>
                <w:b/>
                <w:bCs/>
              </w:rPr>
            </w:pPr>
            <w:r w:rsidRPr="00D644CF">
              <w:rPr>
                <w:rFonts w:ascii="SimSun" w:eastAsia="SimSun" w:hAnsi="SimSun" w:cs="SimSun" w:hint="eastAsia"/>
                <w:b/>
                <w:bCs/>
              </w:rPr>
              <w:t>注释</w:t>
            </w:r>
          </w:p>
        </w:tc>
      </w:tr>
      <w:tr w:rsidR="00461D7A" w14:paraId="411726EE" w14:textId="77777777" w:rsidTr="00C75C02">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4D328F" w14:textId="77777777" w:rsidR="00461D7A" w:rsidRDefault="00461D7A">
            <w:r>
              <w:rPr>
                <w:rFonts w:eastAsia="Times New Roman"/>
              </w:rPr>
              <w:t>Voltage</w:t>
            </w:r>
            <w:r>
              <w:rPr>
                <w:rFonts w:hint="eastAsia"/>
              </w:rPr>
              <w:t xml:space="preserve"> RMS</w:t>
            </w:r>
          </w:p>
          <w:p w14:paraId="21999349" w14:textId="77777777" w:rsidR="00461D7A" w:rsidRPr="00D644CF" w:rsidRDefault="00461D7A">
            <w:r>
              <w:rPr>
                <w:rFonts w:hint="eastAsia"/>
              </w:rPr>
              <w:t>电压均方根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B40A66" w14:textId="77777777" w:rsidR="00461D7A" w:rsidRPr="009862D0" w:rsidRDefault="00461D7A">
            <w:r w:rsidRPr="00C36F1C">
              <w:rPr>
                <w:rFonts w:ascii="SimSun" w:eastAsia="SimSun" w:hAnsi="SimSun" w:cs="SimSun" w:hint="eastAsia"/>
              </w:rPr>
              <w:t>首选</w:t>
            </w:r>
            <w:r w:rsidRPr="00C36F1C">
              <w:rPr>
                <w:rFonts w:eastAsia="Times New Roman" w:hint="eastAsia"/>
              </w:rPr>
              <w:t>0.1</w:t>
            </w:r>
            <w:r w:rsidRPr="00C36F1C">
              <w:rPr>
                <w:rFonts w:ascii="SimSun" w:eastAsia="SimSun" w:hAnsi="SimSun" w:cs="SimSun" w:hint="eastAsia"/>
              </w:rPr>
              <w:t>级，可接受</w:t>
            </w:r>
            <w:r w:rsidRPr="00C36F1C">
              <w:rPr>
                <w:rFonts w:eastAsia="Times New Roman" w:hint="eastAsia"/>
              </w:rPr>
              <w:t>0.2</w:t>
            </w:r>
            <w:r w:rsidRPr="00C36F1C">
              <w:rPr>
                <w:rFonts w:ascii="SimSun" w:eastAsia="SimSun" w:hAnsi="SimSun" w:cs="SimSun" w:hint="eastAsia"/>
              </w:rPr>
              <w:t>级</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FFAB57" w14:textId="77777777" w:rsidR="00461D7A" w:rsidRDefault="00461D7A">
            <w:pPr>
              <w:rPr>
                <w:rFonts w:eastAsia="Times New Roman"/>
              </w:rPr>
            </w:pPr>
            <w:r>
              <w:rPr>
                <w:rFonts w:eastAsia="Times New Roman"/>
              </w:rPr>
              <w:t>IEC 61557-12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F5D22F7" w14:textId="77777777" w:rsidR="00461D7A" w:rsidRDefault="00461D7A">
            <w:r>
              <w:rPr>
                <w:rFonts w:hint="eastAsia"/>
              </w:rPr>
              <w:t>1</w:t>
            </w:r>
            <w:r>
              <w:rPr>
                <w:rFonts w:hint="eastAsia"/>
              </w:rPr>
              <w:t>个电压输入</w:t>
            </w:r>
          </w:p>
          <w:p w14:paraId="0E77B198" w14:textId="29BB753A" w:rsidR="00FF4D5E" w:rsidRDefault="00FF4D5E">
            <w:r>
              <w:rPr>
                <w:rFonts w:hint="eastAsia"/>
              </w:rPr>
              <w:t>支持</w:t>
            </w:r>
            <w:r w:rsidR="00052F92" w:rsidRPr="00052F92">
              <w:t>cable loss compensation</w:t>
            </w:r>
          </w:p>
          <w:p w14:paraId="731328F5" w14:textId="77777777" w:rsidR="00461D7A" w:rsidRPr="009862D0" w:rsidRDefault="00461D7A"/>
        </w:tc>
      </w:tr>
      <w:tr w:rsidR="00461D7A" w14:paraId="7F1F5548" w14:textId="77777777" w:rsidTr="00C75C02">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3D4FE7" w14:textId="77777777" w:rsidR="00461D7A" w:rsidRPr="00D644CF" w:rsidRDefault="00461D7A">
            <w:r>
              <w:rPr>
                <w:rFonts w:eastAsia="Times New Roman"/>
              </w:rPr>
              <w:t>Current</w:t>
            </w:r>
            <w:r>
              <w:rPr>
                <w:rFonts w:hint="eastAsia"/>
              </w:rPr>
              <w:t xml:space="preserve"> RMS</w:t>
            </w:r>
          </w:p>
          <w:p w14:paraId="3B2F29C9" w14:textId="77777777" w:rsidR="00461D7A" w:rsidRPr="00D644CF" w:rsidRDefault="00461D7A">
            <w:r>
              <w:rPr>
                <w:rFonts w:hint="eastAsia"/>
              </w:rPr>
              <w:t>电流均方根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62C7D5" w14:textId="3DC6CD38" w:rsidR="00461D7A" w:rsidRPr="009862D0" w:rsidRDefault="00461D7A">
            <w:r w:rsidRPr="00C36F1C">
              <w:rPr>
                <w:rFonts w:ascii="SimSun" w:eastAsia="SimSun" w:hAnsi="SimSun" w:cs="SimSun" w:hint="eastAsia"/>
              </w:rPr>
              <w:t>首选</w:t>
            </w:r>
            <w:r w:rsidRPr="00C36F1C">
              <w:rPr>
                <w:rFonts w:eastAsia="Times New Roman" w:hint="eastAsia"/>
              </w:rPr>
              <w:t>0.</w:t>
            </w:r>
            <w:r>
              <w:rPr>
                <w:rFonts w:hint="eastAsia"/>
              </w:rPr>
              <w:t>2</w:t>
            </w:r>
            <w:r w:rsidRPr="00C36F1C">
              <w:rPr>
                <w:rFonts w:ascii="SimSun" w:eastAsia="SimSun" w:hAnsi="SimSun" w:cs="SimSun" w:hint="eastAsia"/>
              </w:rPr>
              <w:t>级，</w:t>
            </w:r>
            <w:r w:rsidR="009A4015" w:rsidRPr="00C36F1C">
              <w:rPr>
                <w:rFonts w:ascii="SimSun" w:eastAsia="SimSun" w:hAnsi="SimSun" w:cs="SimSun" w:hint="eastAsia"/>
              </w:rPr>
              <w:t>可接受</w:t>
            </w:r>
            <w:r w:rsidR="009A4015">
              <w:rPr>
                <w:rFonts w:hint="eastAsia"/>
              </w:rPr>
              <w:t>1</w:t>
            </w:r>
            <w:r w:rsidR="009A4015" w:rsidRPr="00C36F1C">
              <w:rPr>
                <w:rFonts w:ascii="SimSun" w:eastAsia="SimSun" w:hAnsi="SimSun" w:cs="SimSun" w:hint="eastAsia"/>
              </w:rPr>
              <w:t>级</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98F89E" w14:textId="77777777" w:rsidR="00461D7A" w:rsidRDefault="00461D7A">
            <w:pPr>
              <w:rPr>
                <w:rFonts w:eastAsia="Times New Roman"/>
              </w:rPr>
            </w:pPr>
            <w:r>
              <w:rPr>
                <w:rFonts w:eastAsia="Times New Roman"/>
              </w:rPr>
              <w:t>IEC 61557-12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868EC2" w14:textId="77777777" w:rsidR="00461D7A" w:rsidRPr="009862D0" w:rsidRDefault="00461D7A">
            <w:pPr>
              <w:rPr>
                <w:vertAlign w:val="subscript"/>
              </w:rPr>
            </w:pPr>
            <w:r>
              <w:rPr>
                <w:rFonts w:hint="eastAsia"/>
              </w:rPr>
              <w:t>1</w:t>
            </w:r>
            <w:r>
              <w:rPr>
                <w:rFonts w:hint="eastAsia"/>
              </w:rPr>
              <w:t>个电流输入</w:t>
            </w:r>
          </w:p>
        </w:tc>
      </w:tr>
      <w:tr w:rsidR="00461D7A" w14:paraId="72550BCF" w14:textId="77777777" w:rsidTr="00C75C02">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179CD2" w14:textId="77777777" w:rsidR="00461D7A" w:rsidRDefault="00461D7A">
            <w:r>
              <w:rPr>
                <w:rFonts w:hint="eastAsia"/>
              </w:rPr>
              <w:t>Power</w:t>
            </w:r>
          </w:p>
          <w:p w14:paraId="54E82A2F" w14:textId="77777777" w:rsidR="00461D7A" w:rsidRPr="00D644CF" w:rsidRDefault="00461D7A">
            <w:r>
              <w:rPr>
                <w:rFonts w:hint="eastAsia"/>
              </w:rPr>
              <w:t>功率</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A73DB0" w14:textId="77777777" w:rsidR="00461D7A" w:rsidRDefault="00461D7A">
            <w:pPr>
              <w:rPr>
                <w:rFonts w:eastAsia="Times New Roman"/>
              </w:rPr>
            </w:pPr>
            <w:r w:rsidRPr="00C36F1C">
              <w:rPr>
                <w:rFonts w:ascii="SimSun" w:eastAsia="SimSun" w:hAnsi="SimSun" w:cs="SimSun" w:hint="eastAsia"/>
              </w:rPr>
              <w:t>首选</w:t>
            </w:r>
            <w:r w:rsidRPr="00C36F1C">
              <w:rPr>
                <w:rFonts w:eastAsia="Times New Roman" w:hint="eastAsia"/>
              </w:rPr>
              <w:t>0.</w:t>
            </w:r>
            <w:r>
              <w:rPr>
                <w:rFonts w:hint="eastAsia"/>
              </w:rPr>
              <w:t>5</w:t>
            </w:r>
            <w:r w:rsidRPr="00C36F1C">
              <w:rPr>
                <w:rFonts w:ascii="SimSun" w:eastAsia="SimSun" w:hAnsi="SimSun" w:cs="SimSun" w:hint="eastAsia"/>
              </w:rPr>
              <w:t>级，可接受</w:t>
            </w:r>
            <w:r>
              <w:rPr>
                <w:rFonts w:hint="eastAsia"/>
              </w:rPr>
              <w:t>1</w:t>
            </w:r>
            <w:r w:rsidRPr="00C36F1C">
              <w:rPr>
                <w:rFonts w:ascii="SimSun" w:eastAsia="SimSun" w:hAnsi="SimSun" w:cs="SimSun" w:hint="eastAsia"/>
              </w:rPr>
              <w:t>级</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F6895D" w14:textId="77777777" w:rsidR="00461D7A" w:rsidRDefault="00461D7A">
            <w:pPr>
              <w:rPr>
                <w:rFonts w:eastAsia="Times New Roman"/>
              </w:rPr>
            </w:pPr>
            <w:r>
              <w:rPr>
                <w:rFonts w:eastAsia="Times New Roman"/>
              </w:rPr>
              <w:t>IEC 61557-12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009B5D" w14:textId="77777777" w:rsidR="00461D7A" w:rsidRPr="003B11D0" w:rsidRDefault="00461D7A">
            <w:r>
              <w:rPr>
                <w:rFonts w:hint="eastAsia"/>
              </w:rPr>
              <w:t>1</w:t>
            </w:r>
            <w:r>
              <w:rPr>
                <w:rFonts w:hint="eastAsia"/>
              </w:rPr>
              <w:t>个功率</w:t>
            </w:r>
          </w:p>
        </w:tc>
      </w:tr>
      <w:tr w:rsidR="00461D7A" w14:paraId="002CFDB4" w14:textId="77777777" w:rsidTr="00C75C02">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B2F9E9" w14:textId="77777777" w:rsidR="00461D7A" w:rsidRDefault="00461D7A">
            <w:r>
              <w:rPr>
                <w:rFonts w:eastAsia="Times New Roman"/>
              </w:rPr>
              <w:t>Energy</w:t>
            </w:r>
          </w:p>
          <w:p w14:paraId="442A4745" w14:textId="77777777" w:rsidR="00461D7A" w:rsidRPr="00D644CF" w:rsidRDefault="00461D7A">
            <w:r>
              <w:rPr>
                <w:rFonts w:hint="eastAsia"/>
              </w:rPr>
              <w:t>电能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FD03ED" w14:textId="77777777" w:rsidR="00461D7A" w:rsidRPr="00E04C52" w:rsidRDefault="00461D7A">
            <w:r w:rsidRPr="00C36F1C">
              <w:rPr>
                <w:rFonts w:ascii="SimSun" w:eastAsia="SimSun" w:hAnsi="SimSun" w:cs="SimSun" w:hint="eastAsia"/>
              </w:rPr>
              <w:t>首选</w:t>
            </w:r>
            <w:r w:rsidRPr="00C36F1C">
              <w:rPr>
                <w:rFonts w:eastAsia="Times New Roman" w:hint="eastAsia"/>
              </w:rPr>
              <w:t>0.</w:t>
            </w:r>
            <w:r>
              <w:rPr>
                <w:rFonts w:hint="eastAsia"/>
              </w:rPr>
              <w:t>5</w:t>
            </w:r>
            <w:r w:rsidRPr="00C36F1C">
              <w:rPr>
                <w:rFonts w:ascii="SimSun" w:eastAsia="SimSun" w:hAnsi="SimSun" w:cs="SimSun" w:hint="eastAsia"/>
              </w:rPr>
              <w:t>级，可接受</w:t>
            </w:r>
            <w:r>
              <w:rPr>
                <w:rFonts w:hint="eastAsia"/>
              </w:rPr>
              <w:t>1</w:t>
            </w:r>
            <w:r w:rsidRPr="00C36F1C">
              <w:rPr>
                <w:rFonts w:ascii="SimSun" w:eastAsia="SimSun" w:hAnsi="SimSun" w:cs="SimSun" w:hint="eastAsia"/>
              </w:rPr>
              <w:t>级</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8C571E" w14:textId="77777777" w:rsidR="00461D7A" w:rsidRDefault="00461D7A">
            <w:r>
              <w:rPr>
                <w:rFonts w:hint="eastAsia"/>
              </w:rPr>
              <w:t>IEC 62052-41</w:t>
            </w:r>
          </w:p>
          <w:p w14:paraId="37F6E055" w14:textId="77777777" w:rsidR="00461D7A" w:rsidRPr="006E2793" w:rsidRDefault="00461D7A">
            <w:r>
              <w:rPr>
                <w:rFonts w:hint="eastAsia"/>
              </w:rPr>
              <w:t>EN 50470-4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08ECD5" w14:textId="77777777" w:rsidR="00461D7A" w:rsidRDefault="00461D7A">
            <w:r>
              <w:rPr>
                <w:rFonts w:hint="eastAsia"/>
              </w:rPr>
              <w:t>双向测量</w:t>
            </w:r>
          </w:p>
          <w:p w14:paraId="12725397" w14:textId="77777777" w:rsidR="00461D7A" w:rsidRDefault="00461D7A" w:rsidP="00174C46">
            <w:pPr>
              <w:pStyle w:val="a9"/>
              <w:numPr>
                <w:ilvl w:val="0"/>
                <w:numId w:val="14"/>
              </w:numPr>
              <w:spacing w:after="0" w:line="240" w:lineRule="auto"/>
            </w:pPr>
            <w:r>
              <w:rPr>
                <w:rFonts w:hint="eastAsia"/>
              </w:rPr>
              <w:t>进线</w:t>
            </w:r>
          </w:p>
          <w:p w14:paraId="46FD81C6" w14:textId="77777777" w:rsidR="00461D7A" w:rsidRDefault="00461D7A" w:rsidP="00174C46">
            <w:pPr>
              <w:pStyle w:val="a9"/>
              <w:numPr>
                <w:ilvl w:val="0"/>
                <w:numId w:val="14"/>
              </w:numPr>
              <w:spacing w:after="0" w:line="240" w:lineRule="auto"/>
            </w:pPr>
            <w:r>
              <w:rPr>
                <w:rFonts w:hint="eastAsia"/>
              </w:rPr>
              <w:t>出线</w:t>
            </w:r>
          </w:p>
          <w:p w14:paraId="0668726F" w14:textId="77777777" w:rsidR="00461D7A" w:rsidRDefault="00461D7A" w:rsidP="00174C46">
            <w:pPr>
              <w:pStyle w:val="a9"/>
              <w:numPr>
                <w:ilvl w:val="0"/>
                <w:numId w:val="14"/>
              </w:numPr>
              <w:spacing w:after="0" w:line="240" w:lineRule="auto"/>
            </w:pPr>
            <w:r>
              <w:rPr>
                <w:rFonts w:hint="eastAsia"/>
              </w:rPr>
              <w:t>净值</w:t>
            </w:r>
          </w:p>
          <w:p w14:paraId="6FFAB635" w14:textId="77777777" w:rsidR="00461D7A" w:rsidRPr="00C36F1C" w:rsidRDefault="00461D7A" w:rsidP="00174C46">
            <w:pPr>
              <w:pStyle w:val="a9"/>
              <w:numPr>
                <w:ilvl w:val="0"/>
                <w:numId w:val="14"/>
              </w:numPr>
              <w:spacing w:after="0" w:line="240" w:lineRule="auto"/>
            </w:pPr>
            <w:r>
              <w:rPr>
                <w:rFonts w:hint="eastAsia"/>
              </w:rPr>
              <w:t>总值</w:t>
            </w:r>
          </w:p>
        </w:tc>
      </w:tr>
      <w:tr w:rsidR="00461D7A" w14:paraId="494754B6" w14:textId="77777777" w:rsidTr="00C75C02">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0D8BFA" w14:textId="77777777" w:rsidR="00461D7A" w:rsidRDefault="00461D7A">
            <w:pPr>
              <w:pStyle w:val="af0"/>
            </w:pPr>
            <w:r>
              <w:lastRenderedPageBreak/>
              <w:t>Charge</w:t>
            </w:r>
          </w:p>
          <w:p w14:paraId="77BFC864" w14:textId="77777777" w:rsidR="00461D7A" w:rsidRDefault="00461D7A">
            <w:pPr>
              <w:pStyle w:val="af0"/>
            </w:pPr>
            <w:r>
              <w:rPr>
                <w:rFonts w:hint="eastAsia"/>
              </w:rPr>
              <w:t>电荷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779300" w14:textId="77777777" w:rsidR="00461D7A" w:rsidRDefault="00461D7A">
            <w:pPr>
              <w:rPr>
                <w:rFonts w:eastAsia="Times New Roman"/>
              </w:rPr>
            </w:pPr>
            <w:r>
              <w:rPr>
                <w:rFonts w:hint="eastAsia"/>
              </w:rPr>
              <w:t>类似电能精度</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4F256A" w14:textId="77777777" w:rsidR="00461D7A" w:rsidRDefault="00461D7A">
            <w:pPr>
              <w:rPr>
                <w:rFonts w:eastAsia="Times New Roman"/>
              </w:rPr>
            </w:pPr>
            <w:r>
              <w:rPr>
                <w:rFonts w:eastAsia="Times New Roman"/>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05B391D" w14:textId="77777777" w:rsidR="00461D7A" w:rsidRDefault="00461D7A">
            <w:r>
              <w:rPr>
                <w:rFonts w:hint="eastAsia"/>
              </w:rPr>
              <w:t>双向测量</w:t>
            </w:r>
          </w:p>
          <w:p w14:paraId="16AACCB4" w14:textId="77777777" w:rsidR="00461D7A" w:rsidRDefault="00461D7A" w:rsidP="00174C46">
            <w:pPr>
              <w:pStyle w:val="a9"/>
              <w:numPr>
                <w:ilvl w:val="0"/>
                <w:numId w:val="15"/>
              </w:numPr>
              <w:spacing w:after="0" w:line="240" w:lineRule="auto"/>
            </w:pPr>
            <w:r>
              <w:rPr>
                <w:rFonts w:hint="eastAsia"/>
              </w:rPr>
              <w:t>进线</w:t>
            </w:r>
          </w:p>
          <w:p w14:paraId="317BCD97" w14:textId="77777777" w:rsidR="00461D7A" w:rsidRDefault="00461D7A" w:rsidP="00174C46">
            <w:pPr>
              <w:pStyle w:val="a9"/>
              <w:numPr>
                <w:ilvl w:val="0"/>
                <w:numId w:val="15"/>
              </w:numPr>
              <w:spacing w:after="0" w:line="240" w:lineRule="auto"/>
            </w:pPr>
            <w:r>
              <w:rPr>
                <w:rFonts w:hint="eastAsia"/>
              </w:rPr>
              <w:t>出线</w:t>
            </w:r>
          </w:p>
          <w:p w14:paraId="758AD62B" w14:textId="77777777" w:rsidR="00461D7A" w:rsidRDefault="00461D7A" w:rsidP="00174C46">
            <w:pPr>
              <w:pStyle w:val="a9"/>
              <w:numPr>
                <w:ilvl w:val="0"/>
                <w:numId w:val="15"/>
              </w:numPr>
              <w:spacing w:after="0" w:line="240" w:lineRule="auto"/>
            </w:pPr>
            <w:r>
              <w:rPr>
                <w:rFonts w:hint="eastAsia"/>
              </w:rPr>
              <w:t>净值</w:t>
            </w:r>
          </w:p>
          <w:p w14:paraId="6A47384A" w14:textId="77777777" w:rsidR="00461D7A" w:rsidRPr="00C36F1C" w:rsidRDefault="00461D7A" w:rsidP="00174C46">
            <w:pPr>
              <w:pStyle w:val="a9"/>
              <w:numPr>
                <w:ilvl w:val="0"/>
                <w:numId w:val="15"/>
              </w:numPr>
              <w:spacing w:after="0" w:line="240" w:lineRule="auto"/>
            </w:pPr>
            <w:r>
              <w:rPr>
                <w:rFonts w:hint="eastAsia"/>
              </w:rPr>
              <w:t>总值</w:t>
            </w:r>
          </w:p>
        </w:tc>
      </w:tr>
      <w:tr w:rsidR="00461D7A" w14:paraId="7D8F7C15" w14:textId="77777777" w:rsidTr="00C75C02">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4A1F080" w14:textId="77777777" w:rsidR="00461D7A" w:rsidRDefault="00461D7A">
            <w:r>
              <w:rPr>
                <w:rFonts w:hint="eastAsia"/>
              </w:rPr>
              <w:t>R</w:t>
            </w:r>
            <w:r>
              <w:t>ipple factor</w:t>
            </w:r>
          </w:p>
          <w:p w14:paraId="13944501" w14:textId="77777777" w:rsidR="00461D7A" w:rsidRPr="0080488D" w:rsidRDefault="00461D7A">
            <w:r>
              <w:rPr>
                <w:rFonts w:hint="eastAsia"/>
              </w:rPr>
              <w:t>纹波系数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A27FD6C" w14:textId="77777777" w:rsidR="00461D7A" w:rsidRDefault="00461D7A">
            <w:pPr>
              <w:rPr>
                <w:rFonts w:eastAsia="Times New Roman"/>
              </w:rPr>
            </w:pPr>
            <w:r>
              <w:rPr>
                <w:rFonts w:eastAsia="Times New Roman"/>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B31EBB5" w14:textId="77777777" w:rsidR="00461D7A" w:rsidRDefault="00461D7A">
            <w:pPr>
              <w:rPr>
                <w:rFonts w:eastAsia="Times New Roman"/>
              </w:rPr>
            </w:pPr>
            <w:r>
              <w:rPr>
                <w:rFonts w:eastAsia="Times New Roman"/>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52C3F91" w14:textId="77777777" w:rsidR="00461D7A" w:rsidRDefault="00461D7A">
            <w:pPr>
              <w:pStyle w:val="af0"/>
            </w:pPr>
            <w:r>
              <w:rPr>
                <w:rFonts w:hint="eastAsia"/>
              </w:rPr>
              <w:t>对每个电压和电流做计算</w:t>
            </w:r>
          </w:p>
        </w:tc>
      </w:tr>
    </w:tbl>
    <w:p w14:paraId="223DDE24" w14:textId="77777777" w:rsidR="00F93F93" w:rsidRDefault="00F93F93" w:rsidP="00AC0B1C"/>
    <w:p w14:paraId="547D965C" w14:textId="10A44C18" w:rsidR="00665EC8" w:rsidRDefault="0028347F" w:rsidP="00AC0B1C">
      <w:r w:rsidRPr="00AB7C04">
        <w:rPr>
          <w:rFonts w:hint="eastAsia"/>
          <w:highlight w:val="yellow"/>
        </w:rPr>
        <w:t>对电压，电流，功率，纹波系数</w:t>
      </w:r>
      <w:r w:rsidR="00665EC8" w:rsidRPr="00AB7C04">
        <w:rPr>
          <w:rFonts w:hint="eastAsia"/>
          <w:highlight w:val="yellow"/>
        </w:rPr>
        <w:t>提供</w:t>
      </w:r>
      <w:r w:rsidR="00665EC8" w:rsidRPr="00AB7C04">
        <w:rPr>
          <w:rFonts w:hint="eastAsia"/>
          <w:highlight w:val="yellow"/>
        </w:rPr>
        <w:t>20ms</w:t>
      </w:r>
      <w:r w:rsidR="00665EC8" w:rsidRPr="00AB7C04">
        <w:rPr>
          <w:rFonts w:hint="eastAsia"/>
          <w:highlight w:val="yellow"/>
        </w:rPr>
        <w:t>和</w:t>
      </w:r>
      <w:r w:rsidR="00665EC8" w:rsidRPr="00AB7C04">
        <w:rPr>
          <w:rFonts w:hint="eastAsia"/>
          <w:highlight w:val="yellow"/>
        </w:rPr>
        <w:t>100ms</w:t>
      </w:r>
      <w:r w:rsidR="00665EC8" w:rsidRPr="00AB7C04">
        <w:rPr>
          <w:rFonts w:hint="eastAsia"/>
          <w:highlight w:val="yellow"/>
        </w:rPr>
        <w:t>更新参数</w:t>
      </w:r>
      <w:r w:rsidR="00AE2C6C">
        <w:rPr>
          <w:rFonts w:hint="eastAsia"/>
          <w:highlight w:val="yellow"/>
        </w:rPr>
        <w:t>，</w:t>
      </w:r>
      <w:r w:rsidR="00EB4979">
        <w:rPr>
          <w:rFonts w:hint="eastAsia"/>
          <w:highlight w:val="yellow"/>
        </w:rPr>
        <w:t>都提供</w:t>
      </w:r>
      <w:r w:rsidR="00AE2C6C">
        <w:rPr>
          <w:rFonts w:hint="eastAsia"/>
          <w:highlight w:val="yellow"/>
        </w:rPr>
        <w:t>。</w:t>
      </w:r>
    </w:p>
    <w:p w14:paraId="1BB5070F" w14:textId="41285120" w:rsidR="00AC0B1C" w:rsidRDefault="269AE201" w:rsidP="007B004B">
      <w:pPr>
        <w:pStyle w:val="3"/>
      </w:pPr>
      <w:bookmarkStart w:id="168" w:name="_Toc212470184"/>
      <w:r>
        <w:t xml:space="preserve"> </w:t>
      </w:r>
      <w:r w:rsidR="00AC0B1C">
        <w:t xml:space="preserve">3.1.1 </w:t>
      </w:r>
      <w:r w:rsidR="00AC0B1C">
        <w:t>均方根电压测量</w:t>
      </w:r>
      <w:bookmarkEnd w:id="168"/>
    </w:p>
    <w:p w14:paraId="0ADC989A" w14:textId="433342FC" w:rsidR="00AC0B1C" w:rsidRDefault="00AC0B1C" w:rsidP="00AC0B1C">
      <w:r>
        <w:rPr>
          <w:rFonts w:hint="eastAsia"/>
        </w:rPr>
        <w:t>AcuDC-</w:t>
      </w:r>
      <w:r w:rsidR="00FD7630">
        <w:rPr>
          <w:rFonts w:hint="eastAsia"/>
        </w:rPr>
        <w:t>32</w:t>
      </w:r>
      <w:r>
        <w:rPr>
          <w:rFonts w:hint="eastAsia"/>
        </w:rPr>
        <w:t>0</w:t>
      </w:r>
      <w:r>
        <w:rPr>
          <w:rFonts w:hint="eastAsia"/>
        </w:rPr>
        <w:t>测量电压输入的均方根值。</w:t>
      </w:r>
      <w:r>
        <w:rPr>
          <w:rFonts w:hint="eastAsia"/>
        </w:rPr>
        <w:t xml:space="preserve">IEC 61557-12 </w:t>
      </w:r>
      <w:r>
        <w:rPr>
          <w:rFonts w:hint="eastAsia"/>
        </w:rPr>
        <w:t>级别</w:t>
      </w:r>
      <w:r>
        <w:rPr>
          <w:rFonts w:hint="eastAsia"/>
        </w:rPr>
        <w:t>0.1</w:t>
      </w:r>
      <w:r>
        <w:rPr>
          <w:rFonts w:hint="eastAsia"/>
        </w:rPr>
        <w:t>首选，级别</w:t>
      </w:r>
      <w:r>
        <w:rPr>
          <w:rFonts w:hint="eastAsia"/>
        </w:rPr>
        <w:t>0.2</w:t>
      </w:r>
      <w:r>
        <w:rPr>
          <w:rFonts w:hint="eastAsia"/>
        </w:rPr>
        <w:t>可接受。</w:t>
      </w:r>
    </w:p>
    <w:p w14:paraId="4BD710BB" w14:textId="77777777" w:rsidR="00AC0B1C" w:rsidRDefault="00AC0B1C" w:rsidP="00AC0B1C">
      <w:r>
        <w:rPr>
          <w:rFonts w:hint="eastAsia"/>
        </w:rPr>
        <w:t>带宽：直流至</w:t>
      </w:r>
      <w:r>
        <w:rPr>
          <w:rFonts w:hint="eastAsia"/>
        </w:rPr>
        <w:t>100Hz</w:t>
      </w:r>
      <w:r>
        <w:rPr>
          <w:rFonts w:hint="eastAsia"/>
        </w:rPr>
        <w:t>。</w:t>
      </w:r>
    </w:p>
    <w:p w14:paraId="14A9A609" w14:textId="77777777" w:rsidR="00AC0B1C" w:rsidRDefault="00AC0B1C" w:rsidP="00AC0B1C">
      <w:r>
        <w:rPr>
          <w:rFonts w:hint="eastAsia"/>
        </w:rPr>
        <w:t>考虑线缆损失补偿，我们提供三个参数：</w:t>
      </w:r>
      <w:r>
        <w:rPr>
          <w:rFonts w:hint="eastAsia"/>
        </w:rPr>
        <w:t>voltage, voltage_measurement, voltage_compensated</w:t>
      </w:r>
    </w:p>
    <w:p w14:paraId="1B5B3730" w14:textId="1DDBA64D" w:rsidR="00206563" w:rsidRDefault="00206563" w:rsidP="00AC0B1C">
      <w:r>
        <w:rPr>
          <w:rFonts w:hint="eastAsia"/>
        </w:rPr>
        <w:t>当线缆损失补偿关闭时，不计算</w:t>
      </w:r>
      <w:r>
        <w:rPr>
          <w:rFonts w:hint="eastAsia"/>
        </w:rPr>
        <w:t xml:space="preserve">voltage_compensated </w:t>
      </w:r>
      <w:r>
        <w:rPr>
          <w:rFonts w:hint="eastAsia"/>
        </w:rPr>
        <w:t>，</w:t>
      </w:r>
      <w:r>
        <w:rPr>
          <w:rFonts w:hint="eastAsia"/>
        </w:rPr>
        <w:t xml:space="preserve"> voltage = voltage_measurement;</w:t>
      </w:r>
    </w:p>
    <w:p w14:paraId="0A1E8F3D" w14:textId="6C0C68EE" w:rsidR="00206563" w:rsidRDefault="00206563" w:rsidP="00206563">
      <w:r>
        <w:rPr>
          <w:rFonts w:hint="eastAsia"/>
        </w:rPr>
        <w:t>当线缆损失补偿打开时，计算</w:t>
      </w:r>
      <w:r>
        <w:rPr>
          <w:rFonts w:hint="eastAsia"/>
        </w:rPr>
        <w:t xml:space="preserve">voltage_compensated </w:t>
      </w:r>
      <w:r>
        <w:rPr>
          <w:rFonts w:hint="eastAsia"/>
        </w:rPr>
        <w:t>，</w:t>
      </w:r>
      <w:r>
        <w:rPr>
          <w:rFonts w:hint="eastAsia"/>
        </w:rPr>
        <w:t>voltage = voltage_compensated</w:t>
      </w:r>
    </w:p>
    <w:p w14:paraId="7D30C1BF" w14:textId="4FBBCA03" w:rsidR="00206563" w:rsidRDefault="00206563" w:rsidP="00AC0B1C">
      <w:r>
        <w:rPr>
          <w:rFonts w:hint="eastAsia"/>
        </w:rPr>
        <w:t>在功率、能量计算时，总是使用</w:t>
      </w:r>
      <w:r>
        <w:rPr>
          <w:rFonts w:hint="eastAsia"/>
        </w:rPr>
        <w:t>voltage</w:t>
      </w:r>
    </w:p>
    <w:p w14:paraId="4B53616A" w14:textId="77777777" w:rsidR="00AC0B1C" w:rsidRDefault="00AC0B1C" w:rsidP="007B004B">
      <w:pPr>
        <w:pStyle w:val="3"/>
      </w:pPr>
      <w:bookmarkStart w:id="169" w:name="_Toc212470185"/>
      <w:r>
        <w:rPr>
          <w:rFonts w:hint="eastAsia"/>
        </w:rPr>
        <w:t xml:space="preserve">3.1.2 </w:t>
      </w:r>
      <w:r>
        <w:rPr>
          <w:rFonts w:hint="eastAsia"/>
        </w:rPr>
        <w:t>均方根电流测量</w:t>
      </w:r>
      <w:bookmarkEnd w:id="169"/>
    </w:p>
    <w:p w14:paraId="58CCF78C" w14:textId="0EBBA667" w:rsidR="00AC0B1C" w:rsidRDefault="00AC0B1C" w:rsidP="00AC0B1C">
      <w:r>
        <w:rPr>
          <w:rFonts w:hint="eastAsia"/>
        </w:rPr>
        <w:t>AcuDC-</w:t>
      </w:r>
      <w:r w:rsidR="00FD7630">
        <w:rPr>
          <w:rFonts w:hint="eastAsia"/>
        </w:rPr>
        <w:t>32</w:t>
      </w:r>
      <w:r>
        <w:rPr>
          <w:rFonts w:hint="eastAsia"/>
        </w:rPr>
        <w:t>0</w:t>
      </w:r>
      <w:r>
        <w:rPr>
          <w:rFonts w:hint="eastAsia"/>
        </w:rPr>
        <w:t>测量电流的均方根值。</w:t>
      </w:r>
      <w:r>
        <w:rPr>
          <w:rFonts w:hint="eastAsia"/>
        </w:rPr>
        <w:t xml:space="preserve">IEC 61557-12 </w:t>
      </w:r>
      <w:r>
        <w:rPr>
          <w:rFonts w:hint="eastAsia"/>
        </w:rPr>
        <w:t>级别</w:t>
      </w:r>
      <w:r>
        <w:rPr>
          <w:rFonts w:hint="eastAsia"/>
        </w:rPr>
        <w:t>0.2</w:t>
      </w:r>
      <w:r>
        <w:rPr>
          <w:rFonts w:hint="eastAsia"/>
        </w:rPr>
        <w:t>首选，级别</w:t>
      </w:r>
      <w:r w:rsidR="006172E7">
        <w:rPr>
          <w:rFonts w:hint="eastAsia"/>
        </w:rPr>
        <w:t>1</w:t>
      </w:r>
      <w:r>
        <w:rPr>
          <w:rFonts w:hint="eastAsia"/>
        </w:rPr>
        <w:t>可接受。</w:t>
      </w:r>
    </w:p>
    <w:p w14:paraId="4A41A01B" w14:textId="77777777" w:rsidR="00AC0B1C" w:rsidRDefault="00AC0B1C" w:rsidP="00AC0B1C">
      <w:r>
        <w:rPr>
          <w:rFonts w:hint="eastAsia"/>
        </w:rPr>
        <w:t>带宽：直流至</w:t>
      </w:r>
      <w:r>
        <w:rPr>
          <w:rFonts w:hint="eastAsia"/>
        </w:rPr>
        <w:t>100Hz</w:t>
      </w:r>
      <w:r>
        <w:rPr>
          <w:rFonts w:hint="eastAsia"/>
        </w:rPr>
        <w:t>。</w:t>
      </w:r>
    </w:p>
    <w:p w14:paraId="52A81B60" w14:textId="2CAD76E2" w:rsidR="00AC0B1C" w:rsidRDefault="00AC0B1C" w:rsidP="007B004B">
      <w:pPr>
        <w:pStyle w:val="3"/>
      </w:pPr>
      <w:bookmarkStart w:id="170" w:name="_Toc212470186"/>
      <w:r>
        <w:rPr>
          <w:rFonts w:hint="eastAsia"/>
        </w:rPr>
        <w:t>3.1.</w:t>
      </w:r>
      <w:r w:rsidR="007B004B">
        <w:rPr>
          <w:rFonts w:hint="eastAsia"/>
        </w:rPr>
        <w:t>3</w:t>
      </w:r>
      <w:r>
        <w:rPr>
          <w:rFonts w:hint="eastAsia"/>
        </w:rPr>
        <w:t xml:space="preserve"> </w:t>
      </w:r>
      <w:r>
        <w:rPr>
          <w:rFonts w:hint="eastAsia"/>
        </w:rPr>
        <w:t>功率测量</w:t>
      </w:r>
      <w:bookmarkEnd w:id="170"/>
    </w:p>
    <w:p w14:paraId="162F1D7A" w14:textId="5AAE2CA6" w:rsidR="00AC0B1C" w:rsidRDefault="00AC0B1C" w:rsidP="00AC0B1C">
      <w:r>
        <w:rPr>
          <w:rFonts w:hint="eastAsia"/>
        </w:rPr>
        <w:t>AcuDC-</w:t>
      </w:r>
      <w:r w:rsidR="00FD7630">
        <w:rPr>
          <w:rFonts w:hint="eastAsia"/>
        </w:rPr>
        <w:t>32</w:t>
      </w:r>
      <w:r>
        <w:rPr>
          <w:rFonts w:hint="eastAsia"/>
        </w:rPr>
        <w:t>0</w:t>
      </w:r>
      <w:r>
        <w:rPr>
          <w:rFonts w:hint="eastAsia"/>
        </w:rPr>
        <w:t>测量功率。</w:t>
      </w:r>
      <w:r>
        <w:rPr>
          <w:rFonts w:hint="eastAsia"/>
        </w:rPr>
        <w:t xml:space="preserve">IEC 61557-12 </w:t>
      </w:r>
      <w:r>
        <w:rPr>
          <w:rFonts w:hint="eastAsia"/>
        </w:rPr>
        <w:t>级别</w:t>
      </w:r>
      <w:r>
        <w:rPr>
          <w:rFonts w:hint="eastAsia"/>
        </w:rPr>
        <w:t>0.5</w:t>
      </w:r>
      <w:r>
        <w:rPr>
          <w:rFonts w:hint="eastAsia"/>
        </w:rPr>
        <w:t>首选，级别</w:t>
      </w:r>
      <w:r>
        <w:rPr>
          <w:rFonts w:hint="eastAsia"/>
        </w:rPr>
        <w:t>1</w:t>
      </w:r>
      <w:r>
        <w:rPr>
          <w:rFonts w:hint="eastAsia"/>
        </w:rPr>
        <w:t>可接受。</w:t>
      </w:r>
    </w:p>
    <w:p w14:paraId="288A7E81" w14:textId="77777777" w:rsidR="00AC0B1C" w:rsidRDefault="00AC0B1C" w:rsidP="007B004B">
      <w:pPr>
        <w:pStyle w:val="3"/>
      </w:pPr>
      <w:bookmarkStart w:id="171" w:name="_Toc212470187"/>
      <w:r>
        <w:rPr>
          <w:rFonts w:hint="eastAsia"/>
        </w:rPr>
        <w:t xml:space="preserve">3.1.4 </w:t>
      </w:r>
      <w:r>
        <w:rPr>
          <w:rFonts w:hint="eastAsia"/>
        </w:rPr>
        <w:t>能量和电荷测量</w:t>
      </w:r>
      <w:bookmarkEnd w:id="171"/>
    </w:p>
    <w:p w14:paraId="6423E2A5" w14:textId="66F3D204" w:rsidR="00AC0B1C" w:rsidRDefault="00AC0B1C" w:rsidP="00AC0B1C">
      <w:r>
        <w:rPr>
          <w:rFonts w:hint="eastAsia"/>
        </w:rPr>
        <w:t>AcuDC-</w:t>
      </w:r>
      <w:r w:rsidR="00FD7630">
        <w:rPr>
          <w:rFonts w:hint="eastAsia"/>
        </w:rPr>
        <w:t>32</w:t>
      </w:r>
      <w:r>
        <w:rPr>
          <w:rFonts w:hint="eastAsia"/>
        </w:rPr>
        <w:t>0</w:t>
      </w:r>
      <w:r>
        <w:rPr>
          <w:rFonts w:hint="eastAsia"/>
        </w:rPr>
        <w:t>测量：</w:t>
      </w:r>
    </w:p>
    <w:p w14:paraId="4FBAAE3B" w14:textId="5E28AAB1" w:rsidR="00AC0B1C" w:rsidRDefault="00AC0B1C" w:rsidP="00174C46">
      <w:pPr>
        <w:pStyle w:val="a9"/>
        <w:numPr>
          <w:ilvl w:val="0"/>
          <w:numId w:val="16"/>
        </w:numPr>
      </w:pPr>
      <w:r>
        <w:rPr>
          <w:rFonts w:hint="eastAsia"/>
        </w:rPr>
        <w:t>进线</w:t>
      </w:r>
      <w:r>
        <w:t>/</w:t>
      </w:r>
      <w:r>
        <w:rPr>
          <w:rFonts w:hint="eastAsia"/>
        </w:rPr>
        <w:t>出线</w:t>
      </w:r>
      <w:r>
        <w:t>/</w:t>
      </w:r>
      <w:r>
        <w:rPr>
          <w:rFonts w:hint="eastAsia"/>
        </w:rPr>
        <w:t>净</w:t>
      </w:r>
      <w:r>
        <w:t>/</w:t>
      </w:r>
      <w:r>
        <w:rPr>
          <w:rFonts w:hint="eastAsia"/>
        </w:rPr>
        <w:t>总能量</w:t>
      </w:r>
    </w:p>
    <w:p w14:paraId="47BAE28D" w14:textId="59291F71" w:rsidR="00AC0B1C" w:rsidRDefault="00AC0B1C" w:rsidP="00174C46">
      <w:pPr>
        <w:pStyle w:val="a9"/>
        <w:numPr>
          <w:ilvl w:val="0"/>
          <w:numId w:val="16"/>
        </w:numPr>
      </w:pPr>
      <w:r>
        <w:rPr>
          <w:rFonts w:hint="eastAsia"/>
        </w:rPr>
        <w:lastRenderedPageBreak/>
        <w:t>进线</w:t>
      </w:r>
      <w:r>
        <w:t>/</w:t>
      </w:r>
      <w:r>
        <w:rPr>
          <w:rFonts w:hint="eastAsia"/>
        </w:rPr>
        <w:t>出线</w:t>
      </w:r>
      <w:r>
        <w:t>/</w:t>
      </w:r>
      <w:r>
        <w:rPr>
          <w:rFonts w:hint="eastAsia"/>
        </w:rPr>
        <w:t>净</w:t>
      </w:r>
      <w:r>
        <w:t>/</w:t>
      </w:r>
      <w:r>
        <w:rPr>
          <w:rFonts w:hint="eastAsia"/>
        </w:rPr>
        <w:t>总电荷（安时）</w:t>
      </w:r>
    </w:p>
    <w:p w14:paraId="6792223F" w14:textId="77777777" w:rsidR="00AC0B1C" w:rsidRDefault="00AC0B1C" w:rsidP="00AC0B1C">
      <w:r>
        <w:rPr>
          <w:rFonts w:hint="eastAsia"/>
        </w:rPr>
        <w:t>准确度符合</w:t>
      </w:r>
      <w:r>
        <w:rPr>
          <w:rFonts w:hint="eastAsia"/>
        </w:rPr>
        <w:t xml:space="preserve">EN50470-4 </w:t>
      </w:r>
      <w:r>
        <w:rPr>
          <w:rFonts w:hint="eastAsia"/>
        </w:rPr>
        <w:t>级别</w:t>
      </w:r>
      <w:r>
        <w:rPr>
          <w:rFonts w:hint="eastAsia"/>
        </w:rPr>
        <w:t>0.5</w:t>
      </w:r>
      <w:r>
        <w:rPr>
          <w:rFonts w:hint="eastAsia"/>
        </w:rPr>
        <w:t>（首选）或级别</w:t>
      </w:r>
      <w:r>
        <w:rPr>
          <w:rFonts w:hint="eastAsia"/>
        </w:rPr>
        <w:t>1</w:t>
      </w:r>
      <w:r>
        <w:rPr>
          <w:rFonts w:hint="eastAsia"/>
        </w:rPr>
        <w:t>（必须）。</w:t>
      </w:r>
    </w:p>
    <w:p w14:paraId="6C38C1B8" w14:textId="32CCCB01" w:rsidR="00AC0B1C" w:rsidRDefault="00AC0B1C" w:rsidP="00AC0B1C">
      <w:r>
        <w:rPr>
          <w:rFonts w:hint="eastAsia"/>
        </w:rPr>
        <w:t>AcuDC-</w:t>
      </w:r>
      <w:r w:rsidR="00FD7630">
        <w:rPr>
          <w:rFonts w:hint="eastAsia"/>
        </w:rPr>
        <w:t>32</w:t>
      </w:r>
      <w:r>
        <w:rPr>
          <w:rFonts w:hint="eastAsia"/>
        </w:rPr>
        <w:t>0</w:t>
      </w:r>
      <w:r>
        <w:rPr>
          <w:rFonts w:hint="eastAsia"/>
        </w:rPr>
        <w:t>在非易失性内存中累积并保留所有能量</w:t>
      </w:r>
      <w:r>
        <w:rPr>
          <w:rFonts w:hint="eastAsia"/>
        </w:rPr>
        <w:t>/</w:t>
      </w:r>
      <w:r>
        <w:rPr>
          <w:rFonts w:hint="eastAsia"/>
        </w:rPr>
        <w:t>电荷测量数据，以防止断电时数据丢失。</w:t>
      </w:r>
    </w:p>
    <w:p w14:paraId="586CB331" w14:textId="66A03DC0" w:rsidR="00AC0B1C" w:rsidRDefault="00AC0B1C" w:rsidP="00AC0B1C">
      <w:r>
        <w:rPr>
          <w:rFonts w:hint="eastAsia"/>
        </w:rPr>
        <w:t>如果铅封打开</w:t>
      </w:r>
      <w:r w:rsidR="00BF2234">
        <w:rPr>
          <w:rFonts w:hint="eastAsia"/>
        </w:rPr>
        <w:t>（工厂模式）</w:t>
      </w:r>
      <w:r>
        <w:rPr>
          <w:rFonts w:hint="eastAsia"/>
        </w:rPr>
        <w:t>，</w:t>
      </w:r>
      <w:r>
        <w:rPr>
          <w:rFonts w:hint="eastAsia"/>
        </w:rPr>
        <w:t>AcuDC-</w:t>
      </w:r>
      <w:r w:rsidR="00FD7630">
        <w:rPr>
          <w:rFonts w:hint="eastAsia"/>
        </w:rPr>
        <w:t>32</w:t>
      </w:r>
      <w:r>
        <w:rPr>
          <w:rFonts w:hint="eastAsia"/>
        </w:rPr>
        <w:t>0</w:t>
      </w:r>
      <w:r>
        <w:rPr>
          <w:rFonts w:hint="eastAsia"/>
        </w:rPr>
        <w:t>允许用户重置</w:t>
      </w:r>
      <w:r>
        <w:rPr>
          <w:rFonts w:hint="eastAsia"/>
        </w:rPr>
        <w:t>/</w:t>
      </w:r>
      <w:r>
        <w:rPr>
          <w:rFonts w:hint="eastAsia"/>
        </w:rPr>
        <w:t>修改能量</w:t>
      </w:r>
      <w:r>
        <w:rPr>
          <w:rFonts w:hint="eastAsia"/>
        </w:rPr>
        <w:t>/</w:t>
      </w:r>
      <w:r>
        <w:rPr>
          <w:rFonts w:hint="eastAsia"/>
        </w:rPr>
        <w:t>电荷测量数据。如果铅封关闭，</w:t>
      </w:r>
      <w:r>
        <w:rPr>
          <w:rFonts w:hint="eastAsia"/>
        </w:rPr>
        <w:t>AcuDC-</w:t>
      </w:r>
      <w:r w:rsidR="00FD7630">
        <w:rPr>
          <w:rFonts w:hint="eastAsia"/>
        </w:rPr>
        <w:t>32</w:t>
      </w:r>
      <w:r>
        <w:rPr>
          <w:rFonts w:hint="eastAsia"/>
        </w:rPr>
        <w:t>0</w:t>
      </w:r>
      <w:r>
        <w:rPr>
          <w:rFonts w:hint="eastAsia"/>
        </w:rPr>
        <w:t>不允许用户重置</w:t>
      </w:r>
      <w:r>
        <w:rPr>
          <w:rFonts w:hint="eastAsia"/>
        </w:rPr>
        <w:t>/</w:t>
      </w:r>
      <w:r>
        <w:rPr>
          <w:rFonts w:hint="eastAsia"/>
        </w:rPr>
        <w:t>修改能量</w:t>
      </w:r>
      <w:r>
        <w:rPr>
          <w:rFonts w:hint="eastAsia"/>
        </w:rPr>
        <w:t>/</w:t>
      </w:r>
      <w:r>
        <w:rPr>
          <w:rFonts w:hint="eastAsia"/>
        </w:rPr>
        <w:t>电荷测量数据。</w:t>
      </w:r>
    </w:p>
    <w:p w14:paraId="368550BC" w14:textId="784CDE87" w:rsidR="00AC0B1C" w:rsidRDefault="00AC0B1C" w:rsidP="00DB3FB0">
      <w:pPr>
        <w:pStyle w:val="3"/>
      </w:pPr>
      <w:bookmarkStart w:id="172" w:name="_Toc212470188"/>
      <w:r>
        <w:rPr>
          <w:rFonts w:hint="eastAsia"/>
        </w:rPr>
        <w:t>3.1.</w:t>
      </w:r>
      <w:r w:rsidR="0033567D">
        <w:rPr>
          <w:rFonts w:hint="eastAsia"/>
        </w:rPr>
        <w:t>5</w:t>
      </w:r>
      <w:r>
        <w:rPr>
          <w:rFonts w:hint="eastAsia"/>
        </w:rPr>
        <w:t xml:space="preserve"> </w:t>
      </w:r>
      <w:r>
        <w:rPr>
          <w:rFonts w:hint="eastAsia"/>
        </w:rPr>
        <w:t>纹波因数</w:t>
      </w:r>
      <w:bookmarkEnd w:id="172"/>
    </w:p>
    <w:p w14:paraId="33771011" w14:textId="2C6DDB2C" w:rsidR="00AC0B1C" w:rsidRDefault="00AC0B1C" w:rsidP="00AC0B1C">
      <w:r>
        <w:rPr>
          <w:rFonts w:hint="eastAsia"/>
        </w:rPr>
        <w:t>AcuDC-</w:t>
      </w:r>
      <w:r w:rsidR="00FD7630">
        <w:rPr>
          <w:rFonts w:hint="eastAsia"/>
        </w:rPr>
        <w:t>32</w:t>
      </w:r>
      <w:r>
        <w:rPr>
          <w:rFonts w:hint="eastAsia"/>
        </w:rPr>
        <w:t>0</w:t>
      </w:r>
      <w:r>
        <w:rPr>
          <w:rFonts w:hint="eastAsia"/>
        </w:rPr>
        <w:t>测量每个电压</w:t>
      </w:r>
      <w:r>
        <w:rPr>
          <w:rFonts w:hint="eastAsia"/>
        </w:rPr>
        <w:t>/</w:t>
      </w:r>
      <w:r>
        <w:rPr>
          <w:rFonts w:hint="eastAsia"/>
        </w:rPr>
        <w:t>电流输入的纹波因数。</w:t>
      </w:r>
    </w:p>
    <w:p w14:paraId="79B038DC" w14:textId="3C41D304" w:rsidR="00AC0B1C" w:rsidRDefault="00AC0B1C" w:rsidP="00DB3FB0">
      <w:pPr>
        <w:pStyle w:val="3"/>
      </w:pPr>
      <w:bookmarkStart w:id="173" w:name="_Toc212470189"/>
      <w:r>
        <w:rPr>
          <w:rFonts w:hint="eastAsia"/>
        </w:rPr>
        <w:t>3.1.</w:t>
      </w:r>
      <w:r w:rsidR="0033567D">
        <w:rPr>
          <w:rFonts w:hint="eastAsia"/>
        </w:rPr>
        <w:t>6</w:t>
      </w:r>
      <w:r>
        <w:rPr>
          <w:rFonts w:hint="eastAsia"/>
        </w:rPr>
        <w:t xml:space="preserve"> </w:t>
      </w:r>
      <w:r>
        <w:rPr>
          <w:rFonts w:hint="eastAsia"/>
        </w:rPr>
        <w:t>电缆损失补偿</w:t>
      </w:r>
      <w:bookmarkEnd w:id="173"/>
    </w:p>
    <w:p w14:paraId="78824435" w14:textId="0D7DFA75" w:rsidR="00AC0B1C" w:rsidRDefault="00AC0B1C" w:rsidP="00AC0B1C">
      <w:r>
        <w:rPr>
          <w:rFonts w:hint="eastAsia"/>
        </w:rPr>
        <w:t>AcuDC-</w:t>
      </w:r>
      <w:r w:rsidR="00FD7630">
        <w:rPr>
          <w:rFonts w:hint="eastAsia"/>
        </w:rPr>
        <w:t>32</w:t>
      </w:r>
      <w:r>
        <w:rPr>
          <w:rFonts w:hint="eastAsia"/>
        </w:rPr>
        <w:t>0</w:t>
      </w:r>
      <w:r>
        <w:rPr>
          <w:rFonts w:hint="eastAsia"/>
        </w:rPr>
        <w:t>支持电缆损失补偿。</w:t>
      </w:r>
    </w:p>
    <w:p w14:paraId="387FA1DC" w14:textId="34FE1B51" w:rsidR="00AC0B1C" w:rsidRDefault="00AC0B1C" w:rsidP="00AC0B1C">
      <w:r>
        <w:rPr>
          <w:rFonts w:hint="eastAsia"/>
        </w:rPr>
        <w:t>充电电缆的电阻会引起电压降，导致能量损失。</w:t>
      </w:r>
      <w:r>
        <w:rPr>
          <w:rFonts w:hint="eastAsia"/>
        </w:rPr>
        <w:t>AcuDC-</w:t>
      </w:r>
      <w:r w:rsidR="00FD7630">
        <w:rPr>
          <w:rFonts w:hint="eastAsia"/>
        </w:rPr>
        <w:t>32</w:t>
      </w:r>
      <w:r>
        <w:rPr>
          <w:rFonts w:hint="eastAsia"/>
        </w:rPr>
        <w:t>0</w:t>
      </w:r>
      <w:r>
        <w:rPr>
          <w:rFonts w:hint="eastAsia"/>
        </w:rPr>
        <w:t>可以补偿这些损失，只测量实际提供给汽车的能量。</w:t>
      </w:r>
    </w:p>
    <w:p w14:paraId="13715176" w14:textId="77777777" w:rsidR="00AC0B1C" w:rsidRDefault="00AC0B1C" w:rsidP="00AC0B1C">
      <w:r>
        <w:rPr>
          <w:rFonts w:hint="eastAsia"/>
        </w:rPr>
        <w:t>配置：</w:t>
      </w:r>
    </w:p>
    <w:p w14:paraId="7D4EDBDA" w14:textId="1372937F" w:rsidR="00AC0B1C" w:rsidRDefault="00AC0B1C" w:rsidP="00174C46">
      <w:pPr>
        <w:pStyle w:val="a9"/>
        <w:numPr>
          <w:ilvl w:val="0"/>
          <w:numId w:val="17"/>
        </w:numPr>
      </w:pPr>
      <w:r>
        <w:rPr>
          <w:rFonts w:hint="eastAsia"/>
        </w:rPr>
        <w:t>启用</w:t>
      </w:r>
      <w:r>
        <w:t>/</w:t>
      </w:r>
      <w:r>
        <w:rPr>
          <w:rFonts w:hint="eastAsia"/>
        </w:rPr>
        <w:t>禁用</w:t>
      </w:r>
    </w:p>
    <w:p w14:paraId="55553F0B" w14:textId="2D913A72" w:rsidR="00AC0B1C" w:rsidRDefault="00AC0B1C" w:rsidP="00174C46">
      <w:pPr>
        <w:pStyle w:val="a9"/>
        <w:numPr>
          <w:ilvl w:val="0"/>
          <w:numId w:val="17"/>
        </w:numPr>
      </w:pPr>
      <w:r>
        <w:rPr>
          <w:rFonts w:hint="eastAsia"/>
        </w:rPr>
        <w:t>电缆电阻（欧姆），精度</w:t>
      </w:r>
      <w:r>
        <w:t xml:space="preserve">0.0001 </w:t>
      </w:r>
      <w:r>
        <w:rPr>
          <w:rFonts w:hint="eastAsia"/>
        </w:rPr>
        <w:t>欧姆</w:t>
      </w:r>
      <w:r>
        <w:t xml:space="preserve"> </w:t>
      </w:r>
      <w:r>
        <w:rPr>
          <w:rFonts w:hint="eastAsia"/>
        </w:rPr>
        <w:t>（即</w:t>
      </w:r>
      <w:r>
        <w:t>0.1</w:t>
      </w:r>
      <w:r>
        <w:rPr>
          <w:rFonts w:hint="eastAsia"/>
        </w:rPr>
        <w:t>毫欧姆）</w:t>
      </w:r>
    </w:p>
    <w:p w14:paraId="08C793E0" w14:textId="0C261B7F" w:rsidR="00610AE6" w:rsidRDefault="00AC0B1C" w:rsidP="00610AE6">
      <w:r>
        <w:rPr>
          <w:rFonts w:hint="eastAsia"/>
        </w:rPr>
        <w:t>启用后，电压</w:t>
      </w:r>
      <w:r>
        <w:rPr>
          <w:rFonts w:hint="eastAsia"/>
        </w:rPr>
        <w:t>/</w:t>
      </w:r>
      <w:r>
        <w:rPr>
          <w:rFonts w:hint="eastAsia"/>
        </w:rPr>
        <w:t>功率</w:t>
      </w:r>
      <w:r>
        <w:rPr>
          <w:rFonts w:hint="eastAsia"/>
        </w:rPr>
        <w:t>/</w:t>
      </w:r>
      <w:r>
        <w:rPr>
          <w:rFonts w:hint="eastAsia"/>
        </w:rPr>
        <w:t>能量</w:t>
      </w:r>
      <w:r>
        <w:rPr>
          <w:rFonts w:hint="eastAsia"/>
        </w:rPr>
        <w:t>/</w:t>
      </w:r>
      <w:r>
        <w:rPr>
          <w:rFonts w:hint="eastAsia"/>
        </w:rPr>
        <w:t>安时的测量将考虑电缆损失补偿。</w:t>
      </w:r>
    </w:p>
    <w:p w14:paraId="53AA320B" w14:textId="77777777" w:rsidR="00AC0B1C" w:rsidRDefault="00AC0B1C" w:rsidP="00205E62">
      <w:pPr>
        <w:pStyle w:val="2"/>
      </w:pPr>
      <w:bookmarkStart w:id="174" w:name="_Toc212470190"/>
      <w:r>
        <w:rPr>
          <w:rFonts w:hint="eastAsia"/>
        </w:rPr>
        <w:t xml:space="preserve">3.3 </w:t>
      </w:r>
      <w:r>
        <w:rPr>
          <w:rFonts w:hint="eastAsia"/>
        </w:rPr>
        <w:t>最大</w:t>
      </w:r>
      <w:r>
        <w:rPr>
          <w:rFonts w:hint="eastAsia"/>
        </w:rPr>
        <w:t>/</w:t>
      </w:r>
      <w:r>
        <w:rPr>
          <w:rFonts w:hint="eastAsia"/>
        </w:rPr>
        <w:t>最小测量</w:t>
      </w:r>
      <w:bookmarkEnd w:id="174"/>
    </w:p>
    <w:p w14:paraId="3E0F6ECF" w14:textId="136AD0D7" w:rsidR="00AC0B1C" w:rsidRDefault="00AC0B1C" w:rsidP="00AC0B1C">
      <w:r>
        <w:rPr>
          <w:rFonts w:hint="eastAsia"/>
        </w:rPr>
        <w:t>AcuDC-</w:t>
      </w:r>
      <w:r w:rsidR="00FD7630">
        <w:rPr>
          <w:rFonts w:hint="eastAsia"/>
        </w:rPr>
        <w:t>32</w:t>
      </w:r>
      <w:r>
        <w:rPr>
          <w:rFonts w:hint="eastAsia"/>
        </w:rPr>
        <w:t>0</w:t>
      </w:r>
      <w:r>
        <w:rPr>
          <w:rFonts w:hint="eastAsia"/>
        </w:rPr>
        <w:t>测量以下所有参数的最大</w:t>
      </w:r>
      <w:r>
        <w:rPr>
          <w:rFonts w:hint="eastAsia"/>
        </w:rPr>
        <w:t>/</w:t>
      </w:r>
      <w:r>
        <w:rPr>
          <w:rFonts w:hint="eastAsia"/>
        </w:rPr>
        <w:t>最小值：</w:t>
      </w:r>
    </w:p>
    <w:p w14:paraId="711ACA3F" w14:textId="57B12D94" w:rsidR="00AC0B1C" w:rsidRDefault="00AC0B1C" w:rsidP="00174C46">
      <w:pPr>
        <w:pStyle w:val="a9"/>
        <w:numPr>
          <w:ilvl w:val="0"/>
          <w:numId w:val="19"/>
        </w:numPr>
      </w:pPr>
      <w:r>
        <w:rPr>
          <w:rFonts w:hint="eastAsia"/>
        </w:rPr>
        <w:t>电压</w:t>
      </w:r>
    </w:p>
    <w:p w14:paraId="2BCDC4EE" w14:textId="432E7177" w:rsidR="00AC0B1C" w:rsidRDefault="00AC0B1C" w:rsidP="00174C46">
      <w:pPr>
        <w:pStyle w:val="a9"/>
        <w:numPr>
          <w:ilvl w:val="0"/>
          <w:numId w:val="19"/>
        </w:numPr>
      </w:pPr>
      <w:r>
        <w:rPr>
          <w:rFonts w:hint="eastAsia"/>
        </w:rPr>
        <w:t>进线电流</w:t>
      </w:r>
    </w:p>
    <w:p w14:paraId="1008A39F" w14:textId="67C3AEE1" w:rsidR="00AC0B1C" w:rsidRDefault="00AC0B1C" w:rsidP="00174C46">
      <w:pPr>
        <w:pStyle w:val="a9"/>
        <w:numPr>
          <w:ilvl w:val="0"/>
          <w:numId w:val="19"/>
        </w:numPr>
      </w:pPr>
      <w:r>
        <w:rPr>
          <w:rFonts w:hint="eastAsia"/>
        </w:rPr>
        <w:t>出线电流</w:t>
      </w:r>
    </w:p>
    <w:p w14:paraId="3679D757" w14:textId="5918E6F9" w:rsidR="00AC0B1C" w:rsidRDefault="00AC0B1C" w:rsidP="00174C46">
      <w:pPr>
        <w:pStyle w:val="a9"/>
        <w:numPr>
          <w:ilvl w:val="0"/>
          <w:numId w:val="19"/>
        </w:numPr>
      </w:pPr>
      <w:r>
        <w:rPr>
          <w:rFonts w:hint="eastAsia"/>
        </w:rPr>
        <w:t>进线功率</w:t>
      </w:r>
    </w:p>
    <w:p w14:paraId="7B46F081" w14:textId="2B61B440" w:rsidR="00AC0B1C" w:rsidRDefault="00AC0B1C" w:rsidP="00174C46">
      <w:pPr>
        <w:pStyle w:val="a9"/>
        <w:numPr>
          <w:ilvl w:val="0"/>
          <w:numId w:val="19"/>
        </w:numPr>
      </w:pPr>
      <w:r>
        <w:rPr>
          <w:rFonts w:hint="eastAsia"/>
        </w:rPr>
        <w:t>出线功率</w:t>
      </w:r>
    </w:p>
    <w:p w14:paraId="6B858523" w14:textId="5E4CD443" w:rsidR="00AC0B1C" w:rsidRDefault="00AC0B1C" w:rsidP="00174C46">
      <w:pPr>
        <w:pStyle w:val="a9"/>
        <w:numPr>
          <w:ilvl w:val="0"/>
          <w:numId w:val="19"/>
        </w:numPr>
      </w:pPr>
      <w:r>
        <w:rPr>
          <w:rFonts w:hint="eastAsia"/>
        </w:rPr>
        <w:t>电压纹波因数</w:t>
      </w:r>
    </w:p>
    <w:p w14:paraId="7C518EB7" w14:textId="44780673" w:rsidR="00AC0B1C" w:rsidRDefault="00AC0B1C" w:rsidP="00174C46">
      <w:pPr>
        <w:pStyle w:val="a9"/>
        <w:numPr>
          <w:ilvl w:val="0"/>
          <w:numId w:val="19"/>
        </w:numPr>
      </w:pPr>
      <w:r>
        <w:rPr>
          <w:rFonts w:hint="eastAsia"/>
        </w:rPr>
        <w:t>电流纹波因数</w:t>
      </w:r>
    </w:p>
    <w:p w14:paraId="5FDCFE2F" w14:textId="03DA767D" w:rsidR="00AC0B1C" w:rsidRDefault="00AC0B1C" w:rsidP="00AC0B1C">
      <w:r>
        <w:rPr>
          <w:rFonts w:hint="eastAsia"/>
        </w:rPr>
        <w:t>AcuDC-</w:t>
      </w:r>
      <w:r w:rsidR="00FD7630">
        <w:rPr>
          <w:rFonts w:hint="eastAsia"/>
        </w:rPr>
        <w:t>32</w:t>
      </w:r>
      <w:r>
        <w:rPr>
          <w:rFonts w:hint="eastAsia"/>
        </w:rPr>
        <w:t>0</w:t>
      </w:r>
      <w:r>
        <w:rPr>
          <w:rFonts w:hint="eastAsia"/>
        </w:rPr>
        <w:t>更新并保存所有最大</w:t>
      </w:r>
      <w:r>
        <w:rPr>
          <w:rFonts w:hint="eastAsia"/>
        </w:rPr>
        <w:t>/</w:t>
      </w:r>
      <w:r>
        <w:rPr>
          <w:rFonts w:hint="eastAsia"/>
        </w:rPr>
        <w:t>最小读数及其时间戳（年</w:t>
      </w:r>
      <w:r>
        <w:rPr>
          <w:rFonts w:hint="eastAsia"/>
        </w:rPr>
        <w:t>/</w:t>
      </w:r>
      <w:r>
        <w:rPr>
          <w:rFonts w:hint="eastAsia"/>
        </w:rPr>
        <w:t>月</w:t>
      </w:r>
      <w:r>
        <w:rPr>
          <w:rFonts w:hint="eastAsia"/>
        </w:rPr>
        <w:t>/</w:t>
      </w:r>
      <w:r>
        <w:rPr>
          <w:rFonts w:hint="eastAsia"/>
        </w:rPr>
        <w:t>日</w:t>
      </w:r>
      <w:r>
        <w:rPr>
          <w:rFonts w:hint="eastAsia"/>
        </w:rPr>
        <w:t>/</w:t>
      </w:r>
      <w:r>
        <w:rPr>
          <w:rFonts w:hint="eastAsia"/>
        </w:rPr>
        <w:t>时</w:t>
      </w:r>
      <w:r>
        <w:rPr>
          <w:rFonts w:hint="eastAsia"/>
        </w:rPr>
        <w:t>/</w:t>
      </w:r>
      <w:r>
        <w:rPr>
          <w:rFonts w:hint="eastAsia"/>
        </w:rPr>
        <w:t>分</w:t>
      </w:r>
      <w:r>
        <w:rPr>
          <w:rFonts w:hint="eastAsia"/>
        </w:rPr>
        <w:t>/</w:t>
      </w:r>
      <w:r>
        <w:rPr>
          <w:rFonts w:hint="eastAsia"/>
        </w:rPr>
        <w:t>秒</w:t>
      </w:r>
      <w:r>
        <w:rPr>
          <w:rFonts w:hint="eastAsia"/>
        </w:rPr>
        <w:t>/</w:t>
      </w:r>
      <w:r>
        <w:rPr>
          <w:rFonts w:hint="eastAsia"/>
        </w:rPr>
        <w:t>毫秒）在非易失性内存中，以防止断电时数据丢失。</w:t>
      </w:r>
    </w:p>
    <w:p w14:paraId="3C104D15" w14:textId="6F005D98" w:rsidR="00AC0B1C" w:rsidRDefault="00AC0B1C" w:rsidP="00AC0B1C">
      <w:r>
        <w:rPr>
          <w:rFonts w:hint="eastAsia"/>
        </w:rPr>
        <w:lastRenderedPageBreak/>
        <w:t>无论铅封是否封闭，</w:t>
      </w:r>
      <w:r>
        <w:rPr>
          <w:rFonts w:hint="eastAsia"/>
        </w:rPr>
        <w:t>AcuDC-</w:t>
      </w:r>
      <w:r w:rsidR="00FD7630">
        <w:rPr>
          <w:rFonts w:hint="eastAsia"/>
        </w:rPr>
        <w:t>32</w:t>
      </w:r>
      <w:r>
        <w:rPr>
          <w:rFonts w:hint="eastAsia"/>
        </w:rPr>
        <w:t>0</w:t>
      </w:r>
      <w:r>
        <w:rPr>
          <w:rFonts w:hint="eastAsia"/>
        </w:rPr>
        <w:t>允许用户重置最大</w:t>
      </w:r>
      <w:r>
        <w:rPr>
          <w:rFonts w:hint="eastAsia"/>
        </w:rPr>
        <w:t>/</w:t>
      </w:r>
      <w:r>
        <w:rPr>
          <w:rFonts w:hint="eastAsia"/>
        </w:rPr>
        <w:t>最小测量。</w:t>
      </w:r>
    </w:p>
    <w:p w14:paraId="433AD907" w14:textId="5873B8DD" w:rsidR="005E4614" w:rsidRDefault="00AC0B1C" w:rsidP="00205E62">
      <w:pPr>
        <w:pStyle w:val="2"/>
      </w:pPr>
      <w:bookmarkStart w:id="175" w:name="_Toc212470191"/>
      <w:r>
        <w:rPr>
          <w:rFonts w:hint="eastAsia"/>
        </w:rPr>
        <w:t xml:space="preserve">3.4 </w:t>
      </w:r>
      <w:r w:rsidR="005E4614" w:rsidRPr="005E4614">
        <w:rPr>
          <w:rFonts w:hint="eastAsia"/>
        </w:rPr>
        <w:t>系统模式和数据完整性</w:t>
      </w:r>
      <w:bookmarkEnd w:id="175"/>
    </w:p>
    <w:p w14:paraId="623436A7" w14:textId="4B5ABCE7" w:rsidR="00E8428A" w:rsidRDefault="00E8428A" w:rsidP="00E8428A">
      <w:pPr>
        <w:pStyle w:val="3"/>
      </w:pPr>
      <w:bookmarkStart w:id="176" w:name="_Toc212470192"/>
      <w:r>
        <w:rPr>
          <w:rFonts w:hint="eastAsia"/>
        </w:rPr>
        <w:t xml:space="preserve">3.4.1 </w:t>
      </w:r>
      <w:r w:rsidRPr="00344127">
        <w:t>系统模式</w:t>
      </w:r>
      <w:bookmarkEnd w:id="176"/>
    </w:p>
    <w:p w14:paraId="082184E1" w14:textId="77777777" w:rsidR="00E8428A" w:rsidRDefault="00E8428A" w:rsidP="00E8428A">
      <w:r>
        <w:rPr>
          <w:rFonts w:hint="eastAsia"/>
        </w:rPr>
        <w:t>考虑以下</w:t>
      </w:r>
      <w:r>
        <w:rPr>
          <w:rFonts w:hint="eastAsia"/>
        </w:rPr>
        <w:t>3</w:t>
      </w:r>
      <w:r>
        <w:rPr>
          <w:rFonts w:hint="eastAsia"/>
        </w:rPr>
        <w:t>种模式（权限从高到低，高权限有低权限全部写功能）</w:t>
      </w:r>
    </w:p>
    <w:p w14:paraId="08F367E9" w14:textId="77777777" w:rsidR="00E8428A" w:rsidRDefault="00E8428A" w:rsidP="000F6AC3">
      <w:pPr>
        <w:pStyle w:val="a9"/>
        <w:widowControl w:val="0"/>
        <w:numPr>
          <w:ilvl w:val="0"/>
          <w:numId w:val="30"/>
        </w:numPr>
      </w:pPr>
      <w:r>
        <w:rPr>
          <w:rFonts w:hint="eastAsia"/>
        </w:rPr>
        <w:t>工厂模式</w:t>
      </w:r>
      <w:r>
        <w:rPr>
          <w:rFonts w:hint="eastAsia"/>
        </w:rPr>
        <w:t>production mode</w:t>
      </w:r>
      <w:r>
        <w:rPr>
          <w:rFonts w:hint="eastAsia"/>
        </w:rPr>
        <w:t>：</w:t>
      </w:r>
      <w:r>
        <w:rPr>
          <w:rFonts w:hint="eastAsia"/>
        </w:rPr>
        <w:t xml:space="preserve"> </w:t>
      </w:r>
      <w:r>
        <w:rPr>
          <w:rFonts w:hint="eastAsia"/>
        </w:rPr>
        <w:t>铅封打开时，可进入所有修改</w:t>
      </w:r>
    </w:p>
    <w:p w14:paraId="7CE603A6" w14:textId="77777777" w:rsidR="00E8428A" w:rsidRDefault="00E8428A" w:rsidP="000F6AC3">
      <w:pPr>
        <w:pStyle w:val="a9"/>
        <w:widowControl w:val="0"/>
        <w:numPr>
          <w:ilvl w:val="0"/>
          <w:numId w:val="30"/>
        </w:numPr>
      </w:pPr>
      <w:r>
        <w:rPr>
          <w:rFonts w:hint="eastAsia"/>
        </w:rPr>
        <w:t>组装模式</w:t>
      </w:r>
      <w:r>
        <w:rPr>
          <w:rFonts w:hint="eastAsia"/>
        </w:rPr>
        <w:t>assembly mode</w:t>
      </w:r>
      <w:r>
        <w:rPr>
          <w:rFonts w:hint="eastAsia"/>
        </w:rPr>
        <w:t>：铅封关闭，发指令进入。</w:t>
      </w:r>
    </w:p>
    <w:p w14:paraId="1F26E560" w14:textId="77777777" w:rsidR="00E8428A" w:rsidRDefault="00E8428A" w:rsidP="000F6AC3">
      <w:pPr>
        <w:pStyle w:val="a9"/>
        <w:widowControl w:val="0"/>
        <w:numPr>
          <w:ilvl w:val="1"/>
          <w:numId w:val="30"/>
        </w:numPr>
      </w:pPr>
      <w:r>
        <w:rPr>
          <w:rFonts w:hint="eastAsia"/>
        </w:rPr>
        <w:t>可修改</w:t>
      </w:r>
      <w:r>
        <w:rPr>
          <w:rFonts w:hint="eastAsia"/>
        </w:rPr>
        <w:t>Cable Loss</w:t>
      </w:r>
      <w:r>
        <w:rPr>
          <w:rFonts w:hint="eastAsia"/>
        </w:rPr>
        <w:t>配置（</w:t>
      </w:r>
      <w:r>
        <w:rPr>
          <w:rFonts w:hint="eastAsia"/>
        </w:rPr>
        <w:t>enable</w:t>
      </w:r>
      <w:r>
        <w:rPr>
          <w:rFonts w:hint="eastAsia"/>
        </w:rPr>
        <w:t>和值）</w:t>
      </w:r>
    </w:p>
    <w:p w14:paraId="323A6745" w14:textId="77777777" w:rsidR="00E8428A" w:rsidRDefault="00E8428A" w:rsidP="000F6AC3">
      <w:pPr>
        <w:pStyle w:val="a9"/>
        <w:widowControl w:val="0"/>
        <w:numPr>
          <w:ilvl w:val="1"/>
          <w:numId w:val="30"/>
        </w:numPr>
      </w:pPr>
      <w:r>
        <w:rPr>
          <w:rFonts w:hint="eastAsia"/>
        </w:rPr>
        <w:t>超时退出（如接受指令</w:t>
      </w:r>
      <w:r>
        <w:rPr>
          <w:rFonts w:hint="eastAsia"/>
        </w:rPr>
        <w:t>10</w:t>
      </w:r>
      <w:r>
        <w:rPr>
          <w:rFonts w:hint="eastAsia"/>
        </w:rPr>
        <w:t>秒后）</w:t>
      </w:r>
    </w:p>
    <w:p w14:paraId="0598A247" w14:textId="77777777" w:rsidR="00E8428A" w:rsidRDefault="00E8428A" w:rsidP="000F6AC3">
      <w:pPr>
        <w:pStyle w:val="a9"/>
        <w:widowControl w:val="0"/>
        <w:numPr>
          <w:ilvl w:val="1"/>
          <w:numId w:val="30"/>
        </w:numPr>
      </w:pPr>
      <w:r>
        <w:rPr>
          <w:rFonts w:hint="eastAsia"/>
        </w:rPr>
        <w:t>不可修改能量，不可删除</w:t>
      </w:r>
    </w:p>
    <w:p w14:paraId="4B9639F6" w14:textId="77777777" w:rsidR="00E8428A" w:rsidRDefault="00E8428A" w:rsidP="000F6AC3">
      <w:pPr>
        <w:pStyle w:val="a9"/>
        <w:widowControl w:val="0"/>
        <w:numPr>
          <w:ilvl w:val="0"/>
          <w:numId w:val="30"/>
        </w:numPr>
      </w:pPr>
      <w:r>
        <w:rPr>
          <w:rFonts w:hint="eastAsia"/>
        </w:rPr>
        <w:t>正常模式</w:t>
      </w:r>
      <w:r>
        <w:rPr>
          <w:rFonts w:hint="eastAsia"/>
        </w:rPr>
        <w:t>normal mode:</w:t>
      </w:r>
    </w:p>
    <w:p w14:paraId="5D3A66BC" w14:textId="77777777" w:rsidR="00E8428A" w:rsidRDefault="00E8428A" w:rsidP="000F6AC3">
      <w:pPr>
        <w:pStyle w:val="a9"/>
        <w:widowControl w:val="0"/>
        <w:numPr>
          <w:ilvl w:val="1"/>
          <w:numId w:val="30"/>
        </w:numPr>
      </w:pPr>
      <w:r>
        <w:rPr>
          <w:rFonts w:hint="eastAsia"/>
        </w:rPr>
        <w:t>修改通信、显示、时间等</w:t>
      </w:r>
    </w:p>
    <w:p w14:paraId="56BE36A9" w14:textId="1A42726B" w:rsidR="00B706B4" w:rsidRDefault="00B706B4" w:rsidP="00177BFF">
      <w:pPr>
        <w:pStyle w:val="3"/>
      </w:pPr>
      <w:bookmarkStart w:id="177" w:name="_Toc212470193"/>
      <w:r>
        <w:rPr>
          <w:rFonts w:hint="eastAsia"/>
        </w:rPr>
        <w:t>3.</w:t>
      </w:r>
      <w:r w:rsidR="00177BFF">
        <w:rPr>
          <w:rFonts w:hint="eastAsia"/>
        </w:rPr>
        <w:t>4.2</w:t>
      </w:r>
      <w:r>
        <w:rPr>
          <w:rFonts w:hint="eastAsia"/>
        </w:rPr>
        <w:t xml:space="preserve"> </w:t>
      </w:r>
      <w:r>
        <w:rPr>
          <w:rFonts w:hint="eastAsia"/>
        </w:rPr>
        <w:t>数据完整性</w:t>
      </w:r>
      <w:bookmarkEnd w:id="177"/>
    </w:p>
    <w:p w14:paraId="5A43DDBD" w14:textId="77777777" w:rsidR="00B706B4" w:rsidRDefault="00B706B4" w:rsidP="00B706B4">
      <w:r>
        <w:rPr>
          <w:rFonts w:hint="eastAsia"/>
        </w:rPr>
        <w:t>数据完整性是为了防止有意、无意、意外（</w:t>
      </w:r>
      <w:r>
        <w:rPr>
          <w:rFonts w:hint="eastAsia"/>
        </w:rPr>
        <w:t>EMC</w:t>
      </w:r>
      <w:r>
        <w:rPr>
          <w:rFonts w:hint="eastAsia"/>
        </w:rPr>
        <w:t>或硬件寿命）造成的数据完整性破坏</w:t>
      </w:r>
    </w:p>
    <w:p w14:paraId="789E8E86" w14:textId="022C4406" w:rsidR="00B706B4" w:rsidRPr="00CA03AC" w:rsidRDefault="00B706B4" w:rsidP="00177BFF">
      <w:pPr>
        <w:pStyle w:val="4"/>
      </w:pPr>
      <w:r>
        <w:rPr>
          <w:rFonts w:hint="eastAsia"/>
        </w:rPr>
        <w:t>韧件校验</w:t>
      </w:r>
    </w:p>
    <w:p w14:paraId="75CE95F9" w14:textId="77777777" w:rsidR="00B706B4" w:rsidRDefault="00B706B4" w:rsidP="00B706B4">
      <w:pPr>
        <w:rPr>
          <w:color w:val="EE0000"/>
        </w:rPr>
      </w:pPr>
      <w:r>
        <w:rPr>
          <w:rFonts w:hint="eastAsia"/>
        </w:rPr>
        <w:t>考虑目前韧件由</w:t>
      </w:r>
      <w:r>
        <w:rPr>
          <w:rFonts w:hint="eastAsia"/>
        </w:rPr>
        <w:t>boot</w:t>
      </w:r>
      <w:r>
        <w:rPr>
          <w:rFonts w:hint="eastAsia"/>
        </w:rPr>
        <w:t>和</w:t>
      </w:r>
      <w:r>
        <w:rPr>
          <w:rFonts w:hint="eastAsia"/>
        </w:rPr>
        <w:t>application</w:t>
      </w:r>
      <w:r>
        <w:rPr>
          <w:rFonts w:hint="eastAsia"/>
        </w:rPr>
        <w:t>两部分组成，两部分均应提供校验码</w:t>
      </w:r>
      <w:r>
        <w:rPr>
          <w:rFonts w:hint="eastAsia"/>
        </w:rPr>
        <w:t>(CRC32).</w:t>
      </w:r>
      <w:r w:rsidRPr="007415F4">
        <w:rPr>
          <w:rFonts w:hint="eastAsia"/>
          <w:color w:val="EE0000"/>
        </w:rPr>
        <w:t xml:space="preserve"> </w:t>
      </w:r>
    </w:p>
    <w:p w14:paraId="115C75DC" w14:textId="77777777" w:rsidR="00B706B4" w:rsidRDefault="00B706B4" w:rsidP="00B706B4">
      <w:r>
        <w:rPr>
          <w:rFonts w:hint="eastAsia"/>
        </w:rPr>
        <w:t>校验码应在生产或升级时计算并写入非易失存储（如铁电）。</w:t>
      </w:r>
    </w:p>
    <w:p w14:paraId="23222AE7" w14:textId="77777777" w:rsidR="00B706B4" w:rsidRDefault="00B706B4" w:rsidP="00B706B4">
      <w:r>
        <w:rPr>
          <w:rFonts w:hint="eastAsia"/>
        </w:rPr>
        <w:t>韧件启动时，应计算韧件校验码并与之前写入的校验码比较。如果对比失败，应反应在系统状态上，并写事件记录。</w:t>
      </w:r>
    </w:p>
    <w:p w14:paraId="486FF658" w14:textId="367DD7BD" w:rsidR="00177BFF" w:rsidRDefault="00177BFF" w:rsidP="00177BFF">
      <w:pPr>
        <w:pStyle w:val="4"/>
      </w:pPr>
      <w:r>
        <w:rPr>
          <w:rFonts w:hint="eastAsia"/>
        </w:rPr>
        <w:t>生产信息校验</w:t>
      </w:r>
    </w:p>
    <w:p w14:paraId="0A4A77B2" w14:textId="77777777" w:rsidR="00177BFF" w:rsidRDefault="00177BFF" w:rsidP="00177BFF">
      <w:r>
        <w:rPr>
          <w:rFonts w:hint="eastAsia"/>
        </w:rPr>
        <w:t>生产在写入生产信息时，应同时写入生产信息的校验码。</w:t>
      </w:r>
    </w:p>
    <w:p w14:paraId="65DEA674" w14:textId="77777777" w:rsidR="00177BFF" w:rsidRDefault="00177BFF" w:rsidP="00177BFF">
      <w:r>
        <w:rPr>
          <w:rFonts w:hint="eastAsia"/>
        </w:rPr>
        <w:t>生产信息包括：型号，</w:t>
      </w:r>
      <w:r>
        <w:rPr>
          <w:rFonts w:hint="eastAsia"/>
        </w:rPr>
        <w:t xml:space="preserve">SN, </w:t>
      </w:r>
      <w:r>
        <w:rPr>
          <w:rFonts w:hint="eastAsia"/>
        </w:rPr>
        <w:t>校准值、公私钥等。</w:t>
      </w:r>
    </w:p>
    <w:p w14:paraId="29A49239" w14:textId="77777777" w:rsidR="00177BFF" w:rsidRDefault="00177BFF" w:rsidP="00177BFF">
      <w:r>
        <w:rPr>
          <w:rFonts w:hint="eastAsia"/>
        </w:rPr>
        <w:t>韧件启动时，应计算生产信息校验码并与之前写入的校验码比较。如果对比失败，应反应在系统状态上，并写事件记录。</w:t>
      </w:r>
    </w:p>
    <w:p w14:paraId="298A65A2" w14:textId="6C230BE0" w:rsidR="00177BFF" w:rsidRDefault="00177BFF" w:rsidP="00177BFF">
      <w:pPr>
        <w:pStyle w:val="4"/>
      </w:pPr>
      <w:r>
        <w:rPr>
          <w:rFonts w:hint="eastAsia"/>
        </w:rPr>
        <w:t>计量配置校验</w:t>
      </w:r>
    </w:p>
    <w:p w14:paraId="3D69B1EC" w14:textId="77777777" w:rsidR="00177BFF" w:rsidRDefault="00177BFF" w:rsidP="00177BFF">
      <w:r>
        <w:rPr>
          <w:rFonts w:hint="eastAsia"/>
        </w:rPr>
        <w:t>在修改计量配置时，应同时计算并写入计量配置的校验码。</w:t>
      </w:r>
    </w:p>
    <w:p w14:paraId="1ADB7BCF" w14:textId="77777777" w:rsidR="00177BFF" w:rsidRDefault="00177BFF" w:rsidP="00177BFF">
      <w:r>
        <w:rPr>
          <w:rFonts w:hint="eastAsia"/>
        </w:rPr>
        <w:t>计量配置包括：使能</w:t>
      </w:r>
      <w:r>
        <w:rPr>
          <w:rFonts w:hint="eastAsia"/>
        </w:rPr>
        <w:t>cable loss, cable loss resistance</w:t>
      </w:r>
    </w:p>
    <w:p w14:paraId="71297C34" w14:textId="77777777" w:rsidR="00177BFF" w:rsidRDefault="00177BFF" w:rsidP="00177BFF">
      <w:r>
        <w:rPr>
          <w:rFonts w:hint="eastAsia"/>
        </w:rPr>
        <w:lastRenderedPageBreak/>
        <w:t>韧件启动时，应计算计量配置校验码并与之前写入的校验码比较。如果对比失败，应反应在系统状态上，并写事件记录。</w:t>
      </w:r>
    </w:p>
    <w:p w14:paraId="5F8EC615" w14:textId="3AF7F49B" w:rsidR="00177BFF" w:rsidRDefault="00177BFF" w:rsidP="00177BFF">
      <w:pPr>
        <w:pStyle w:val="4"/>
      </w:pPr>
      <w:r>
        <w:rPr>
          <w:rFonts w:hint="eastAsia"/>
        </w:rPr>
        <w:t>电能值校验</w:t>
      </w:r>
    </w:p>
    <w:p w14:paraId="035202C0" w14:textId="77777777" w:rsidR="00177BFF" w:rsidRDefault="00177BFF" w:rsidP="00177BFF">
      <w:r>
        <w:rPr>
          <w:rFonts w:hint="eastAsia"/>
        </w:rPr>
        <w:t>电能值写入铁电时，应同时计算并写入计量配置的校验码。</w:t>
      </w:r>
    </w:p>
    <w:p w14:paraId="7C404189" w14:textId="77777777" w:rsidR="00177BFF" w:rsidRDefault="00177BFF" w:rsidP="00177BFF">
      <w:r>
        <w:rPr>
          <w:rFonts w:hint="eastAsia"/>
        </w:rPr>
        <w:t>韧件启动时，应计算电能值校验码。并与之前写入的校验码比较。如果对比失败，应反应在系统状态上，并写事件记录。</w:t>
      </w:r>
    </w:p>
    <w:p w14:paraId="481F110B" w14:textId="3963C41F" w:rsidR="00177BFF" w:rsidRDefault="00177BFF" w:rsidP="00177BFF">
      <w:pPr>
        <w:pStyle w:val="3"/>
      </w:pPr>
      <w:bookmarkStart w:id="178" w:name="_Toc212470194"/>
      <w:r>
        <w:rPr>
          <w:rFonts w:hint="eastAsia"/>
        </w:rPr>
        <w:t xml:space="preserve">3.4.3 </w:t>
      </w:r>
      <w:r>
        <w:rPr>
          <w:rFonts w:hint="eastAsia"/>
        </w:rPr>
        <w:t>系统状态</w:t>
      </w:r>
      <w:bookmarkEnd w:id="178"/>
    </w:p>
    <w:p w14:paraId="6ADDAF88" w14:textId="77777777" w:rsidR="00177BFF" w:rsidRDefault="00177BFF" w:rsidP="00177BFF">
      <w:r>
        <w:rPr>
          <w:rFonts w:hint="eastAsia"/>
        </w:rPr>
        <w:t>应提供只读的</w:t>
      </w:r>
      <w:r>
        <w:rPr>
          <w:rFonts w:hint="eastAsia"/>
        </w:rPr>
        <w:t>Modbus</w:t>
      </w:r>
      <w:r>
        <w:rPr>
          <w:rFonts w:hint="eastAsia"/>
        </w:rPr>
        <w:t>寄存器，反应当前系统状态。</w:t>
      </w:r>
    </w:p>
    <w:p w14:paraId="55A3DAC2" w14:textId="77777777" w:rsidR="00177BFF" w:rsidRDefault="00177BFF" w:rsidP="000F6AC3">
      <w:pPr>
        <w:pStyle w:val="a9"/>
        <w:widowControl w:val="0"/>
        <w:numPr>
          <w:ilvl w:val="0"/>
          <w:numId w:val="30"/>
        </w:numPr>
      </w:pPr>
      <w:r>
        <w:rPr>
          <w:rFonts w:hint="eastAsia"/>
        </w:rPr>
        <w:t>各校验结果</w:t>
      </w:r>
    </w:p>
    <w:p w14:paraId="0A0C231D" w14:textId="77777777" w:rsidR="00177BFF" w:rsidRDefault="00177BFF" w:rsidP="000F6AC3">
      <w:pPr>
        <w:pStyle w:val="a9"/>
        <w:widowControl w:val="0"/>
        <w:numPr>
          <w:ilvl w:val="0"/>
          <w:numId w:val="30"/>
        </w:numPr>
      </w:pPr>
      <w:r>
        <w:rPr>
          <w:rFonts w:hint="eastAsia"/>
        </w:rPr>
        <w:t>系统模式</w:t>
      </w:r>
    </w:p>
    <w:p w14:paraId="0EABD2D3" w14:textId="77777777" w:rsidR="00177BFF" w:rsidRDefault="00177BFF" w:rsidP="000F6AC3">
      <w:pPr>
        <w:pStyle w:val="a9"/>
        <w:widowControl w:val="0"/>
        <w:numPr>
          <w:ilvl w:val="0"/>
          <w:numId w:val="30"/>
        </w:numPr>
      </w:pPr>
      <w:r>
        <w:rPr>
          <w:rFonts w:hint="eastAsia"/>
        </w:rPr>
        <w:t>铅封状态</w:t>
      </w:r>
    </w:p>
    <w:p w14:paraId="70C3A079" w14:textId="77777777" w:rsidR="00177BFF" w:rsidRDefault="00177BFF" w:rsidP="000F6AC3">
      <w:pPr>
        <w:pStyle w:val="a9"/>
        <w:widowControl w:val="0"/>
        <w:numPr>
          <w:ilvl w:val="0"/>
          <w:numId w:val="30"/>
        </w:numPr>
      </w:pPr>
      <w:r>
        <w:rPr>
          <w:rFonts w:hint="eastAsia"/>
        </w:rPr>
        <w:t>Transaction log</w:t>
      </w:r>
      <w:r>
        <w:rPr>
          <w:rFonts w:hint="eastAsia"/>
        </w:rPr>
        <w:t>满</w:t>
      </w:r>
    </w:p>
    <w:p w14:paraId="1BF02829" w14:textId="77777777" w:rsidR="00177BFF" w:rsidRDefault="00177BFF" w:rsidP="000F6AC3">
      <w:pPr>
        <w:pStyle w:val="a9"/>
        <w:widowControl w:val="0"/>
        <w:numPr>
          <w:ilvl w:val="0"/>
          <w:numId w:val="30"/>
        </w:numPr>
      </w:pPr>
      <w:r>
        <w:rPr>
          <w:rFonts w:hint="eastAsia"/>
        </w:rPr>
        <w:t>EchiLog</w:t>
      </w:r>
      <w:r>
        <w:rPr>
          <w:rFonts w:hint="eastAsia"/>
        </w:rPr>
        <w:t>满</w:t>
      </w:r>
    </w:p>
    <w:p w14:paraId="67417D71" w14:textId="77777777" w:rsidR="00177BFF" w:rsidRDefault="00177BFF" w:rsidP="000F6AC3">
      <w:pPr>
        <w:pStyle w:val="a9"/>
        <w:widowControl w:val="0"/>
        <w:numPr>
          <w:ilvl w:val="0"/>
          <w:numId w:val="30"/>
        </w:numPr>
      </w:pPr>
      <w:r>
        <w:rPr>
          <w:rFonts w:hint="eastAsia"/>
        </w:rPr>
        <w:t>是否可以开始充电（</w:t>
      </w:r>
      <w:r>
        <w:rPr>
          <w:rFonts w:hint="eastAsia"/>
        </w:rPr>
        <w:t>ready for charging</w:t>
      </w:r>
      <w:r>
        <w:t>）</w:t>
      </w:r>
    </w:p>
    <w:p w14:paraId="56763C01" w14:textId="77777777" w:rsidR="00177BFF" w:rsidRDefault="00177BFF" w:rsidP="000F6AC3">
      <w:pPr>
        <w:pStyle w:val="a9"/>
        <w:widowControl w:val="0"/>
        <w:numPr>
          <w:ilvl w:val="0"/>
          <w:numId w:val="30"/>
        </w:numPr>
      </w:pPr>
      <w:r>
        <w:rPr>
          <w:rFonts w:hint="eastAsia"/>
        </w:rPr>
        <w:t>是否在充电中（</w:t>
      </w:r>
      <w:r>
        <w:rPr>
          <w:rFonts w:hint="eastAsia"/>
        </w:rPr>
        <w:t>charging</w:t>
      </w:r>
      <w:r>
        <w:t>）</w:t>
      </w:r>
    </w:p>
    <w:p w14:paraId="10E8D80B" w14:textId="77777777" w:rsidR="00177BFF" w:rsidRPr="00DD0CAE" w:rsidRDefault="00177BFF" w:rsidP="000F6AC3">
      <w:pPr>
        <w:pStyle w:val="a9"/>
        <w:widowControl w:val="0"/>
        <w:numPr>
          <w:ilvl w:val="0"/>
          <w:numId w:val="30"/>
        </w:numPr>
        <w:rPr>
          <w:highlight w:val="yellow"/>
        </w:rPr>
      </w:pPr>
      <w:r w:rsidRPr="00DD0CAE">
        <w:rPr>
          <w:rFonts w:hint="eastAsia"/>
          <w:highlight w:val="yellow"/>
        </w:rPr>
        <w:t>致命错误</w:t>
      </w:r>
      <w:r w:rsidRPr="00DD0CAE">
        <w:rPr>
          <w:rFonts w:hint="eastAsia"/>
          <w:highlight w:val="yellow"/>
        </w:rPr>
        <w:t>Fatal error (</w:t>
      </w:r>
      <w:r w:rsidRPr="00DD0CAE">
        <w:rPr>
          <w:rFonts w:hint="eastAsia"/>
          <w:highlight w:val="yellow"/>
        </w:rPr>
        <w:t>考虑该情况下电表不应继续工作，显示提示，及禁止启动充电交易</w:t>
      </w:r>
      <w:r w:rsidRPr="00DD0CAE">
        <w:rPr>
          <w:rFonts w:hint="eastAsia"/>
          <w:highlight w:val="yellow"/>
        </w:rPr>
        <w:t>)</w:t>
      </w:r>
    </w:p>
    <w:p w14:paraId="4FB4E421" w14:textId="77777777" w:rsidR="00177BFF" w:rsidRPr="00DD0CAE" w:rsidRDefault="00177BFF" w:rsidP="000F6AC3">
      <w:pPr>
        <w:pStyle w:val="a9"/>
        <w:widowControl w:val="0"/>
        <w:numPr>
          <w:ilvl w:val="1"/>
          <w:numId w:val="30"/>
        </w:numPr>
        <w:rPr>
          <w:highlight w:val="yellow"/>
        </w:rPr>
      </w:pPr>
      <w:r w:rsidRPr="00DD0CAE">
        <w:rPr>
          <w:rFonts w:hint="eastAsia"/>
          <w:highlight w:val="yellow"/>
        </w:rPr>
        <w:t>校验失败，存储满，其他内部错误如</w:t>
      </w:r>
      <w:r w:rsidRPr="00DD0CAE">
        <w:rPr>
          <w:rFonts w:hint="eastAsia"/>
          <w:highlight w:val="yellow"/>
        </w:rPr>
        <w:t>RTC</w:t>
      </w:r>
      <w:r w:rsidRPr="00DD0CAE">
        <w:rPr>
          <w:rFonts w:hint="eastAsia"/>
          <w:highlight w:val="yellow"/>
        </w:rPr>
        <w:t>失败，</w:t>
      </w:r>
      <w:r w:rsidRPr="00DD0CAE">
        <w:rPr>
          <w:rFonts w:hint="eastAsia"/>
          <w:highlight w:val="yellow"/>
        </w:rPr>
        <w:t>ADC</w:t>
      </w:r>
      <w:r w:rsidRPr="00DD0CAE">
        <w:rPr>
          <w:rFonts w:hint="eastAsia"/>
          <w:highlight w:val="yellow"/>
        </w:rPr>
        <w:t>失败，存储读写失败等</w:t>
      </w:r>
    </w:p>
    <w:p w14:paraId="69A0A06D" w14:textId="77777777" w:rsidR="00177BFF" w:rsidRDefault="00177BFF" w:rsidP="00177BFF">
      <w:r>
        <w:rPr>
          <w:rFonts w:hint="eastAsia"/>
        </w:rPr>
        <w:t>以上信息需要在系统状态页面展示。</w:t>
      </w:r>
    </w:p>
    <w:p w14:paraId="7936970D" w14:textId="77777777" w:rsidR="005E4614" w:rsidRPr="00177BFF" w:rsidRDefault="005E4614" w:rsidP="005E4614"/>
    <w:p w14:paraId="4EC9AC37" w14:textId="358D7013" w:rsidR="002262BA" w:rsidRDefault="002262BA" w:rsidP="002262BA">
      <w:pPr>
        <w:pStyle w:val="2"/>
      </w:pPr>
      <w:bookmarkStart w:id="179" w:name="_Toc212470195"/>
      <w:r>
        <w:rPr>
          <w:rFonts w:hint="eastAsia"/>
        </w:rPr>
        <w:t xml:space="preserve">3.5 </w:t>
      </w:r>
      <w:r w:rsidRPr="0071773C">
        <w:t>法定计量事件日志</w:t>
      </w:r>
      <w:r>
        <w:rPr>
          <w:rFonts w:hint="eastAsia"/>
        </w:rPr>
        <w:t>E</w:t>
      </w:r>
      <w:r w:rsidRPr="00C178F3">
        <w:t>chilog</w:t>
      </w:r>
      <w:bookmarkEnd w:id="179"/>
    </w:p>
    <w:p w14:paraId="29E0AB0D" w14:textId="77777777" w:rsidR="002262BA" w:rsidRDefault="002262BA" w:rsidP="002262BA">
      <w:r>
        <w:rPr>
          <w:rFonts w:hint="eastAsia"/>
        </w:rPr>
        <w:t>应提供</w:t>
      </w:r>
      <w:r w:rsidRPr="0071773C">
        <w:t>法定计量事件日志</w:t>
      </w:r>
      <w:r>
        <w:rPr>
          <w:rFonts w:hint="eastAsia"/>
        </w:rPr>
        <w:t>记录以下信息</w:t>
      </w:r>
    </w:p>
    <w:p w14:paraId="2B0EC8DF" w14:textId="77777777" w:rsidR="002262BA" w:rsidRDefault="002262BA" w:rsidP="000F6AC3">
      <w:pPr>
        <w:pStyle w:val="a9"/>
        <w:widowControl w:val="0"/>
        <w:numPr>
          <w:ilvl w:val="0"/>
          <w:numId w:val="30"/>
        </w:numPr>
      </w:pPr>
      <w:r>
        <w:rPr>
          <w:rFonts w:hint="eastAsia"/>
        </w:rPr>
        <w:t>各个校验失败，及旧新值</w:t>
      </w:r>
    </w:p>
    <w:p w14:paraId="713CE0DC" w14:textId="77777777" w:rsidR="002262BA" w:rsidRDefault="002262BA" w:rsidP="000F6AC3">
      <w:pPr>
        <w:pStyle w:val="a9"/>
        <w:widowControl w:val="0"/>
        <w:numPr>
          <w:ilvl w:val="0"/>
          <w:numId w:val="30"/>
        </w:numPr>
      </w:pPr>
      <w:r>
        <w:rPr>
          <w:rFonts w:hint="eastAsia"/>
        </w:rPr>
        <w:t>系统模式变化，及旧新值</w:t>
      </w:r>
    </w:p>
    <w:p w14:paraId="478B4D8F" w14:textId="77777777" w:rsidR="002262BA" w:rsidRDefault="002262BA" w:rsidP="000F6AC3">
      <w:pPr>
        <w:pStyle w:val="a9"/>
        <w:widowControl w:val="0"/>
        <w:numPr>
          <w:ilvl w:val="0"/>
          <w:numId w:val="30"/>
        </w:numPr>
      </w:pPr>
      <w:r>
        <w:rPr>
          <w:rFonts w:hint="eastAsia"/>
        </w:rPr>
        <w:t>铅封状态变化，及旧新值</w:t>
      </w:r>
    </w:p>
    <w:p w14:paraId="462B47AE" w14:textId="77777777" w:rsidR="002262BA" w:rsidRDefault="002262BA" w:rsidP="000F6AC3">
      <w:pPr>
        <w:pStyle w:val="a9"/>
        <w:widowControl w:val="0"/>
        <w:numPr>
          <w:ilvl w:val="0"/>
          <w:numId w:val="30"/>
        </w:numPr>
      </w:pPr>
      <w:r>
        <w:rPr>
          <w:rFonts w:hint="eastAsia"/>
        </w:rPr>
        <w:t>Transaction log</w:t>
      </w:r>
      <w:r>
        <w:rPr>
          <w:rFonts w:hint="eastAsia"/>
        </w:rPr>
        <w:t>满</w:t>
      </w:r>
    </w:p>
    <w:p w14:paraId="0569CB29" w14:textId="77777777" w:rsidR="002262BA" w:rsidRDefault="002262BA" w:rsidP="000F6AC3">
      <w:pPr>
        <w:pStyle w:val="a9"/>
        <w:widowControl w:val="0"/>
        <w:numPr>
          <w:ilvl w:val="0"/>
          <w:numId w:val="30"/>
        </w:numPr>
      </w:pPr>
      <w:r>
        <w:rPr>
          <w:rFonts w:hint="eastAsia"/>
        </w:rPr>
        <w:t>Event Log</w:t>
      </w:r>
      <w:r>
        <w:rPr>
          <w:rFonts w:hint="eastAsia"/>
        </w:rPr>
        <w:t>满</w:t>
      </w:r>
    </w:p>
    <w:p w14:paraId="46A39B6B" w14:textId="77777777" w:rsidR="002262BA" w:rsidRDefault="002262BA" w:rsidP="000F6AC3">
      <w:pPr>
        <w:pStyle w:val="a9"/>
        <w:widowControl w:val="0"/>
        <w:numPr>
          <w:ilvl w:val="0"/>
          <w:numId w:val="30"/>
        </w:numPr>
      </w:pPr>
      <w:r>
        <w:rPr>
          <w:rFonts w:hint="eastAsia"/>
        </w:rPr>
        <w:t>Cable Loss Enable</w:t>
      </w:r>
      <w:r>
        <w:rPr>
          <w:rFonts w:hint="eastAsia"/>
        </w:rPr>
        <w:t>配置变化，及旧新配置值</w:t>
      </w:r>
    </w:p>
    <w:p w14:paraId="0D8E2234" w14:textId="77777777" w:rsidR="002262BA" w:rsidRDefault="002262BA" w:rsidP="000F6AC3">
      <w:pPr>
        <w:pStyle w:val="a9"/>
        <w:widowControl w:val="0"/>
        <w:numPr>
          <w:ilvl w:val="0"/>
          <w:numId w:val="30"/>
        </w:numPr>
      </w:pPr>
      <w:r>
        <w:rPr>
          <w:rFonts w:hint="eastAsia"/>
        </w:rPr>
        <w:t>Cable Loss Resistance</w:t>
      </w:r>
      <w:r>
        <w:rPr>
          <w:rFonts w:hint="eastAsia"/>
        </w:rPr>
        <w:t>配置变化，及旧新配置值</w:t>
      </w:r>
    </w:p>
    <w:p w14:paraId="6F075367" w14:textId="77777777" w:rsidR="002262BA" w:rsidRDefault="002262BA" w:rsidP="000F6AC3">
      <w:pPr>
        <w:pStyle w:val="a9"/>
        <w:widowControl w:val="0"/>
        <w:numPr>
          <w:ilvl w:val="0"/>
          <w:numId w:val="30"/>
        </w:numPr>
      </w:pPr>
      <w:r w:rsidRPr="003B4E59">
        <w:t>Charge Point Identification Type</w:t>
      </w:r>
      <w:r>
        <w:rPr>
          <w:rFonts w:hint="eastAsia"/>
        </w:rPr>
        <w:t>配置变化，及旧新配置值</w:t>
      </w:r>
    </w:p>
    <w:p w14:paraId="07178A30" w14:textId="77777777" w:rsidR="002262BA" w:rsidRDefault="002262BA" w:rsidP="000F6AC3">
      <w:pPr>
        <w:pStyle w:val="a9"/>
        <w:widowControl w:val="0"/>
        <w:numPr>
          <w:ilvl w:val="0"/>
          <w:numId w:val="30"/>
        </w:numPr>
      </w:pPr>
      <w:r w:rsidRPr="003B4E59">
        <w:lastRenderedPageBreak/>
        <w:t>Charge Point Identification</w:t>
      </w:r>
      <w:r>
        <w:rPr>
          <w:rFonts w:hint="eastAsia"/>
        </w:rPr>
        <w:t>配置变化，及旧新配置值</w:t>
      </w:r>
    </w:p>
    <w:p w14:paraId="2D1CF8FA" w14:textId="77777777" w:rsidR="002262BA" w:rsidRDefault="002262BA" w:rsidP="000F6AC3">
      <w:pPr>
        <w:pStyle w:val="a9"/>
        <w:widowControl w:val="0"/>
        <w:numPr>
          <w:ilvl w:val="0"/>
          <w:numId w:val="30"/>
        </w:numPr>
      </w:pPr>
      <w:r>
        <w:rPr>
          <w:rFonts w:hint="eastAsia"/>
        </w:rPr>
        <w:t>时间同步相差过大（大于</w:t>
      </w:r>
      <w:r>
        <w:rPr>
          <w:rFonts w:hint="eastAsia"/>
        </w:rPr>
        <w:t>300</w:t>
      </w:r>
      <w:r>
        <w:rPr>
          <w:rFonts w:hint="eastAsia"/>
        </w:rPr>
        <w:t>秒），及旧新时间值</w:t>
      </w:r>
    </w:p>
    <w:p w14:paraId="4B8868BC" w14:textId="77777777" w:rsidR="002262BA" w:rsidRDefault="002262BA" w:rsidP="000F6AC3">
      <w:pPr>
        <w:pStyle w:val="a9"/>
        <w:widowControl w:val="0"/>
        <w:numPr>
          <w:ilvl w:val="0"/>
          <w:numId w:val="30"/>
        </w:numPr>
      </w:pPr>
      <w:r>
        <w:rPr>
          <w:rFonts w:hint="eastAsia"/>
        </w:rPr>
        <w:t>Fatal error</w:t>
      </w:r>
    </w:p>
    <w:p w14:paraId="4B26CCF0" w14:textId="77777777" w:rsidR="002262BA" w:rsidRDefault="002262BA" w:rsidP="002262BA"/>
    <w:p w14:paraId="2A90E875" w14:textId="77777777" w:rsidR="002262BA" w:rsidRDefault="002262BA" w:rsidP="002262BA">
      <w:r>
        <w:rPr>
          <w:rFonts w:hint="eastAsia"/>
        </w:rPr>
        <w:t>E</w:t>
      </w:r>
      <w:r w:rsidRPr="00C178F3">
        <w:t>chilog</w:t>
      </w:r>
      <w:r>
        <w:rPr>
          <w:rFonts w:hint="eastAsia"/>
        </w:rPr>
        <w:t>应包括</w:t>
      </w:r>
      <w:r>
        <w:rPr>
          <w:rFonts w:hint="eastAsia"/>
        </w:rPr>
        <w:t>timestamp</w:t>
      </w:r>
      <w:r>
        <w:rPr>
          <w:rFonts w:hint="eastAsia"/>
        </w:rPr>
        <w:t>和</w:t>
      </w:r>
      <w:r>
        <w:rPr>
          <w:rFonts w:hint="eastAsia"/>
        </w:rPr>
        <w:t>ID</w:t>
      </w:r>
      <w:r>
        <w:rPr>
          <w:rFonts w:hint="eastAsia"/>
        </w:rPr>
        <w:t>；事件日志应持续记录直到满（</w:t>
      </w:r>
      <w:r>
        <w:rPr>
          <w:rFonts w:hint="eastAsia"/>
        </w:rPr>
        <w:t>6000</w:t>
      </w:r>
      <w:r>
        <w:rPr>
          <w:rFonts w:hint="eastAsia"/>
        </w:rPr>
        <w:t>条）。</w:t>
      </w:r>
    </w:p>
    <w:p w14:paraId="14329F1B" w14:textId="77777777" w:rsidR="002262BA" w:rsidRDefault="002262BA" w:rsidP="002262BA">
      <w:r>
        <w:rPr>
          <w:rFonts w:hint="eastAsia"/>
        </w:rPr>
        <w:t xml:space="preserve">Echilog </w:t>
      </w:r>
      <w:r>
        <w:rPr>
          <w:rFonts w:hint="eastAsia"/>
        </w:rPr>
        <w:t>应包括</w:t>
      </w:r>
      <w:r>
        <w:rPr>
          <w:rFonts w:hint="eastAsia"/>
        </w:rPr>
        <w:t>CRC.</w:t>
      </w:r>
    </w:p>
    <w:p w14:paraId="750E9709" w14:textId="77777777" w:rsidR="002262BA" w:rsidRDefault="002262BA" w:rsidP="002262BA">
      <w:r>
        <w:rPr>
          <w:rFonts w:hint="eastAsia"/>
        </w:rPr>
        <w:t>E</w:t>
      </w:r>
      <w:r w:rsidRPr="00C178F3">
        <w:t>chilog</w:t>
      </w:r>
      <w:r>
        <w:rPr>
          <w:rFonts w:hint="eastAsia"/>
        </w:rPr>
        <w:t>传输应带</w:t>
      </w:r>
      <w:r>
        <w:rPr>
          <w:rFonts w:hint="eastAsia"/>
        </w:rPr>
        <w:t>signature</w:t>
      </w:r>
    </w:p>
    <w:p w14:paraId="4BC5385E" w14:textId="1187BFCD" w:rsidR="002262BA" w:rsidRPr="0088113C" w:rsidRDefault="002262BA" w:rsidP="002262BA">
      <w:r w:rsidRPr="0088113C">
        <w:t>只有在</w:t>
      </w:r>
      <w:r w:rsidR="006466D9">
        <w:rPr>
          <w:rFonts w:hint="eastAsia"/>
        </w:rPr>
        <w:t>工厂模式</w:t>
      </w:r>
      <w:r>
        <w:rPr>
          <w:rFonts w:hint="eastAsia"/>
        </w:rPr>
        <w:t>（铅封打开）</w:t>
      </w:r>
      <w:r w:rsidRPr="0088113C">
        <w:t>时，</w:t>
      </w:r>
      <w:r>
        <w:t>AcuDC-</w:t>
      </w:r>
      <w:r w:rsidR="00FD7630">
        <w:t>32</w:t>
      </w:r>
      <w:r w:rsidR="00174C46">
        <w:t>0</w:t>
      </w:r>
      <w:r w:rsidRPr="0088113C">
        <w:t xml:space="preserve"> </w:t>
      </w:r>
      <w:r w:rsidRPr="0088113C">
        <w:t>才允许用户清除</w:t>
      </w:r>
      <w:r>
        <w:rPr>
          <w:rFonts w:hint="eastAsia"/>
        </w:rPr>
        <w:t>E</w:t>
      </w:r>
      <w:r w:rsidRPr="00C178F3">
        <w:t>chilog</w:t>
      </w:r>
      <w:r w:rsidRPr="0088113C">
        <w:t>；若</w:t>
      </w:r>
      <w:r>
        <w:rPr>
          <w:rFonts w:hint="eastAsia"/>
        </w:rPr>
        <w:t>铅封</w:t>
      </w:r>
      <w:r w:rsidRPr="0088113C">
        <w:t>处于关闭状态，</w:t>
      </w:r>
      <w:r>
        <w:t>AcuDC-</w:t>
      </w:r>
      <w:r w:rsidR="00FD7630">
        <w:t>32</w:t>
      </w:r>
      <w:r w:rsidR="00174C46">
        <w:t>0</w:t>
      </w:r>
      <w:r w:rsidRPr="0088113C">
        <w:t xml:space="preserve"> </w:t>
      </w:r>
      <w:r w:rsidRPr="0088113C">
        <w:t>则不允许用户清除</w:t>
      </w:r>
      <w:r>
        <w:rPr>
          <w:rFonts w:hint="eastAsia"/>
        </w:rPr>
        <w:t>E</w:t>
      </w:r>
      <w:r w:rsidRPr="00C178F3">
        <w:t>chilog</w:t>
      </w:r>
      <w:r w:rsidRPr="0088113C">
        <w:t>。</w:t>
      </w:r>
    </w:p>
    <w:p w14:paraId="2BC5D975" w14:textId="1FDF22D7" w:rsidR="00AC0B1C" w:rsidRDefault="007E255B" w:rsidP="00AC0B1C">
      <w:r>
        <w:rPr>
          <w:rFonts w:hint="eastAsia"/>
        </w:rPr>
        <w:t xml:space="preserve">3.6 </w:t>
      </w:r>
    </w:p>
    <w:p w14:paraId="5A2D73F1" w14:textId="552875EC" w:rsidR="00174C46" w:rsidRDefault="00174C46" w:rsidP="00174C46">
      <w:pPr>
        <w:pStyle w:val="2"/>
      </w:pPr>
      <w:bookmarkStart w:id="180" w:name="_Toc212470196"/>
      <w:r>
        <w:rPr>
          <w:rFonts w:hint="eastAsia"/>
        </w:rPr>
        <w:t xml:space="preserve">3.6 </w:t>
      </w:r>
      <w:r>
        <w:rPr>
          <w:rFonts w:hint="eastAsia"/>
        </w:rPr>
        <w:t>交易和交易日志</w:t>
      </w:r>
      <w:bookmarkEnd w:id="180"/>
    </w:p>
    <w:p w14:paraId="1CC5B9F9" w14:textId="1FD5D133" w:rsidR="00174C46" w:rsidRDefault="00174C46" w:rsidP="00174C46">
      <w:r>
        <w:rPr>
          <w:rFonts w:hint="eastAsia"/>
        </w:rPr>
        <w:t>AcuDC-</w:t>
      </w:r>
      <w:r w:rsidR="00FD7630">
        <w:rPr>
          <w:rFonts w:hint="eastAsia"/>
        </w:rPr>
        <w:t>32</w:t>
      </w:r>
      <w:r>
        <w:rPr>
          <w:rFonts w:hint="eastAsia"/>
        </w:rPr>
        <w:t>0</w:t>
      </w:r>
      <w:r>
        <w:rPr>
          <w:rFonts w:hint="eastAsia"/>
        </w:rPr>
        <w:t>支持上位机</w:t>
      </w:r>
      <w:r>
        <w:rPr>
          <w:rFonts w:hint="eastAsia"/>
        </w:rPr>
        <w:t>/</w:t>
      </w:r>
      <w:r>
        <w:rPr>
          <w:rFonts w:hint="eastAsia"/>
        </w:rPr>
        <w:t>充电站通过通信协议通知开始</w:t>
      </w:r>
      <w:r>
        <w:rPr>
          <w:rFonts w:hint="eastAsia"/>
        </w:rPr>
        <w:t>/</w:t>
      </w:r>
      <w:r>
        <w:rPr>
          <w:rFonts w:hint="eastAsia"/>
        </w:rPr>
        <w:t>停止充电，并记录交易日志。</w:t>
      </w:r>
    </w:p>
    <w:p w14:paraId="687C3BA1" w14:textId="5AD6CB6B" w:rsidR="00174C46" w:rsidRDefault="00174C46" w:rsidP="00174C46">
      <w:r>
        <w:rPr>
          <w:rFonts w:hint="eastAsia"/>
        </w:rPr>
        <w:t>交易可以通过</w:t>
      </w:r>
      <w:r>
        <w:rPr>
          <w:rFonts w:hint="eastAsia"/>
        </w:rPr>
        <w:t>Modbus RTU</w:t>
      </w:r>
      <w:r>
        <w:rPr>
          <w:rFonts w:hint="eastAsia"/>
        </w:rPr>
        <w:t>触发</w:t>
      </w:r>
    </w:p>
    <w:p w14:paraId="010875D8" w14:textId="4DB6A3DC" w:rsidR="00174C46" w:rsidRDefault="00174C46" w:rsidP="00174C46">
      <w:r>
        <w:rPr>
          <w:rFonts w:hint="eastAsia"/>
        </w:rPr>
        <w:t>交易日志可以通过</w:t>
      </w:r>
      <w:r>
        <w:rPr>
          <w:rFonts w:hint="eastAsia"/>
        </w:rPr>
        <w:t>Modbus RTU</w:t>
      </w:r>
      <w:r>
        <w:rPr>
          <w:rFonts w:hint="eastAsia"/>
        </w:rPr>
        <w:t>访问</w:t>
      </w:r>
    </w:p>
    <w:p w14:paraId="3C9D9797" w14:textId="77777777" w:rsidR="00174C46" w:rsidRDefault="00174C46" w:rsidP="00174C46">
      <w:r>
        <w:rPr>
          <w:rFonts w:hint="eastAsia"/>
        </w:rPr>
        <w:t>交易日志不可清除</w:t>
      </w:r>
    </w:p>
    <w:p w14:paraId="04CD5793" w14:textId="77777777" w:rsidR="00174C46" w:rsidRDefault="00174C46" w:rsidP="00174C46"/>
    <w:p w14:paraId="54A54791" w14:textId="5AC645F4" w:rsidR="00174C46" w:rsidRDefault="00174C46" w:rsidP="00174C46">
      <w:pPr>
        <w:pStyle w:val="3"/>
      </w:pPr>
      <w:bookmarkStart w:id="181" w:name="_Toc212470197"/>
      <w:r>
        <w:rPr>
          <w:rFonts w:hint="eastAsia"/>
        </w:rPr>
        <w:t xml:space="preserve">3.6.1 </w:t>
      </w:r>
      <w:r>
        <w:rPr>
          <w:rFonts w:hint="eastAsia"/>
        </w:rPr>
        <w:t>配置</w:t>
      </w:r>
      <w:bookmarkEnd w:id="181"/>
    </w:p>
    <w:p w14:paraId="63B7631C" w14:textId="147D86E3" w:rsidR="00174C46" w:rsidRDefault="00174C46" w:rsidP="00174C46">
      <w:pPr>
        <w:pStyle w:val="4"/>
      </w:pPr>
      <w:r>
        <w:rPr>
          <w:rFonts w:hint="eastAsia"/>
        </w:rPr>
        <w:t>私钥</w:t>
      </w:r>
      <w:r>
        <w:rPr>
          <w:rFonts w:hint="eastAsia"/>
        </w:rPr>
        <w:t>/</w:t>
      </w:r>
      <w:r>
        <w:rPr>
          <w:rFonts w:hint="eastAsia"/>
        </w:rPr>
        <w:t>公钥对</w:t>
      </w:r>
    </w:p>
    <w:p w14:paraId="0D62166C" w14:textId="72B90D1B" w:rsidR="00174C46" w:rsidRDefault="00174C46" w:rsidP="00174C46">
      <w:r>
        <w:rPr>
          <w:rFonts w:hint="eastAsia"/>
        </w:rPr>
        <w:t>支持出厂时（铅封开，</w:t>
      </w:r>
      <w:r w:rsidR="00D57EC2">
        <w:rPr>
          <w:rFonts w:hint="eastAsia"/>
        </w:rPr>
        <w:t>工厂模式</w:t>
      </w:r>
      <w:r>
        <w:rPr>
          <w:rFonts w:hint="eastAsia"/>
        </w:rPr>
        <w:t>）由校验台配置通过</w:t>
      </w:r>
      <w:r>
        <w:rPr>
          <w:rFonts w:hint="eastAsia"/>
        </w:rPr>
        <w:t>Modbus RTU (0x6A)</w:t>
      </w:r>
      <w:r>
        <w:rPr>
          <w:rFonts w:hint="eastAsia"/>
        </w:rPr>
        <w:t>：私钥</w:t>
      </w:r>
      <w:r>
        <w:rPr>
          <w:rFonts w:hint="eastAsia"/>
        </w:rPr>
        <w:t>/</w:t>
      </w:r>
      <w:r>
        <w:rPr>
          <w:rFonts w:hint="eastAsia"/>
        </w:rPr>
        <w:t>公钥对</w:t>
      </w:r>
      <w:r>
        <w:rPr>
          <w:rFonts w:hint="eastAsia"/>
        </w:rPr>
        <w:t xml:space="preserve"> </w:t>
      </w:r>
    </w:p>
    <w:p w14:paraId="0702DA45" w14:textId="77777777" w:rsidR="00174C46" w:rsidRDefault="00174C46" w:rsidP="000F6AC3">
      <w:pPr>
        <w:pStyle w:val="a9"/>
        <w:widowControl w:val="0"/>
        <w:numPr>
          <w:ilvl w:val="0"/>
          <w:numId w:val="33"/>
        </w:numPr>
      </w:pPr>
      <w:r>
        <w:rPr>
          <w:rFonts w:hint="eastAsia"/>
        </w:rPr>
        <w:t>校验台为每台表单独生成</w:t>
      </w:r>
    </w:p>
    <w:p w14:paraId="137C42EA" w14:textId="77777777" w:rsidR="00174C46" w:rsidRDefault="00174C46" w:rsidP="000F6AC3">
      <w:pPr>
        <w:pStyle w:val="a9"/>
        <w:widowControl w:val="0"/>
        <w:numPr>
          <w:ilvl w:val="0"/>
          <w:numId w:val="33"/>
        </w:numPr>
      </w:pPr>
      <w:r w:rsidRPr="00BF647E">
        <w:t>ECDSA-secp256r1</w:t>
      </w:r>
    </w:p>
    <w:p w14:paraId="211FC72D" w14:textId="77777777" w:rsidR="00174C46" w:rsidRDefault="00174C46" w:rsidP="000F6AC3">
      <w:pPr>
        <w:pStyle w:val="a9"/>
        <w:widowControl w:val="0"/>
        <w:numPr>
          <w:ilvl w:val="0"/>
          <w:numId w:val="33"/>
        </w:numPr>
      </w:pPr>
      <w:r>
        <w:rPr>
          <w:rFonts w:hint="eastAsia"/>
        </w:rPr>
        <w:t>签名方法</w:t>
      </w:r>
      <w:r w:rsidRPr="00E94ACA">
        <w:t>ECDSA-secp256r1-SHA256</w:t>
      </w:r>
    </w:p>
    <w:p w14:paraId="5B28DDB7" w14:textId="77777777" w:rsidR="00174C46" w:rsidRDefault="00174C46" w:rsidP="00174C46"/>
    <w:p w14:paraId="49CEA38D" w14:textId="4038AB03" w:rsidR="00174C46" w:rsidRDefault="00D57EC2" w:rsidP="00174C46">
      <w:r>
        <w:rPr>
          <w:rFonts w:hint="eastAsia"/>
        </w:rPr>
        <w:t>工厂模式</w:t>
      </w:r>
      <w:r w:rsidR="00174C46">
        <w:rPr>
          <w:rFonts w:hint="eastAsia"/>
        </w:rPr>
        <w:t>下可以读写公私钥（</w:t>
      </w:r>
      <w:r w:rsidR="00174C46">
        <w:rPr>
          <w:rFonts w:hint="eastAsia"/>
        </w:rPr>
        <w:t>(0x6A</w:t>
      </w:r>
      <w:r w:rsidR="00174C46">
        <w:rPr>
          <w:rFonts w:hint="eastAsia"/>
        </w:rPr>
        <w:t>写</w:t>
      </w:r>
      <w:r w:rsidR="00174C46">
        <w:rPr>
          <w:rFonts w:hint="eastAsia"/>
        </w:rPr>
        <w:t>)</w:t>
      </w:r>
      <w:r w:rsidR="00174C46">
        <w:rPr>
          <w:rFonts w:hint="eastAsia"/>
        </w:rPr>
        <w:t>。其他模式下公钥可通过</w:t>
      </w:r>
      <w:r w:rsidR="00174C46">
        <w:rPr>
          <w:rFonts w:hint="eastAsia"/>
        </w:rPr>
        <w:t>Modbus RTU</w:t>
      </w:r>
      <w:r w:rsidR="00174C46">
        <w:rPr>
          <w:rFonts w:hint="eastAsia"/>
        </w:rPr>
        <w:t>读取；私钥不可读取。</w:t>
      </w:r>
    </w:p>
    <w:p w14:paraId="17652B8C" w14:textId="77777777" w:rsidR="00174C46" w:rsidRDefault="00174C46" w:rsidP="00174C46"/>
    <w:p w14:paraId="1F444CBD" w14:textId="51C983E2" w:rsidR="00174C46" w:rsidRDefault="00174C46" w:rsidP="00174C46">
      <w:pPr>
        <w:pStyle w:val="4"/>
      </w:pPr>
      <w:r>
        <w:rPr>
          <w:rFonts w:hint="eastAsia"/>
        </w:rPr>
        <w:lastRenderedPageBreak/>
        <w:t>充电桩识别配置</w:t>
      </w:r>
    </w:p>
    <w:p w14:paraId="1A40AEF4" w14:textId="53CD6E1B" w:rsidR="00174C46" w:rsidRDefault="00174C46" w:rsidP="00174C46">
      <w:r>
        <w:rPr>
          <w:rFonts w:hint="eastAsia"/>
        </w:rPr>
        <w:t>支持用户通过</w:t>
      </w:r>
      <w:r>
        <w:rPr>
          <w:rFonts w:hint="eastAsia"/>
        </w:rPr>
        <w:t>Modbus RTU</w:t>
      </w:r>
      <w:r>
        <w:rPr>
          <w:rFonts w:hint="eastAsia"/>
        </w:rPr>
        <w:t>读写</w:t>
      </w:r>
      <w:r>
        <w:rPr>
          <w:rFonts w:hint="eastAsia"/>
        </w:rPr>
        <w:t>.</w:t>
      </w:r>
    </w:p>
    <w:p w14:paraId="3E847446" w14:textId="68C74E11" w:rsidR="00174C46" w:rsidRDefault="00174C46" w:rsidP="00174C46"/>
    <w:tbl>
      <w:tblPr>
        <w:tblStyle w:val="af"/>
        <w:tblW w:w="0" w:type="auto"/>
        <w:tblLook w:val="04A0" w:firstRow="1" w:lastRow="0" w:firstColumn="1" w:lastColumn="0" w:noHBand="0" w:noVBand="1"/>
      </w:tblPr>
      <w:tblGrid>
        <w:gridCol w:w="3265"/>
        <w:gridCol w:w="3047"/>
      </w:tblGrid>
      <w:tr w:rsidR="00174C46" w:rsidRPr="003B4E59" w14:paraId="155F5448" w14:textId="77777777" w:rsidTr="00C75C02">
        <w:tc>
          <w:tcPr>
            <w:tcW w:w="3265" w:type="dxa"/>
          </w:tcPr>
          <w:p w14:paraId="7A6D6CA8" w14:textId="77777777" w:rsidR="00174C46" w:rsidRPr="00F9518B" w:rsidRDefault="00174C46">
            <w:r>
              <w:rPr>
                <w:rFonts w:hint="eastAsia"/>
              </w:rPr>
              <w:t xml:space="preserve">CT: </w:t>
            </w:r>
            <w:r w:rsidRPr="003B4E59">
              <w:t>Charge Point Identification Type</w:t>
            </w:r>
          </w:p>
        </w:tc>
        <w:tc>
          <w:tcPr>
            <w:tcW w:w="3047" w:type="dxa"/>
          </w:tcPr>
          <w:p w14:paraId="52EE50F5" w14:textId="77777777" w:rsidR="00174C46" w:rsidRDefault="00174C46">
            <w:r>
              <w:rPr>
                <w:rFonts w:hint="eastAsia"/>
              </w:rPr>
              <w:t xml:space="preserve">0: </w:t>
            </w:r>
            <w:r w:rsidRPr="00B470BE">
              <w:t>EVSEID</w:t>
            </w:r>
          </w:p>
          <w:p w14:paraId="1BA49E73" w14:textId="77777777" w:rsidR="00174C46" w:rsidRPr="003B4E59" w:rsidRDefault="00174C46">
            <w:r>
              <w:rPr>
                <w:rFonts w:hint="eastAsia"/>
              </w:rPr>
              <w:t xml:space="preserve">1: </w:t>
            </w:r>
            <w:r w:rsidRPr="00B470BE">
              <w:t>CBIDC</w:t>
            </w:r>
          </w:p>
        </w:tc>
      </w:tr>
      <w:tr w:rsidR="00174C46" w:rsidRPr="003B4E59" w14:paraId="61579B3B" w14:textId="77777777" w:rsidTr="00C75C02">
        <w:tc>
          <w:tcPr>
            <w:tcW w:w="3265" w:type="dxa"/>
          </w:tcPr>
          <w:p w14:paraId="053111F8" w14:textId="77777777" w:rsidR="00174C46" w:rsidRPr="00F9518B" w:rsidRDefault="00174C46">
            <w:r>
              <w:rPr>
                <w:rFonts w:hint="eastAsia"/>
              </w:rPr>
              <w:t xml:space="preserve">CI: </w:t>
            </w:r>
            <w:r w:rsidRPr="003B4E59">
              <w:t>Charge Point Identification</w:t>
            </w:r>
          </w:p>
        </w:tc>
        <w:tc>
          <w:tcPr>
            <w:tcW w:w="3047" w:type="dxa"/>
          </w:tcPr>
          <w:p w14:paraId="468B1955" w14:textId="77777777" w:rsidR="00174C46" w:rsidRPr="003B4E59" w:rsidRDefault="00174C46">
            <w:r>
              <w:rPr>
                <w:rFonts w:hint="eastAsia"/>
              </w:rPr>
              <w:t>40 chars</w:t>
            </w:r>
          </w:p>
        </w:tc>
      </w:tr>
    </w:tbl>
    <w:p w14:paraId="4193B75B" w14:textId="77777777" w:rsidR="00174C46" w:rsidRDefault="00174C46" w:rsidP="00174C46"/>
    <w:p w14:paraId="5AEDFC51" w14:textId="441F2B80" w:rsidR="00174C46" w:rsidRDefault="00174C46" w:rsidP="00174C46">
      <w:pPr>
        <w:pStyle w:val="4"/>
      </w:pPr>
      <w:r>
        <w:rPr>
          <w:rFonts w:hint="eastAsia"/>
        </w:rPr>
        <w:t>时区和</w:t>
      </w:r>
      <w:r>
        <w:rPr>
          <w:rFonts w:hint="eastAsia"/>
        </w:rPr>
        <w:t>DST</w:t>
      </w:r>
      <w:r>
        <w:rPr>
          <w:rFonts w:hint="eastAsia"/>
        </w:rPr>
        <w:t>配置</w:t>
      </w:r>
    </w:p>
    <w:tbl>
      <w:tblPr>
        <w:tblStyle w:val="af"/>
        <w:tblW w:w="0" w:type="auto"/>
        <w:tblLook w:val="04A0" w:firstRow="1" w:lastRow="0" w:firstColumn="1" w:lastColumn="0" w:noHBand="0" w:noVBand="1"/>
      </w:tblPr>
      <w:tblGrid>
        <w:gridCol w:w="3265"/>
        <w:gridCol w:w="3047"/>
      </w:tblGrid>
      <w:tr w:rsidR="00174C46" w:rsidRPr="003B4E59" w14:paraId="63A73F0E" w14:textId="77777777" w:rsidTr="00C75C02">
        <w:tc>
          <w:tcPr>
            <w:tcW w:w="3265" w:type="dxa"/>
          </w:tcPr>
          <w:p w14:paraId="76F59C98" w14:textId="77777777" w:rsidR="00174C46" w:rsidRPr="00F9518B" w:rsidRDefault="00174C46">
            <w:r>
              <w:rPr>
                <w:rFonts w:hint="eastAsia"/>
              </w:rPr>
              <w:t>Timezone shift</w:t>
            </w:r>
          </w:p>
        </w:tc>
        <w:tc>
          <w:tcPr>
            <w:tcW w:w="3047" w:type="dxa"/>
          </w:tcPr>
          <w:p w14:paraId="47856602" w14:textId="77777777" w:rsidR="00174C46" w:rsidRPr="003B4E59" w:rsidRDefault="00174C46">
            <w:r>
              <w:rPr>
                <w:rFonts w:hint="eastAsia"/>
              </w:rPr>
              <w:t xml:space="preserve">-1440 to 1440 (minutes) </w:t>
            </w:r>
          </w:p>
        </w:tc>
      </w:tr>
    </w:tbl>
    <w:p w14:paraId="222ADE3F" w14:textId="6E93E49A" w:rsidR="00174C46" w:rsidRDefault="00174C46" w:rsidP="00174C46">
      <w:pPr>
        <w:pStyle w:val="3"/>
      </w:pPr>
      <w:bookmarkStart w:id="182" w:name="_Toc212470198"/>
      <w:r>
        <w:rPr>
          <w:rFonts w:hint="eastAsia"/>
        </w:rPr>
        <w:t xml:space="preserve">3.6.2 </w:t>
      </w:r>
      <w:r>
        <w:rPr>
          <w:rFonts w:hint="eastAsia"/>
        </w:rPr>
        <w:t>交易</w:t>
      </w:r>
      <w:r>
        <w:rPr>
          <w:rFonts w:hint="eastAsia"/>
        </w:rPr>
        <w:t xml:space="preserve"> (Transaction)</w:t>
      </w:r>
      <w:bookmarkEnd w:id="182"/>
    </w:p>
    <w:p w14:paraId="619CC86A" w14:textId="7ADF3FF0" w:rsidR="00174C46" w:rsidRDefault="00174C46" w:rsidP="00174C46">
      <w:r>
        <w:rPr>
          <w:rFonts w:hint="eastAsia"/>
        </w:rPr>
        <w:t>交易可由</w:t>
      </w:r>
      <w:r>
        <w:rPr>
          <w:rFonts w:hint="eastAsia"/>
        </w:rPr>
        <w:t>Modbus (RTU)</w:t>
      </w:r>
      <w:r>
        <w:rPr>
          <w:rFonts w:hint="eastAsia"/>
        </w:rPr>
        <w:t>触发开始和完成。</w:t>
      </w:r>
    </w:p>
    <w:p w14:paraId="56C166D2" w14:textId="77777777" w:rsidR="00174C46" w:rsidRDefault="00174C46" w:rsidP="00174C46">
      <w:r>
        <w:rPr>
          <w:rFonts w:hint="eastAsia"/>
        </w:rPr>
        <w:t>流程包括</w:t>
      </w:r>
    </w:p>
    <w:p w14:paraId="549257BC" w14:textId="77777777" w:rsidR="00174C46" w:rsidRDefault="00174C46" w:rsidP="000F6AC3">
      <w:pPr>
        <w:pStyle w:val="a9"/>
        <w:widowControl w:val="0"/>
        <w:numPr>
          <w:ilvl w:val="0"/>
          <w:numId w:val="32"/>
        </w:numPr>
      </w:pPr>
      <w:r>
        <w:rPr>
          <w:rFonts w:hint="eastAsia"/>
        </w:rPr>
        <w:t>时间同步</w:t>
      </w:r>
    </w:p>
    <w:p w14:paraId="0D3CB226" w14:textId="77777777" w:rsidR="00174C46" w:rsidRDefault="00174C46" w:rsidP="000F6AC3">
      <w:pPr>
        <w:pStyle w:val="a9"/>
        <w:widowControl w:val="0"/>
        <w:numPr>
          <w:ilvl w:val="0"/>
          <w:numId w:val="32"/>
        </w:numPr>
      </w:pPr>
      <w:r>
        <w:rPr>
          <w:rFonts w:hint="eastAsia"/>
        </w:rPr>
        <w:t>发送</w:t>
      </w:r>
      <w:r w:rsidRPr="000C2699">
        <w:t>charging session data</w:t>
      </w:r>
    </w:p>
    <w:p w14:paraId="6C8B1007" w14:textId="77777777" w:rsidR="00174C46" w:rsidRDefault="00174C46" w:rsidP="000F6AC3">
      <w:pPr>
        <w:pStyle w:val="a9"/>
        <w:widowControl w:val="0"/>
        <w:numPr>
          <w:ilvl w:val="0"/>
          <w:numId w:val="32"/>
        </w:numPr>
      </w:pPr>
      <w:r>
        <w:rPr>
          <w:rFonts w:hint="eastAsia"/>
        </w:rPr>
        <w:t>发送</w:t>
      </w:r>
      <w:r w:rsidRPr="000C2699">
        <w:t>开始充电命令</w:t>
      </w:r>
      <w:r>
        <w:rPr>
          <w:rFonts w:hint="eastAsia"/>
        </w:rPr>
        <w:t>，交易开始</w:t>
      </w:r>
    </w:p>
    <w:p w14:paraId="2DF2CD89" w14:textId="77777777" w:rsidR="00174C46" w:rsidRDefault="00174C46" w:rsidP="000F6AC3">
      <w:pPr>
        <w:pStyle w:val="a9"/>
        <w:widowControl w:val="0"/>
        <w:numPr>
          <w:ilvl w:val="0"/>
          <w:numId w:val="32"/>
        </w:numPr>
      </w:pPr>
      <w:r>
        <w:rPr>
          <w:rFonts w:hint="eastAsia"/>
        </w:rPr>
        <w:t>交易执行中</w:t>
      </w:r>
    </w:p>
    <w:p w14:paraId="56C3D750" w14:textId="77777777" w:rsidR="00174C46" w:rsidRDefault="00174C46" w:rsidP="000F6AC3">
      <w:pPr>
        <w:pStyle w:val="a9"/>
        <w:widowControl w:val="0"/>
        <w:numPr>
          <w:ilvl w:val="0"/>
          <w:numId w:val="32"/>
        </w:numPr>
      </w:pPr>
      <w:r w:rsidRPr="000C2699">
        <w:t>充电完成后</w:t>
      </w:r>
      <w:r>
        <w:rPr>
          <w:rFonts w:hint="eastAsia"/>
        </w:rPr>
        <w:t>，交易完成</w:t>
      </w:r>
    </w:p>
    <w:p w14:paraId="3227EA09" w14:textId="77777777" w:rsidR="00174C46" w:rsidRDefault="00174C46" w:rsidP="00174C46">
      <w:r>
        <w:rPr>
          <w:rFonts w:hint="eastAsia"/>
        </w:rPr>
        <w:t>此外，需要考虑交易异常处理</w:t>
      </w:r>
    </w:p>
    <w:p w14:paraId="404A2A2B" w14:textId="2CAC602C" w:rsidR="00174C46" w:rsidRDefault="00174C46" w:rsidP="00561984">
      <w:pPr>
        <w:pStyle w:val="4"/>
      </w:pPr>
      <w:r>
        <w:rPr>
          <w:rFonts w:hint="eastAsia"/>
        </w:rPr>
        <w:t>时间同步</w:t>
      </w:r>
    </w:p>
    <w:p w14:paraId="784097B9" w14:textId="485F34DB" w:rsidR="00174C46" w:rsidRPr="000C2699" w:rsidRDefault="00174C46" w:rsidP="000F6AC3">
      <w:pPr>
        <w:pStyle w:val="a9"/>
        <w:widowControl w:val="0"/>
        <w:numPr>
          <w:ilvl w:val="0"/>
          <w:numId w:val="38"/>
        </w:numPr>
      </w:pPr>
      <w:r>
        <w:rPr>
          <w:rFonts w:hint="eastAsia"/>
        </w:rPr>
        <w:t>AcuDC-</w:t>
      </w:r>
      <w:r w:rsidR="00FD7630">
        <w:rPr>
          <w:rFonts w:hint="eastAsia"/>
        </w:rPr>
        <w:t>32</w:t>
      </w:r>
      <w:r>
        <w:rPr>
          <w:rFonts w:hint="eastAsia"/>
        </w:rPr>
        <w:t>0</w:t>
      </w:r>
      <w:r>
        <w:rPr>
          <w:rFonts w:hint="eastAsia"/>
        </w:rPr>
        <w:t>需要由充电桩定时做时间同步（通过时钟同步命令，</w:t>
      </w:r>
      <w:r w:rsidRPr="000C2699">
        <w:t>至少每</w:t>
      </w:r>
      <w:r w:rsidRPr="000C2699">
        <w:t xml:space="preserve"> 24 </w:t>
      </w:r>
      <w:r w:rsidRPr="000C2699">
        <w:t>小时一次，建议每</w:t>
      </w:r>
      <w:r w:rsidRPr="000C2699">
        <w:t xml:space="preserve"> 1 </w:t>
      </w:r>
      <w:r w:rsidRPr="000C2699">
        <w:t>小时一次</w:t>
      </w:r>
      <w:r>
        <w:rPr>
          <w:rFonts w:hint="eastAsia"/>
        </w:rPr>
        <w:t>，或每次交易前一次）。</w:t>
      </w:r>
      <w:r w:rsidRPr="000C2699">
        <w:t>收到同步命令后，同步</w:t>
      </w:r>
      <w:r w:rsidRPr="000C2699">
        <w:t>meter</w:t>
      </w:r>
      <w:r w:rsidRPr="000C2699">
        <w:t>的时间</w:t>
      </w:r>
      <w:r w:rsidRPr="000C2699">
        <w:t>(</w:t>
      </w:r>
      <w:r w:rsidRPr="000C2699">
        <w:t>和</w:t>
      </w:r>
      <w:r w:rsidRPr="000C2699">
        <w:t>RTC</w:t>
      </w:r>
      <w:r w:rsidRPr="000C2699">
        <w:t>时间）。</w:t>
      </w:r>
    </w:p>
    <w:p w14:paraId="610987D2" w14:textId="077B9133" w:rsidR="00174C46" w:rsidRDefault="00174C46" w:rsidP="000F6AC3">
      <w:pPr>
        <w:pStyle w:val="a9"/>
        <w:widowControl w:val="0"/>
        <w:numPr>
          <w:ilvl w:val="0"/>
          <w:numId w:val="38"/>
        </w:numPr>
      </w:pPr>
      <w:r>
        <w:rPr>
          <w:rFonts w:hint="eastAsia"/>
        </w:rPr>
        <w:t>AcuDC-</w:t>
      </w:r>
      <w:r w:rsidR="00FD7630">
        <w:rPr>
          <w:rFonts w:hint="eastAsia"/>
        </w:rPr>
        <w:t>32</w:t>
      </w:r>
      <w:r>
        <w:rPr>
          <w:rFonts w:hint="eastAsia"/>
        </w:rPr>
        <w:t>0</w:t>
      </w:r>
      <w:r>
        <w:rPr>
          <w:rFonts w:hint="eastAsia"/>
        </w:rPr>
        <w:t>有时间同步标志</w:t>
      </w:r>
    </w:p>
    <w:p w14:paraId="45AC679E" w14:textId="77777777" w:rsidR="00174C46" w:rsidRDefault="00174C46" w:rsidP="000F6AC3">
      <w:pPr>
        <w:pStyle w:val="a9"/>
        <w:widowControl w:val="0"/>
        <w:numPr>
          <w:ilvl w:val="1"/>
          <w:numId w:val="38"/>
        </w:numPr>
      </w:pPr>
      <w:r w:rsidRPr="00AB4745">
        <w:t>当收到命令并校准成功，标志为</w:t>
      </w:r>
      <w:r w:rsidRPr="00AB4745">
        <w:t>1</w:t>
      </w:r>
      <w:r w:rsidRPr="00AB4745">
        <w:t>，如果校准不成功置</w:t>
      </w:r>
      <w:r w:rsidRPr="00AB4745">
        <w:t>0</w:t>
      </w:r>
      <w:r w:rsidRPr="00AB4745">
        <w:t>。时钟读写不成功置（时钟故障）</w:t>
      </w:r>
      <w:r w:rsidRPr="00AB4745">
        <w:t>0</w:t>
      </w:r>
      <w:r w:rsidRPr="00AB4745">
        <w:t>，</w:t>
      </w:r>
    </w:p>
    <w:p w14:paraId="020FFA8F" w14:textId="77777777" w:rsidR="00174C46" w:rsidRPr="000C2699" w:rsidRDefault="00174C46" w:rsidP="000F6AC3">
      <w:pPr>
        <w:pStyle w:val="a9"/>
        <w:widowControl w:val="0"/>
        <w:numPr>
          <w:ilvl w:val="1"/>
          <w:numId w:val="38"/>
        </w:numPr>
      </w:pPr>
      <w:r w:rsidRPr="000C2699">
        <w:t>如果收到的同步时间和同步前的</w:t>
      </w:r>
      <w:r w:rsidRPr="000C2699">
        <w:t>meter</w:t>
      </w:r>
      <w:r w:rsidRPr="000C2699">
        <w:t>时间差大于</w:t>
      </w:r>
      <w:r w:rsidRPr="000C2699">
        <w:t xml:space="preserve"> 300 </w:t>
      </w:r>
      <w:r w:rsidRPr="000C2699">
        <w:t>秒，则记录到</w:t>
      </w:r>
      <w:r w:rsidRPr="000C2699">
        <w:t xml:space="preserve"> echilog</w:t>
      </w:r>
    </w:p>
    <w:p w14:paraId="3A0BF17A" w14:textId="77777777" w:rsidR="00174C46" w:rsidRDefault="00174C46" w:rsidP="000F6AC3">
      <w:pPr>
        <w:pStyle w:val="a9"/>
        <w:widowControl w:val="0"/>
        <w:numPr>
          <w:ilvl w:val="1"/>
          <w:numId w:val="38"/>
        </w:numPr>
      </w:pPr>
      <w:r w:rsidRPr="00AB4745">
        <w:t>如果</w:t>
      </w:r>
      <w:r>
        <w:rPr>
          <w:rFonts w:hint="eastAsia"/>
        </w:rPr>
        <w:t>24</w:t>
      </w:r>
      <w:r w:rsidRPr="00AB4745">
        <w:t>小时未收到校时命令，置</w:t>
      </w:r>
      <w:r w:rsidRPr="00AB4745">
        <w:t xml:space="preserve">0. </w:t>
      </w:r>
    </w:p>
    <w:p w14:paraId="773BB1A2" w14:textId="77777777" w:rsidR="00174C46" w:rsidRDefault="00174C46" w:rsidP="000F6AC3">
      <w:pPr>
        <w:pStyle w:val="a9"/>
        <w:widowControl w:val="0"/>
        <w:numPr>
          <w:ilvl w:val="1"/>
          <w:numId w:val="38"/>
        </w:numPr>
      </w:pPr>
      <w:r w:rsidRPr="00AB4745">
        <w:t>复位、上电为</w:t>
      </w:r>
      <w:r w:rsidRPr="00AB4745">
        <w:t xml:space="preserve"> 0.</w:t>
      </w:r>
    </w:p>
    <w:p w14:paraId="481A7C4D" w14:textId="3476C5F8" w:rsidR="00174C46" w:rsidRDefault="00174C46" w:rsidP="00174C46">
      <w:pPr>
        <w:pStyle w:val="4"/>
      </w:pPr>
      <w:r>
        <w:rPr>
          <w:rFonts w:hint="eastAsia"/>
        </w:rPr>
        <w:t>发送</w:t>
      </w:r>
      <w:r w:rsidRPr="000C2699">
        <w:t>charging session data</w:t>
      </w:r>
    </w:p>
    <w:p w14:paraId="3B1F77E8" w14:textId="77777777" w:rsidR="00174C46" w:rsidRDefault="00174C46" w:rsidP="00174C46">
      <w:r>
        <w:rPr>
          <w:rFonts w:hint="eastAsia"/>
        </w:rPr>
        <w:t>充电桩在触发</w:t>
      </w:r>
      <w:r>
        <w:t>”</w:t>
      </w:r>
      <w:r>
        <w:rPr>
          <w:rFonts w:hint="eastAsia"/>
        </w:rPr>
        <w:t>交易开始</w:t>
      </w:r>
      <w:r>
        <w:t>”</w:t>
      </w:r>
      <w:r>
        <w:rPr>
          <w:rFonts w:hint="eastAsia"/>
        </w:rPr>
        <w:t>命令前，需要发送</w:t>
      </w:r>
      <w:r w:rsidRPr="000C2699">
        <w:t>charging session data</w:t>
      </w:r>
      <w:r>
        <w:rPr>
          <w:rFonts w:hint="eastAsia"/>
        </w:rPr>
        <w:t>：</w:t>
      </w:r>
    </w:p>
    <w:tbl>
      <w:tblPr>
        <w:tblStyle w:val="af"/>
        <w:tblW w:w="0" w:type="auto"/>
        <w:tblLook w:val="04A0" w:firstRow="1" w:lastRow="0" w:firstColumn="1" w:lastColumn="0" w:noHBand="0" w:noVBand="1"/>
      </w:tblPr>
      <w:tblGrid>
        <w:gridCol w:w="878"/>
        <w:gridCol w:w="1266"/>
        <w:gridCol w:w="2529"/>
        <w:gridCol w:w="3623"/>
      </w:tblGrid>
      <w:tr w:rsidR="00174C46" w14:paraId="0A177277" w14:textId="77777777" w:rsidTr="00C75C02">
        <w:tc>
          <w:tcPr>
            <w:tcW w:w="878" w:type="dxa"/>
          </w:tcPr>
          <w:p w14:paraId="4147C244" w14:textId="77777777" w:rsidR="00174C46" w:rsidRPr="00EF62C3" w:rsidRDefault="00174C46">
            <w:r w:rsidRPr="00F9518B">
              <w:t>IS</w:t>
            </w:r>
          </w:p>
        </w:tc>
        <w:tc>
          <w:tcPr>
            <w:tcW w:w="1266" w:type="dxa"/>
          </w:tcPr>
          <w:p w14:paraId="78F49360" w14:textId="77777777" w:rsidR="00174C46" w:rsidRPr="00CF4A54" w:rsidRDefault="00174C46">
            <w:pPr>
              <w:rPr>
                <w:rFonts w:ascii="Segoe UI" w:hAnsi="Segoe UI" w:cs="Segoe UI"/>
                <w:color w:val="1F2328"/>
                <w:shd w:val="clear" w:color="auto" w:fill="FFFFFF"/>
              </w:rPr>
            </w:pPr>
            <w:r w:rsidRPr="00445468">
              <w:rPr>
                <w:rFonts w:ascii="Segoe UI" w:hAnsi="Segoe UI" w:cs="Segoe UI"/>
                <w:color w:val="1F2328"/>
                <w:shd w:val="clear" w:color="auto" w:fill="FFFFFF"/>
              </w:rPr>
              <w:t>Boolean</w:t>
            </w:r>
          </w:p>
        </w:tc>
        <w:tc>
          <w:tcPr>
            <w:tcW w:w="2529" w:type="dxa"/>
          </w:tcPr>
          <w:p w14:paraId="59C6C08F" w14:textId="77777777" w:rsidR="00174C46" w:rsidRPr="00F9518B" w:rsidRDefault="00174C46">
            <w:r w:rsidRPr="00445468">
              <w:t>Identification Status</w:t>
            </w:r>
          </w:p>
        </w:tc>
        <w:tc>
          <w:tcPr>
            <w:tcW w:w="3623" w:type="dxa"/>
          </w:tcPr>
          <w:p w14:paraId="38D6235D" w14:textId="77777777" w:rsidR="00174C46" w:rsidRDefault="00174C46">
            <w:r>
              <w:t>T</w:t>
            </w:r>
            <w:r>
              <w:rPr>
                <w:rFonts w:hint="eastAsia"/>
              </w:rPr>
              <w:t>rue/false</w:t>
            </w:r>
          </w:p>
        </w:tc>
      </w:tr>
      <w:tr w:rsidR="00174C46" w14:paraId="10D423F7" w14:textId="77777777" w:rsidTr="00C75C02">
        <w:tc>
          <w:tcPr>
            <w:tcW w:w="878" w:type="dxa"/>
          </w:tcPr>
          <w:p w14:paraId="408F043D" w14:textId="77777777" w:rsidR="00174C46" w:rsidRPr="001C2F96" w:rsidRDefault="00174C46">
            <w:pPr>
              <w:rPr>
                <w:rFonts w:ascii="Segoe UI" w:hAnsi="Segoe UI" w:cs="Segoe UI"/>
                <w:color w:val="1F2328"/>
              </w:rPr>
            </w:pPr>
            <w:r>
              <w:rPr>
                <w:rFonts w:ascii="Segoe UI" w:hAnsi="Segoe UI" w:cs="Segoe UI"/>
                <w:color w:val="1F2328"/>
              </w:rPr>
              <w:lastRenderedPageBreak/>
              <w:t>IL</w:t>
            </w:r>
          </w:p>
        </w:tc>
        <w:tc>
          <w:tcPr>
            <w:tcW w:w="1266" w:type="dxa"/>
          </w:tcPr>
          <w:p w14:paraId="49A27D2A" w14:textId="77777777" w:rsidR="00174C46" w:rsidRPr="00CF4A54" w:rsidRDefault="00174C46">
            <w:pPr>
              <w:rPr>
                <w:rFonts w:ascii="Segoe UI" w:hAnsi="Segoe UI" w:cs="Segoe UI"/>
                <w:color w:val="1F2328"/>
                <w:shd w:val="clear" w:color="auto" w:fill="FFFFFF"/>
              </w:rPr>
            </w:pPr>
            <w:r w:rsidRPr="001E11AF">
              <w:rPr>
                <w:rFonts w:ascii="Segoe UI" w:hAnsi="Segoe UI" w:cs="Segoe UI"/>
                <w:color w:val="1F2328"/>
                <w:shd w:val="clear" w:color="auto" w:fill="FFFFFF"/>
              </w:rPr>
              <w:t>String</w:t>
            </w:r>
          </w:p>
        </w:tc>
        <w:tc>
          <w:tcPr>
            <w:tcW w:w="2529" w:type="dxa"/>
          </w:tcPr>
          <w:p w14:paraId="79A88866" w14:textId="77777777" w:rsidR="00174C46" w:rsidRPr="00F9518B" w:rsidRDefault="00174C46">
            <w:r w:rsidRPr="0017204F">
              <w:t>Identification Level</w:t>
            </w:r>
          </w:p>
        </w:tc>
        <w:tc>
          <w:tcPr>
            <w:tcW w:w="3623" w:type="dxa"/>
          </w:tcPr>
          <w:p w14:paraId="5185B095" w14:textId="77777777" w:rsidR="00174C46" w:rsidRDefault="00174C46">
            <w:r>
              <w:rPr>
                <w:rFonts w:hint="eastAsia"/>
              </w:rPr>
              <w:t xml:space="preserve">OCMF </w:t>
            </w:r>
            <w:r w:rsidRPr="00D34246">
              <w:t>T</w:t>
            </w:r>
            <w:r>
              <w:rPr>
                <w:rFonts w:hint="eastAsia"/>
              </w:rPr>
              <w:t>able 11</w:t>
            </w:r>
          </w:p>
        </w:tc>
      </w:tr>
      <w:tr w:rsidR="00174C46" w14:paraId="2E42BC1D" w14:textId="77777777" w:rsidTr="00C75C02">
        <w:tc>
          <w:tcPr>
            <w:tcW w:w="878" w:type="dxa"/>
          </w:tcPr>
          <w:p w14:paraId="35747A6C" w14:textId="77777777" w:rsidR="00174C46" w:rsidRPr="00EF62C3" w:rsidRDefault="00174C46">
            <w:r w:rsidRPr="001C2F96">
              <w:t>IF</w:t>
            </w:r>
          </w:p>
        </w:tc>
        <w:tc>
          <w:tcPr>
            <w:tcW w:w="1266" w:type="dxa"/>
          </w:tcPr>
          <w:p w14:paraId="508943D8" w14:textId="77777777" w:rsidR="00174C46" w:rsidRPr="00CF4A54" w:rsidRDefault="00174C46">
            <w:pPr>
              <w:rPr>
                <w:rFonts w:ascii="Segoe UI" w:hAnsi="Segoe UI" w:cs="Segoe UI"/>
                <w:color w:val="1F2328"/>
                <w:shd w:val="clear" w:color="auto" w:fill="FFFFFF"/>
              </w:rPr>
            </w:pPr>
            <w:r w:rsidRPr="0017204F">
              <w:rPr>
                <w:rFonts w:ascii="Segoe UI" w:hAnsi="Segoe UI" w:cs="Segoe UI"/>
                <w:color w:val="1F2328"/>
                <w:shd w:val="clear" w:color="auto" w:fill="FFFFFF"/>
              </w:rPr>
              <w:t>Array of Strings</w:t>
            </w:r>
          </w:p>
        </w:tc>
        <w:tc>
          <w:tcPr>
            <w:tcW w:w="2529" w:type="dxa"/>
          </w:tcPr>
          <w:p w14:paraId="3CFCA1AA" w14:textId="77777777" w:rsidR="00174C46" w:rsidRPr="00F9518B" w:rsidRDefault="00174C46">
            <w:r w:rsidRPr="0017204F">
              <w:t>Identification Flags</w:t>
            </w:r>
          </w:p>
        </w:tc>
        <w:tc>
          <w:tcPr>
            <w:tcW w:w="3623" w:type="dxa"/>
          </w:tcPr>
          <w:p w14:paraId="42D2DBB0" w14:textId="77777777" w:rsidR="00174C46" w:rsidRDefault="00174C46">
            <w:r>
              <w:rPr>
                <w:rFonts w:hint="eastAsia"/>
              </w:rPr>
              <w:t xml:space="preserve">OCMF </w:t>
            </w:r>
            <w:r w:rsidRPr="00D34246">
              <w:t>T</w:t>
            </w:r>
            <w:r>
              <w:rPr>
                <w:rFonts w:hint="eastAsia"/>
              </w:rPr>
              <w:t>able 12,13,14,15,16</w:t>
            </w:r>
          </w:p>
        </w:tc>
      </w:tr>
      <w:tr w:rsidR="00174C46" w14:paraId="6F61CE0B" w14:textId="77777777" w:rsidTr="00C75C02">
        <w:tc>
          <w:tcPr>
            <w:tcW w:w="878" w:type="dxa"/>
          </w:tcPr>
          <w:p w14:paraId="513781D2" w14:textId="77777777" w:rsidR="00174C46" w:rsidRPr="00EF62C3" w:rsidRDefault="00174C46">
            <w:r w:rsidRPr="001C2F96">
              <w:t>IT</w:t>
            </w:r>
          </w:p>
        </w:tc>
        <w:tc>
          <w:tcPr>
            <w:tcW w:w="1266" w:type="dxa"/>
          </w:tcPr>
          <w:p w14:paraId="597C3499" w14:textId="77777777" w:rsidR="00174C46" w:rsidRPr="00CF4A54" w:rsidRDefault="00174C46">
            <w:pPr>
              <w:rPr>
                <w:rFonts w:ascii="Segoe UI" w:hAnsi="Segoe UI" w:cs="Segoe UI"/>
                <w:color w:val="1F2328"/>
                <w:shd w:val="clear" w:color="auto" w:fill="FFFFFF"/>
              </w:rPr>
            </w:pPr>
            <w:r w:rsidRPr="001E11AF">
              <w:rPr>
                <w:rFonts w:ascii="Segoe UI" w:hAnsi="Segoe UI" w:cs="Segoe UI"/>
                <w:color w:val="1F2328"/>
                <w:shd w:val="clear" w:color="auto" w:fill="FFFFFF"/>
              </w:rPr>
              <w:t>String</w:t>
            </w:r>
          </w:p>
        </w:tc>
        <w:tc>
          <w:tcPr>
            <w:tcW w:w="2529" w:type="dxa"/>
          </w:tcPr>
          <w:p w14:paraId="0CFAAD39" w14:textId="77777777" w:rsidR="00174C46" w:rsidRPr="00F9518B" w:rsidRDefault="00174C46">
            <w:r w:rsidRPr="0017204F">
              <w:t>Identification Type</w:t>
            </w:r>
          </w:p>
        </w:tc>
        <w:tc>
          <w:tcPr>
            <w:tcW w:w="3623" w:type="dxa"/>
          </w:tcPr>
          <w:p w14:paraId="07D41CCE" w14:textId="77777777" w:rsidR="00174C46" w:rsidRDefault="00174C46">
            <w:r>
              <w:rPr>
                <w:rFonts w:hint="eastAsia"/>
              </w:rPr>
              <w:t xml:space="preserve">OCMF </w:t>
            </w:r>
            <w:r w:rsidRPr="00D34246">
              <w:t>T</w:t>
            </w:r>
            <w:r>
              <w:rPr>
                <w:rFonts w:hint="eastAsia"/>
              </w:rPr>
              <w:t>able 17</w:t>
            </w:r>
          </w:p>
        </w:tc>
      </w:tr>
      <w:tr w:rsidR="00174C46" w14:paraId="50E48729" w14:textId="77777777" w:rsidTr="00C75C02">
        <w:tc>
          <w:tcPr>
            <w:tcW w:w="878" w:type="dxa"/>
          </w:tcPr>
          <w:p w14:paraId="162A7994" w14:textId="77777777" w:rsidR="00174C46" w:rsidRPr="00155E9F" w:rsidRDefault="00174C46">
            <w:pPr>
              <w:rPr>
                <w:rFonts w:ascii="Segoe UI" w:hAnsi="Segoe UI" w:cs="Segoe UI"/>
                <w:color w:val="1F2328"/>
              </w:rPr>
            </w:pPr>
            <w:r>
              <w:rPr>
                <w:rFonts w:ascii="Segoe UI" w:hAnsi="Segoe UI" w:cs="Segoe UI"/>
                <w:color w:val="1F2328"/>
              </w:rPr>
              <w:t>ID</w:t>
            </w:r>
          </w:p>
        </w:tc>
        <w:tc>
          <w:tcPr>
            <w:tcW w:w="1266" w:type="dxa"/>
          </w:tcPr>
          <w:p w14:paraId="7686E6B9" w14:textId="77777777" w:rsidR="00174C46" w:rsidRPr="00CF4A54" w:rsidRDefault="00174C46">
            <w:pPr>
              <w:rPr>
                <w:rFonts w:ascii="Segoe UI" w:hAnsi="Segoe UI" w:cs="Segoe UI"/>
                <w:color w:val="1F2328"/>
                <w:shd w:val="clear" w:color="auto" w:fill="FFFFFF"/>
              </w:rPr>
            </w:pPr>
            <w:r w:rsidRPr="001E11AF">
              <w:rPr>
                <w:rFonts w:ascii="Segoe UI" w:hAnsi="Segoe UI" w:cs="Segoe UI"/>
                <w:color w:val="1F2328"/>
                <w:shd w:val="clear" w:color="auto" w:fill="FFFFFF"/>
              </w:rPr>
              <w:t>String</w:t>
            </w:r>
          </w:p>
        </w:tc>
        <w:tc>
          <w:tcPr>
            <w:tcW w:w="2529" w:type="dxa"/>
          </w:tcPr>
          <w:p w14:paraId="304E3DBF" w14:textId="77777777" w:rsidR="00174C46" w:rsidRPr="00F9518B" w:rsidRDefault="00174C46">
            <w:r w:rsidRPr="002F6E8A">
              <w:t>Identification Data</w:t>
            </w:r>
          </w:p>
        </w:tc>
        <w:tc>
          <w:tcPr>
            <w:tcW w:w="3623" w:type="dxa"/>
          </w:tcPr>
          <w:p w14:paraId="44A389A6" w14:textId="77777777" w:rsidR="00174C46" w:rsidRDefault="00174C46">
            <w:r>
              <w:rPr>
                <w:rFonts w:hint="eastAsia"/>
              </w:rPr>
              <w:t xml:space="preserve">OCMF </w:t>
            </w:r>
            <w:r w:rsidRPr="00D34246">
              <w:t>Table 18</w:t>
            </w:r>
          </w:p>
        </w:tc>
      </w:tr>
      <w:tr w:rsidR="00174C46" w14:paraId="2128CD40" w14:textId="77777777" w:rsidTr="00C75C02">
        <w:tc>
          <w:tcPr>
            <w:tcW w:w="878" w:type="dxa"/>
          </w:tcPr>
          <w:p w14:paraId="6A221246" w14:textId="77777777" w:rsidR="00174C46" w:rsidRDefault="00174C46">
            <w:pPr>
              <w:rPr>
                <w:rFonts w:ascii="Segoe UI" w:hAnsi="Segoe UI" w:cs="Segoe UI"/>
                <w:color w:val="1F2328"/>
              </w:rPr>
            </w:pPr>
            <w:r w:rsidRPr="00155E9F">
              <w:rPr>
                <w:rFonts w:ascii="Segoe UI" w:hAnsi="Segoe UI" w:cs="Segoe UI"/>
                <w:color w:val="1F2328"/>
              </w:rPr>
              <w:t>TT</w:t>
            </w:r>
          </w:p>
        </w:tc>
        <w:tc>
          <w:tcPr>
            <w:tcW w:w="1266" w:type="dxa"/>
          </w:tcPr>
          <w:p w14:paraId="3823F43A" w14:textId="77777777" w:rsidR="00174C46" w:rsidRPr="00CF4A54" w:rsidRDefault="00174C46">
            <w:pPr>
              <w:rPr>
                <w:rFonts w:ascii="Segoe UI" w:hAnsi="Segoe UI" w:cs="Segoe UI"/>
                <w:color w:val="1F2328"/>
                <w:shd w:val="clear" w:color="auto" w:fill="FFFFFF"/>
              </w:rPr>
            </w:pPr>
            <w:r w:rsidRPr="001E11AF">
              <w:rPr>
                <w:rFonts w:ascii="Segoe UI" w:hAnsi="Segoe UI" w:cs="Segoe UI"/>
                <w:color w:val="1F2328"/>
                <w:shd w:val="clear" w:color="auto" w:fill="FFFFFF"/>
              </w:rPr>
              <w:t>String</w:t>
            </w:r>
          </w:p>
        </w:tc>
        <w:tc>
          <w:tcPr>
            <w:tcW w:w="2529" w:type="dxa"/>
          </w:tcPr>
          <w:p w14:paraId="565D2505" w14:textId="77777777" w:rsidR="00174C46" w:rsidRPr="00F9518B" w:rsidRDefault="00174C46">
            <w:r w:rsidRPr="002F6E8A">
              <w:t>Tariff Text</w:t>
            </w:r>
          </w:p>
        </w:tc>
        <w:tc>
          <w:tcPr>
            <w:tcW w:w="3623" w:type="dxa"/>
          </w:tcPr>
          <w:p w14:paraId="4E620363" w14:textId="77777777" w:rsidR="00174C46" w:rsidRDefault="00174C46">
            <w:r>
              <w:rPr>
                <w:rFonts w:hint="eastAsia"/>
              </w:rPr>
              <w:t>40 chars</w:t>
            </w:r>
          </w:p>
        </w:tc>
      </w:tr>
    </w:tbl>
    <w:p w14:paraId="5EF84D36" w14:textId="4AE8E9F3" w:rsidR="00174C46" w:rsidRDefault="00174C46" w:rsidP="00561984">
      <w:pPr>
        <w:pStyle w:val="4"/>
      </w:pPr>
      <w:r>
        <w:rPr>
          <w:rFonts w:hint="eastAsia"/>
        </w:rPr>
        <w:t>交易开始</w:t>
      </w:r>
    </w:p>
    <w:p w14:paraId="76B6FF0F" w14:textId="41BA9BD4" w:rsidR="00174C46" w:rsidRDefault="00174C46" w:rsidP="00174C46">
      <w:r>
        <w:rPr>
          <w:rFonts w:hint="eastAsia"/>
        </w:rPr>
        <w:t>AcuDC-</w:t>
      </w:r>
      <w:r w:rsidR="00FD7630">
        <w:rPr>
          <w:rFonts w:hint="eastAsia"/>
        </w:rPr>
        <w:t>32</w:t>
      </w:r>
      <w:r>
        <w:rPr>
          <w:rFonts w:hint="eastAsia"/>
        </w:rPr>
        <w:t>0</w:t>
      </w:r>
      <w:r>
        <w:rPr>
          <w:rFonts w:hint="eastAsia"/>
        </w:rPr>
        <w:t>在接受到</w:t>
      </w:r>
      <w:r>
        <w:t>”</w:t>
      </w:r>
      <w:r>
        <w:rPr>
          <w:rFonts w:hint="eastAsia"/>
        </w:rPr>
        <w:t>交易开始“命令时，开始新交易。</w:t>
      </w:r>
    </w:p>
    <w:p w14:paraId="6563D89C" w14:textId="335F023D" w:rsidR="00174C46" w:rsidRDefault="00174C46" w:rsidP="00174C46">
      <w:r>
        <w:rPr>
          <w:rFonts w:hint="eastAsia"/>
        </w:rPr>
        <w:t>当前交易未完成情况下，不应开启新交易</w:t>
      </w:r>
      <w:r>
        <w:rPr>
          <w:rFonts w:hint="eastAsia"/>
        </w:rPr>
        <w:t xml:space="preserve"> </w:t>
      </w:r>
      <w:r>
        <w:rPr>
          <w:rFonts w:hint="eastAsia"/>
        </w:rPr>
        <w:t>（返回报错）</w:t>
      </w:r>
    </w:p>
    <w:p w14:paraId="4279C3BF" w14:textId="77777777" w:rsidR="00174C46" w:rsidRDefault="00174C46" w:rsidP="00174C46">
      <w:r>
        <w:rPr>
          <w:rFonts w:hint="eastAsia"/>
        </w:rPr>
        <w:t>Fatal Error</w:t>
      </w:r>
      <w:r>
        <w:rPr>
          <w:rFonts w:hint="eastAsia"/>
        </w:rPr>
        <w:t>情况下，不应开启新交易</w:t>
      </w:r>
      <w:r>
        <w:rPr>
          <w:rFonts w:hint="eastAsia"/>
        </w:rPr>
        <w:t xml:space="preserve"> </w:t>
      </w:r>
      <w:r>
        <w:rPr>
          <w:rFonts w:hint="eastAsia"/>
        </w:rPr>
        <w:t>（返回报错）</w:t>
      </w:r>
    </w:p>
    <w:p w14:paraId="54573F84" w14:textId="243ED615" w:rsidR="00174C46" w:rsidRDefault="00174C46" w:rsidP="00561984">
      <w:pPr>
        <w:pStyle w:val="4"/>
      </w:pPr>
      <w:r>
        <w:rPr>
          <w:rFonts w:hint="eastAsia"/>
        </w:rPr>
        <w:t>交易执行中</w:t>
      </w:r>
    </w:p>
    <w:p w14:paraId="322C8F95" w14:textId="5EE5A0FF" w:rsidR="00174C46" w:rsidRDefault="00174C46" w:rsidP="00174C46">
      <w:r>
        <w:rPr>
          <w:rFonts w:hint="eastAsia"/>
        </w:rPr>
        <w:t>交易执行中，</w:t>
      </w:r>
      <w:r>
        <w:rPr>
          <w:rFonts w:hint="eastAsia"/>
        </w:rPr>
        <w:t>AcuDC-</w:t>
      </w:r>
      <w:r w:rsidR="00FD7630">
        <w:rPr>
          <w:rFonts w:hint="eastAsia"/>
        </w:rPr>
        <w:t>32</w:t>
      </w:r>
      <w:r>
        <w:rPr>
          <w:rFonts w:hint="eastAsia"/>
        </w:rPr>
        <w:t>0</w:t>
      </w:r>
      <w:r>
        <w:rPr>
          <w:rFonts w:hint="eastAsia"/>
        </w:rPr>
        <w:t>应维护更新以下参数</w:t>
      </w:r>
    </w:p>
    <w:p w14:paraId="2AE33F85" w14:textId="77777777" w:rsidR="00174C46" w:rsidRDefault="00174C46" w:rsidP="000F6AC3">
      <w:pPr>
        <w:pStyle w:val="a9"/>
        <w:widowControl w:val="0"/>
        <w:numPr>
          <w:ilvl w:val="0"/>
          <w:numId w:val="34"/>
        </w:numPr>
      </w:pPr>
      <w:r>
        <w:rPr>
          <w:rFonts w:hint="eastAsia"/>
        </w:rPr>
        <w:t>当前充电开始时间：如</w:t>
      </w:r>
      <w:r w:rsidRPr="00D06508">
        <w:t>20</w:t>
      </w:r>
      <w:r>
        <w:rPr>
          <w:rFonts w:hint="eastAsia"/>
        </w:rPr>
        <w:t>24</w:t>
      </w:r>
      <w:r w:rsidRPr="00D06508">
        <w:t>-</w:t>
      </w:r>
      <w:r>
        <w:rPr>
          <w:rFonts w:hint="eastAsia"/>
        </w:rPr>
        <w:t>11-24</w:t>
      </w:r>
      <w:r w:rsidRPr="00D06508">
        <w:t>T</w:t>
      </w:r>
      <w:r>
        <w:rPr>
          <w:rFonts w:hint="eastAsia"/>
        </w:rPr>
        <w:t>23</w:t>
      </w:r>
      <w:r w:rsidRPr="00D06508">
        <w:t>:22:</w:t>
      </w:r>
      <w:r>
        <w:rPr>
          <w:rFonts w:hint="eastAsia"/>
        </w:rPr>
        <w:t>00</w:t>
      </w:r>
      <w:r w:rsidRPr="00D06508">
        <w:t>,000+0</w:t>
      </w:r>
      <w:r>
        <w:rPr>
          <w:rFonts w:hint="eastAsia"/>
        </w:rPr>
        <w:t>8</w:t>
      </w:r>
      <w:r w:rsidRPr="00D06508">
        <w:t>00</w:t>
      </w:r>
    </w:p>
    <w:p w14:paraId="6B0888D6" w14:textId="77777777" w:rsidR="00174C46" w:rsidRDefault="00174C46" w:rsidP="000F6AC3">
      <w:pPr>
        <w:pStyle w:val="a9"/>
        <w:widowControl w:val="0"/>
        <w:numPr>
          <w:ilvl w:val="0"/>
          <w:numId w:val="34"/>
        </w:numPr>
      </w:pPr>
      <w:r>
        <w:rPr>
          <w:rFonts w:hint="eastAsia"/>
        </w:rPr>
        <w:t>时间同步状态</w:t>
      </w:r>
    </w:p>
    <w:p w14:paraId="41766A6F" w14:textId="77777777" w:rsidR="00174C46" w:rsidRDefault="00174C46" w:rsidP="000F6AC3">
      <w:pPr>
        <w:pStyle w:val="a9"/>
        <w:widowControl w:val="0"/>
        <w:numPr>
          <w:ilvl w:val="0"/>
          <w:numId w:val="34"/>
        </w:numPr>
      </w:pPr>
      <w:r>
        <w:rPr>
          <w:rFonts w:hint="eastAsia"/>
        </w:rPr>
        <w:t>本交易中的进线电能</w:t>
      </w:r>
      <w:r>
        <w:rPr>
          <w:rFonts w:hint="eastAsia"/>
        </w:rPr>
        <w:t>Transaction Import Energy in kWh</w:t>
      </w:r>
    </w:p>
    <w:p w14:paraId="76DE055A" w14:textId="77777777" w:rsidR="00174C46" w:rsidRDefault="00174C46" w:rsidP="000F6AC3">
      <w:pPr>
        <w:pStyle w:val="a9"/>
        <w:widowControl w:val="0"/>
        <w:numPr>
          <w:ilvl w:val="0"/>
          <w:numId w:val="34"/>
        </w:numPr>
      </w:pPr>
      <w:r>
        <w:rPr>
          <w:rFonts w:hint="eastAsia"/>
        </w:rPr>
        <w:t>本交易中的出线电能</w:t>
      </w:r>
      <w:r>
        <w:rPr>
          <w:rFonts w:hint="eastAsia"/>
        </w:rPr>
        <w:t>Transaction Export Energy in kWh</w:t>
      </w:r>
    </w:p>
    <w:p w14:paraId="3E805684" w14:textId="77777777" w:rsidR="00174C46" w:rsidRDefault="00174C46" w:rsidP="000F6AC3">
      <w:pPr>
        <w:pStyle w:val="a9"/>
        <w:widowControl w:val="0"/>
        <w:numPr>
          <w:ilvl w:val="0"/>
          <w:numId w:val="34"/>
        </w:numPr>
      </w:pPr>
      <w:r>
        <w:rPr>
          <w:rFonts w:hint="eastAsia"/>
        </w:rPr>
        <w:t>交易持续时间</w:t>
      </w:r>
      <w:r>
        <w:rPr>
          <w:rFonts w:hint="eastAsia"/>
        </w:rPr>
        <w:t>Duration (in second)</w:t>
      </w:r>
    </w:p>
    <w:p w14:paraId="5C83D381" w14:textId="77777777" w:rsidR="00174C46" w:rsidRDefault="00174C46" w:rsidP="00174C46">
      <w:r>
        <w:rPr>
          <w:rFonts w:hint="eastAsia"/>
        </w:rPr>
        <w:t>交易过程中可由</w:t>
      </w:r>
      <w:r>
        <w:rPr>
          <w:rFonts w:hint="eastAsia"/>
        </w:rPr>
        <w:t>Modbus</w:t>
      </w:r>
      <w:r>
        <w:rPr>
          <w:rFonts w:hint="eastAsia"/>
        </w:rPr>
        <w:t>实时读取以上信息。以上信息要有专门的访问寄存器。</w:t>
      </w:r>
    </w:p>
    <w:p w14:paraId="1FF14C32" w14:textId="6B9A4661" w:rsidR="00174C46" w:rsidRDefault="00174C46" w:rsidP="00561984">
      <w:pPr>
        <w:pStyle w:val="4"/>
      </w:pPr>
      <w:r>
        <w:rPr>
          <w:rFonts w:hint="eastAsia"/>
        </w:rPr>
        <w:t>交易完成</w:t>
      </w:r>
    </w:p>
    <w:p w14:paraId="0704D151" w14:textId="0225FAB9" w:rsidR="00174C46" w:rsidRDefault="00174C46" w:rsidP="00174C46">
      <w:r>
        <w:rPr>
          <w:rFonts w:hint="eastAsia"/>
        </w:rPr>
        <w:t>AcuDC-</w:t>
      </w:r>
      <w:r w:rsidR="00FD7630">
        <w:rPr>
          <w:rFonts w:hint="eastAsia"/>
        </w:rPr>
        <w:t>32</w:t>
      </w:r>
      <w:r>
        <w:rPr>
          <w:rFonts w:hint="eastAsia"/>
        </w:rPr>
        <w:t>0</w:t>
      </w:r>
      <w:r>
        <w:rPr>
          <w:rFonts w:hint="eastAsia"/>
        </w:rPr>
        <w:t>在接受到</w:t>
      </w:r>
      <w:r>
        <w:t>”</w:t>
      </w:r>
      <w:r>
        <w:rPr>
          <w:rFonts w:hint="eastAsia"/>
        </w:rPr>
        <w:t>交易完成“命令时，结束交易并记录交易日志。装置自动进入空闲模式。可以重新启动下一次充电。</w:t>
      </w:r>
    </w:p>
    <w:p w14:paraId="5EDEB7E9" w14:textId="0ADBAC00" w:rsidR="00174C46" w:rsidRDefault="00174C46" w:rsidP="00561984">
      <w:pPr>
        <w:pStyle w:val="4"/>
      </w:pPr>
      <w:r>
        <w:rPr>
          <w:rFonts w:hint="eastAsia"/>
        </w:rPr>
        <w:t>异常处理</w:t>
      </w:r>
    </w:p>
    <w:p w14:paraId="21425B49" w14:textId="77777777" w:rsidR="00174C46" w:rsidRDefault="00174C46" w:rsidP="000F6AC3">
      <w:pPr>
        <w:pStyle w:val="a9"/>
        <w:widowControl w:val="0"/>
        <w:numPr>
          <w:ilvl w:val="0"/>
          <w:numId w:val="35"/>
        </w:numPr>
      </w:pPr>
      <w:r>
        <w:rPr>
          <w:rFonts w:hint="eastAsia"/>
        </w:rPr>
        <w:t>断电</w:t>
      </w:r>
    </w:p>
    <w:p w14:paraId="09B4B9BE" w14:textId="77777777" w:rsidR="00174C46" w:rsidRDefault="00174C46" w:rsidP="000F6AC3">
      <w:pPr>
        <w:pStyle w:val="a9"/>
        <w:widowControl w:val="0"/>
        <w:numPr>
          <w:ilvl w:val="0"/>
          <w:numId w:val="35"/>
        </w:numPr>
      </w:pPr>
      <w:r>
        <w:rPr>
          <w:rFonts w:hint="eastAsia"/>
        </w:rPr>
        <w:t>超时未完成交易</w:t>
      </w:r>
      <w:r>
        <w:rPr>
          <w:rFonts w:hint="eastAsia"/>
        </w:rPr>
        <w:t xml:space="preserve"> </w:t>
      </w:r>
      <w:r>
        <w:rPr>
          <w:rFonts w:hint="eastAsia"/>
        </w:rPr>
        <w:t>（超时配置，默认</w:t>
      </w:r>
      <w:r>
        <w:rPr>
          <w:rFonts w:hint="eastAsia"/>
        </w:rPr>
        <w:t>disable</w:t>
      </w:r>
      <w:r>
        <w:rPr>
          <w:rFonts w:hint="eastAsia"/>
        </w:rPr>
        <w:t>）</w:t>
      </w:r>
    </w:p>
    <w:p w14:paraId="754666AB" w14:textId="77777777" w:rsidR="00174C46" w:rsidRDefault="00174C46" w:rsidP="000F6AC3">
      <w:pPr>
        <w:pStyle w:val="a9"/>
        <w:widowControl w:val="0"/>
        <w:numPr>
          <w:ilvl w:val="0"/>
          <w:numId w:val="35"/>
        </w:numPr>
      </w:pPr>
      <w:r>
        <w:rPr>
          <w:rFonts w:hint="eastAsia"/>
        </w:rPr>
        <w:t>系统异常时充电桩发充电指令无效</w:t>
      </w:r>
    </w:p>
    <w:p w14:paraId="28DD9440" w14:textId="77777777" w:rsidR="00174C46" w:rsidRPr="002959E3" w:rsidRDefault="00174C46" w:rsidP="00174C46"/>
    <w:p w14:paraId="578D24E7" w14:textId="05A3D90C" w:rsidR="00174C46" w:rsidRPr="00F57FEA" w:rsidRDefault="00561984" w:rsidP="00561984">
      <w:pPr>
        <w:pStyle w:val="3"/>
      </w:pPr>
      <w:bookmarkStart w:id="183" w:name="_Toc212470199"/>
      <w:r>
        <w:rPr>
          <w:rFonts w:hint="eastAsia"/>
        </w:rPr>
        <w:t>3.6.3</w:t>
      </w:r>
      <w:r w:rsidR="00174C46">
        <w:rPr>
          <w:rFonts w:hint="eastAsia"/>
        </w:rPr>
        <w:t xml:space="preserve"> </w:t>
      </w:r>
      <w:r w:rsidR="00174C46">
        <w:rPr>
          <w:rFonts w:hint="eastAsia"/>
        </w:rPr>
        <w:t>交易日志</w:t>
      </w:r>
      <w:bookmarkEnd w:id="183"/>
    </w:p>
    <w:p w14:paraId="5CCDA0F6" w14:textId="06103638" w:rsidR="00174C46" w:rsidRDefault="00174C46" w:rsidP="00174C46">
      <w:r>
        <w:t>AcuDC-</w:t>
      </w:r>
      <w:r w:rsidR="00FD7630">
        <w:t>32</w:t>
      </w:r>
      <w:r>
        <w:t xml:space="preserve">0 </w:t>
      </w:r>
      <w:r>
        <w:t>将按照</w:t>
      </w:r>
      <w:r>
        <w:t xml:space="preserve"> OCMF </w:t>
      </w:r>
      <w:r>
        <w:t>要求记录以下内容：</w:t>
      </w:r>
    </w:p>
    <w:p w14:paraId="57A4DE8C" w14:textId="77777777" w:rsidR="00174C46" w:rsidRDefault="00174C46" w:rsidP="000F6AC3">
      <w:pPr>
        <w:pStyle w:val="a9"/>
        <w:widowControl w:val="0"/>
        <w:numPr>
          <w:ilvl w:val="0"/>
          <w:numId w:val="37"/>
        </w:numPr>
      </w:pPr>
      <w:r>
        <w:rPr>
          <w:rFonts w:hint="eastAsia"/>
        </w:rPr>
        <w:t>交易</w:t>
      </w:r>
      <w:r>
        <w:rPr>
          <w:rFonts w:hint="eastAsia"/>
        </w:rPr>
        <w:t>ID (Transaction ID)</w:t>
      </w:r>
    </w:p>
    <w:p w14:paraId="6AFA9140" w14:textId="77777777" w:rsidR="00174C46" w:rsidRDefault="00174C46" w:rsidP="00174C46">
      <w:r>
        <w:rPr>
          <w:rFonts w:hint="eastAsia"/>
        </w:rPr>
        <w:t>交易开始时</w:t>
      </w:r>
    </w:p>
    <w:p w14:paraId="29A32FC6" w14:textId="77777777" w:rsidR="00174C46" w:rsidRDefault="00174C46" w:rsidP="000F6AC3">
      <w:pPr>
        <w:pStyle w:val="a9"/>
        <w:widowControl w:val="0"/>
        <w:numPr>
          <w:ilvl w:val="0"/>
          <w:numId w:val="36"/>
        </w:numPr>
      </w:pPr>
      <w:r>
        <w:rPr>
          <w:rFonts w:hint="eastAsia"/>
        </w:rPr>
        <w:lastRenderedPageBreak/>
        <w:t>时间戳（</w:t>
      </w:r>
      <w:r>
        <w:t>Timestamp</w:t>
      </w:r>
      <w:r>
        <w:t>）</w:t>
      </w:r>
      <w:r w:rsidRPr="00C530D4">
        <w:rPr>
          <w:rFonts w:hint="eastAsia"/>
        </w:rPr>
        <w:t>（</w:t>
      </w:r>
      <w:r w:rsidRPr="006F4C0F">
        <w:rPr>
          <w:rFonts w:ascii="Consolas" w:eastAsia="Times New Roman" w:hAnsi="Consolas" w:cs="Times New Roman"/>
          <w:kern w:val="0"/>
          <w:sz w:val="21"/>
          <w:szCs w:val="21"/>
          <w14:ligatures w14:val="none"/>
        </w:rPr>
        <w:t>2018-07-24T13:22:04,000+0200 S</w:t>
      </w:r>
      <w:r w:rsidRPr="006F4C0F">
        <w:rPr>
          <w:rFonts w:ascii="SimSun" w:eastAsia="SimSun" w:hAnsi="SimSun" w:cs="SimSun" w:hint="eastAsia"/>
          <w:kern w:val="0"/>
          <w:sz w:val="21"/>
          <w:szCs w:val="21"/>
          <w14:ligatures w14:val="none"/>
        </w:rPr>
        <w:t>）</w:t>
      </w:r>
      <w:r>
        <w:rPr>
          <w:rFonts w:ascii="SimSun" w:eastAsia="SimSun" w:hAnsi="SimSun" w:cs="SimSun" w:hint="eastAsia"/>
          <w:kern w:val="0"/>
          <w:sz w:val="21"/>
          <w:szCs w:val="21"/>
          <w14:ligatures w14:val="none"/>
        </w:rPr>
        <w:t>local+偏移</w:t>
      </w:r>
    </w:p>
    <w:p w14:paraId="746C8B94" w14:textId="77777777" w:rsidR="00174C46" w:rsidRDefault="00174C46" w:rsidP="000F6AC3">
      <w:pPr>
        <w:pStyle w:val="a9"/>
        <w:widowControl w:val="0"/>
        <w:numPr>
          <w:ilvl w:val="0"/>
          <w:numId w:val="36"/>
        </w:numPr>
      </w:pPr>
      <w:r>
        <w:rPr>
          <w:rFonts w:hint="eastAsia"/>
        </w:rPr>
        <w:t>进线电能（</w:t>
      </w:r>
      <w:r>
        <w:rPr>
          <w:rFonts w:hint="eastAsia"/>
        </w:rPr>
        <w:t>Import</w:t>
      </w:r>
      <w:r>
        <w:t xml:space="preserve"> energy</w:t>
      </w:r>
      <w:r>
        <w:t>）</w:t>
      </w:r>
    </w:p>
    <w:p w14:paraId="0333A601" w14:textId="77777777" w:rsidR="00174C46" w:rsidRDefault="00174C46" w:rsidP="000F6AC3">
      <w:pPr>
        <w:pStyle w:val="a9"/>
        <w:widowControl w:val="0"/>
        <w:numPr>
          <w:ilvl w:val="0"/>
          <w:numId w:val="36"/>
        </w:numPr>
      </w:pPr>
      <w:r>
        <w:rPr>
          <w:rFonts w:hint="eastAsia"/>
        </w:rPr>
        <w:t>出线电能（</w:t>
      </w:r>
      <w:r>
        <w:rPr>
          <w:rFonts w:hint="eastAsia"/>
        </w:rPr>
        <w:t>Export</w:t>
      </w:r>
      <w:r>
        <w:t xml:space="preserve"> energy</w:t>
      </w:r>
      <w:r>
        <w:t>）</w:t>
      </w:r>
    </w:p>
    <w:p w14:paraId="6F7423F1" w14:textId="77777777" w:rsidR="00174C46" w:rsidRDefault="00174C46" w:rsidP="00174C46">
      <w:r>
        <w:rPr>
          <w:rFonts w:hint="eastAsia"/>
        </w:rPr>
        <w:t>交易完成</w:t>
      </w:r>
    </w:p>
    <w:p w14:paraId="5593BB81" w14:textId="77777777" w:rsidR="00174C46" w:rsidRDefault="00174C46" w:rsidP="000F6AC3">
      <w:pPr>
        <w:pStyle w:val="a9"/>
        <w:widowControl w:val="0"/>
        <w:numPr>
          <w:ilvl w:val="0"/>
          <w:numId w:val="36"/>
        </w:numPr>
      </w:pPr>
      <w:r>
        <w:rPr>
          <w:rFonts w:hint="eastAsia"/>
        </w:rPr>
        <w:t>时间戳（</w:t>
      </w:r>
      <w:r>
        <w:t>Timestamp</w:t>
      </w:r>
      <w:r>
        <w:t>）</w:t>
      </w:r>
      <w:r w:rsidRPr="00C530D4">
        <w:rPr>
          <w:rFonts w:hint="eastAsia"/>
        </w:rPr>
        <w:t>（</w:t>
      </w:r>
      <w:r w:rsidRPr="003177A3">
        <w:rPr>
          <w:rFonts w:ascii="Consolas" w:eastAsia="Times New Roman" w:hAnsi="Consolas" w:cs="Times New Roman"/>
          <w:kern w:val="0"/>
          <w:sz w:val="21"/>
          <w:szCs w:val="21"/>
          <w14:ligatures w14:val="none"/>
        </w:rPr>
        <w:t>2018-07-24T13:22:04,000+0200 S</w:t>
      </w:r>
      <w:r w:rsidRPr="003177A3">
        <w:rPr>
          <w:rFonts w:ascii="SimSun" w:eastAsia="SimSun" w:hAnsi="SimSun" w:cs="SimSun" w:hint="eastAsia"/>
          <w:kern w:val="0"/>
          <w:sz w:val="21"/>
          <w:szCs w:val="21"/>
          <w14:ligatures w14:val="none"/>
        </w:rPr>
        <w:t>）</w:t>
      </w:r>
      <w:r>
        <w:rPr>
          <w:rFonts w:ascii="SimSun" w:eastAsia="SimSun" w:hAnsi="SimSun" w:cs="SimSun" w:hint="eastAsia"/>
          <w:kern w:val="0"/>
          <w:sz w:val="21"/>
          <w:szCs w:val="21"/>
          <w14:ligatures w14:val="none"/>
        </w:rPr>
        <w:t>local+偏移</w:t>
      </w:r>
    </w:p>
    <w:p w14:paraId="1F8D2473" w14:textId="77777777" w:rsidR="00174C46" w:rsidRDefault="00174C46" w:rsidP="000F6AC3">
      <w:pPr>
        <w:pStyle w:val="a9"/>
        <w:widowControl w:val="0"/>
        <w:numPr>
          <w:ilvl w:val="0"/>
          <w:numId w:val="36"/>
        </w:numPr>
      </w:pPr>
      <w:r>
        <w:rPr>
          <w:rFonts w:hint="eastAsia"/>
        </w:rPr>
        <w:t>进线电能（</w:t>
      </w:r>
      <w:r>
        <w:rPr>
          <w:rFonts w:hint="eastAsia"/>
        </w:rPr>
        <w:t>Import</w:t>
      </w:r>
      <w:r>
        <w:t xml:space="preserve"> energy</w:t>
      </w:r>
      <w:r>
        <w:t>）</w:t>
      </w:r>
    </w:p>
    <w:p w14:paraId="04BC086D" w14:textId="77777777" w:rsidR="00174C46" w:rsidRDefault="00174C46" w:rsidP="000F6AC3">
      <w:pPr>
        <w:pStyle w:val="a9"/>
        <w:widowControl w:val="0"/>
        <w:numPr>
          <w:ilvl w:val="0"/>
          <w:numId w:val="36"/>
        </w:numPr>
      </w:pPr>
      <w:r>
        <w:rPr>
          <w:rFonts w:hint="eastAsia"/>
        </w:rPr>
        <w:t>出线电能（</w:t>
      </w:r>
      <w:r>
        <w:rPr>
          <w:rFonts w:hint="eastAsia"/>
        </w:rPr>
        <w:t>Export</w:t>
      </w:r>
      <w:r>
        <w:t xml:space="preserve"> energy</w:t>
      </w:r>
      <w:r>
        <w:t>）</w:t>
      </w:r>
    </w:p>
    <w:p w14:paraId="3C9BFD5D" w14:textId="77777777" w:rsidR="00174C46" w:rsidRDefault="00174C46" w:rsidP="00174C46">
      <w:r>
        <w:rPr>
          <w:rFonts w:hint="eastAsia"/>
        </w:rPr>
        <w:t>配置及交易信息</w:t>
      </w:r>
    </w:p>
    <w:tbl>
      <w:tblPr>
        <w:tblStyle w:val="af"/>
        <w:tblW w:w="0" w:type="auto"/>
        <w:tblLook w:val="04A0" w:firstRow="1" w:lastRow="0" w:firstColumn="1" w:lastColumn="0" w:noHBand="0" w:noVBand="1"/>
      </w:tblPr>
      <w:tblGrid>
        <w:gridCol w:w="878"/>
        <w:gridCol w:w="1266"/>
        <w:gridCol w:w="3663"/>
        <w:gridCol w:w="2489"/>
      </w:tblGrid>
      <w:tr w:rsidR="00174C46" w14:paraId="0E30F441" w14:textId="77777777" w:rsidTr="00C75C02">
        <w:tc>
          <w:tcPr>
            <w:tcW w:w="878" w:type="dxa"/>
          </w:tcPr>
          <w:p w14:paraId="4753A25D" w14:textId="77777777" w:rsidR="00174C46" w:rsidRPr="00155E9F" w:rsidRDefault="00174C46">
            <w:pPr>
              <w:rPr>
                <w:rFonts w:ascii="Segoe UI" w:hAnsi="Segoe UI" w:cs="Segoe UI"/>
                <w:color w:val="1F2328"/>
              </w:rPr>
            </w:pPr>
            <w:r w:rsidRPr="00761CC3">
              <w:rPr>
                <w:rFonts w:ascii="Segoe UI" w:hAnsi="Segoe UI" w:cs="Segoe UI"/>
                <w:color w:val="1F2328"/>
              </w:rPr>
              <w:t>CT</w:t>
            </w:r>
          </w:p>
        </w:tc>
        <w:tc>
          <w:tcPr>
            <w:tcW w:w="1266" w:type="dxa"/>
          </w:tcPr>
          <w:p w14:paraId="6E88B1DC" w14:textId="77777777" w:rsidR="00174C46" w:rsidRPr="00CF4A54" w:rsidRDefault="00174C46">
            <w:pPr>
              <w:rPr>
                <w:rFonts w:ascii="Segoe UI" w:hAnsi="Segoe UI" w:cs="Segoe UI"/>
                <w:color w:val="1F2328"/>
                <w:shd w:val="clear" w:color="auto" w:fill="FFFFFF"/>
              </w:rPr>
            </w:pPr>
            <w:r w:rsidRPr="00761CC3">
              <w:rPr>
                <w:rFonts w:ascii="Segoe UI" w:hAnsi="Segoe UI" w:cs="Segoe UI"/>
                <w:color w:val="1F2328"/>
                <w:shd w:val="clear" w:color="auto" w:fill="FFFFFF"/>
              </w:rPr>
              <w:t>String</w:t>
            </w:r>
          </w:p>
        </w:tc>
        <w:tc>
          <w:tcPr>
            <w:tcW w:w="3663" w:type="dxa"/>
          </w:tcPr>
          <w:p w14:paraId="0D1C2A3A" w14:textId="77777777" w:rsidR="00174C46" w:rsidRPr="00F9518B" w:rsidRDefault="00174C46">
            <w:r w:rsidRPr="003B4E59">
              <w:t>Charge Point Identification Type</w:t>
            </w:r>
          </w:p>
        </w:tc>
        <w:tc>
          <w:tcPr>
            <w:tcW w:w="2489" w:type="dxa"/>
          </w:tcPr>
          <w:p w14:paraId="0C8CBCBA" w14:textId="77777777" w:rsidR="00174C46" w:rsidRDefault="00174C46"/>
        </w:tc>
      </w:tr>
      <w:tr w:rsidR="00174C46" w14:paraId="139B39A4" w14:textId="77777777" w:rsidTr="00C75C02">
        <w:tc>
          <w:tcPr>
            <w:tcW w:w="878" w:type="dxa"/>
          </w:tcPr>
          <w:p w14:paraId="07171C70" w14:textId="77777777" w:rsidR="00174C46" w:rsidRPr="00155E9F" w:rsidRDefault="00174C46">
            <w:pPr>
              <w:rPr>
                <w:rFonts w:ascii="Segoe UI" w:hAnsi="Segoe UI" w:cs="Segoe UI"/>
                <w:color w:val="1F2328"/>
              </w:rPr>
            </w:pPr>
            <w:r>
              <w:rPr>
                <w:rFonts w:ascii="Segoe UI" w:hAnsi="Segoe UI" w:cs="Segoe UI"/>
                <w:color w:val="1F2328"/>
              </w:rPr>
              <w:t>CI</w:t>
            </w:r>
          </w:p>
        </w:tc>
        <w:tc>
          <w:tcPr>
            <w:tcW w:w="1266" w:type="dxa"/>
          </w:tcPr>
          <w:p w14:paraId="1CAA985B" w14:textId="77777777" w:rsidR="00174C46" w:rsidRPr="00CF4A54" w:rsidRDefault="00174C46">
            <w:pPr>
              <w:rPr>
                <w:rFonts w:ascii="Segoe UI" w:hAnsi="Segoe UI" w:cs="Segoe UI"/>
                <w:color w:val="1F2328"/>
                <w:shd w:val="clear" w:color="auto" w:fill="FFFFFF"/>
              </w:rPr>
            </w:pPr>
            <w:r w:rsidRPr="00761CC3">
              <w:rPr>
                <w:rFonts w:ascii="Segoe UI" w:hAnsi="Segoe UI" w:cs="Segoe UI"/>
                <w:color w:val="1F2328"/>
                <w:shd w:val="clear" w:color="auto" w:fill="FFFFFF"/>
              </w:rPr>
              <w:t>String</w:t>
            </w:r>
          </w:p>
        </w:tc>
        <w:tc>
          <w:tcPr>
            <w:tcW w:w="3663" w:type="dxa"/>
          </w:tcPr>
          <w:p w14:paraId="57A3A037" w14:textId="77777777" w:rsidR="00174C46" w:rsidRPr="00F9518B" w:rsidRDefault="00174C46">
            <w:r w:rsidRPr="003B4E59">
              <w:t>Charge Point Identification</w:t>
            </w:r>
          </w:p>
        </w:tc>
        <w:tc>
          <w:tcPr>
            <w:tcW w:w="2489" w:type="dxa"/>
          </w:tcPr>
          <w:p w14:paraId="3B4650EC" w14:textId="77777777" w:rsidR="00174C46" w:rsidRDefault="00174C46"/>
        </w:tc>
      </w:tr>
      <w:tr w:rsidR="00174C46" w14:paraId="509468EB" w14:textId="77777777" w:rsidTr="00C75C02">
        <w:tc>
          <w:tcPr>
            <w:tcW w:w="878" w:type="dxa"/>
          </w:tcPr>
          <w:p w14:paraId="44FEFC21" w14:textId="77777777" w:rsidR="00174C46" w:rsidRDefault="00174C46">
            <w:pPr>
              <w:rPr>
                <w:rFonts w:ascii="Segoe UI" w:hAnsi="Segoe UI" w:cs="Segoe UI"/>
                <w:color w:val="1F2328"/>
              </w:rPr>
            </w:pPr>
            <w:r>
              <w:rPr>
                <w:rFonts w:ascii="Segoe UI" w:hAnsi="Segoe UI" w:cs="Segoe UI"/>
                <w:color w:val="1F2328"/>
              </w:rPr>
              <w:t>LC</w:t>
            </w:r>
          </w:p>
        </w:tc>
        <w:tc>
          <w:tcPr>
            <w:tcW w:w="1266" w:type="dxa"/>
          </w:tcPr>
          <w:p w14:paraId="051B56A2" w14:textId="77777777" w:rsidR="00174C46" w:rsidRPr="00761CC3" w:rsidRDefault="00174C46">
            <w:pPr>
              <w:rPr>
                <w:rFonts w:ascii="Segoe UI" w:hAnsi="Segoe UI" w:cs="Segoe UI"/>
                <w:color w:val="1F2328"/>
                <w:shd w:val="clear" w:color="auto" w:fill="FFFFFF"/>
              </w:rPr>
            </w:pPr>
            <w:r>
              <w:rPr>
                <w:rFonts w:ascii="Segoe UI" w:hAnsi="Segoe UI" w:cs="Segoe UI" w:hint="eastAsia"/>
                <w:color w:val="1F2328"/>
                <w:shd w:val="clear" w:color="auto" w:fill="FFFFFF"/>
              </w:rPr>
              <w:t>Object</w:t>
            </w:r>
          </w:p>
        </w:tc>
        <w:tc>
          <w:tcPr>
            <w:tcW w:w="3663" w:type="dxa"/>
          </w:tcPr>
          <w:p w14:paraId="04D733C3" w14:textId="77777777" w:rsidR="00174C46" w:rsidRDefault="00174C46">
            <w:r w:rsidRPr="002F6E8A">
              <w:t>Loss Compensation</w:t>
            </w:r>
          </w:p>
          <w:p w14:paraId="4EE96813" w14:textId="77777777" w:rsidR="00174C46" w:rsidRDefault="00174C46" w:rsidP="000F6AC3">
            <w:pPr>
              <w:pStyle w:val="a9"/>
              <w:widowControl w:val="0"/>
              <w:numPr>
                <w:ilvl w:val="0"/>
                <w:numId w:val="31"/>
              </w:numPr>
            </w:pPr>
            <w:r w:rsidRPr="00A31C92">
              <w:t>LR</w:t>
            </w:r>
          </w:p>
          <w:p w14:paraId="6B4A8F7F" w14:textId="77777777" w:rsidR="00174C46" w:rsidRPr="003B4E59" w:rsidRDefault="00174C46" w:rsidP="000F6AC3">
            <w:pPr>
              <w:pStyle w:val="a9"/>
              <w:widowControl w:val="0"/>
              <w:numPr>
                <w:ilvl w:val="0"/>
                <w:numId w:val="31"/>
              </w:numPr>
            </w:pPr>
            <w:r>
              <w:rPr>
                <w:rFonts w:hint="eastAsia"/>
              </w:rPr>
              <w:t>LU</w:t>
            </w:r>
          </w:p>
        </w:tc>
        <w:tc>
          <w:tcPr>
            <w:tcW w:w="2489" w:type="dxa"/>
          </w:tcPr>
          <w:p w14:paraId="266FD8E0" w14:textId="77777777" w:rsidR="00174C46" w:rsidRDefault="00174C46">
            <w:r>
              <w:rPr>
                <w:rFonts w:hint="eastAsia"/>
              </w:rPr>
              <w:t>e.g.,</w:t>
            </w:r>
          </w:p>
          <w:p w14:paraId="2BDFC5D8" w14:textId="77777777" w:rsidR="00174C46" w:rsidRDefault="00174C46">
            <w:r>
              <w:rPr>
                <w:rFonts w:hint="eastAsia"/>
              </w:rPr>
              <w:t>LR: 20 (from configuration)</w:t>
            </w:r>
          </w:p>
          <w:p w14:paraId="42B5B959" w14:textId="77777777" w:rsidR="00174C46" w:rsidRDefault="00174C46">
            <w:r>
              <w:rPr>
                <w:rFonts w:hint="eastAsia"/>
              </w:rPr>
              <w:t>LU: mOhm</w:t>
            </w:r>
          </w:p>
        </w:tc>
      </w:tr>
      <w:tr w:rsidR="00174C46" w14:paraId="04EB0024" w14:textId="77777777" w:rsidTr="00C75C02">
        <w:tc>
          <w:tcPr>
            <w:tcW w:w="878" w:type="dxa"/>
          </w:tcPr>
          <w:p w14:paraId="6889D430" w14:textId="77777777" w:rsidR="00174C46" w:rsidRPr="00EF62C3" w:rsidRDefault="00174C46">
            <w:r w:rsidRPr="00F9518B">
              <w:t>IS</w:t>
            </w:r>
          </w:p>
        </w:tc>
        <w:tc>
          <w:tcPr>
            <w:tcW w:w="1266" w:type="dxa"/>
          </w:tcPr>
          <w:p w14:paraId="0A9E26F5" w14:textId="77777777" w:rsidR="00174C46" w:rsidRPr="00CF4A54" w:rsidRDefault="00174C46">
            <w:pPr>
              <w:rPr>
                <w:rFonts w:ascii="Segoe UI" w:hAnsi="Segoe UI" w:cs="Segoe UI"/>
                <w:color w:val="1F2328"/>
                <w:shd w:val="clear" w:color="auto" w:fill="FFFFFF"/>
              </w:rPr>
            </w:pPr>
            <w:r w:rsidRPr="00445468">
              <w:rPr>
                <w:rFonts w:ascii="Segoe UI" w:hAnsi="Segoe UI" w:cs="Segoe UI"/>
                <w:color w:val="1F2328"/>
                <w:shd w:val="clear" w:color="auto" w:fill="FFFFFF"/>
              </w:rPr>
              <w:t>Boolean</w:t>
            </w:r>
          </w:p>
        </w:tc>
        <w:tc>
          <w:tcPr>
            <w:tcW w:w="3663" w:type="dxa"/>
          </w:tcPr>
          <w:p w14:paraId="70493F98" w14:textId="77777777" w:rsidR="00174C46" w:rsidRPr="00F9518B" w:rsidRDefault="00174C46">
            <w:r w:rsidRPr="00445468">
              <w:t>Identification Status</w:t>
            </w:r>
          </w:p>
        </w:tc>
        <w:tc>
          <w:tcPr>
            <w:tcW w:w="2489" w:type="dxa"/>
          </w:tcPr>
          <w:p w14:paraId="4519AC12" w14:textId="77777777" w:rsidR="00174C46" w:rsidRDefault="00174C46">
            <w:r w:rsidRPr="000F6888">
              <w:rPr>
                <w:rFonts w:hint="eastAsia"/>
              </w:rPr>
              <w:t>来自交易起始时的配置</w:t>
            </w:r>
          </w:p>
        </w:tc>
      </w:tr>
      <w:tr w:rsidR="00174C46" w14:paraId="3C1CF2D7" w14:textId="77777777" w:rsidTr="00C75C02">
        <w:tc>
          <w:tcPr>
            <w:tcW w:w="878" w:type="dxa"/>
          </w:tcPr>
          <w:p w14:paraId="46711123" w14:textId="77777777" w:rsidR="00174C46" w:rsidRPr="001C2F96" w:rsidRDefault="00174C46">
            <w:pPr>
              <w:rPr>
                <w:rFonts w:ascii="Segoe UI" w:hAnsi="Segoe UI" w:cs="Segoe UI"/>
                <w:color w:val="1F2328"/>
              </w:rPr>
            </w:pPr>
            <w:r>
              <w:rPr>
                <w:rFonts w:ascii="Segoe UI" w:hAnsi="Segoe UI" w:cs="Segoe UI"/>
                <w:color w:val="1F2328"/>
              </w:rPr>
              <w:t>IL</w:t>
            </w:r>
          </w:p>
        </w:tc>
        <w:tc>
          <w:tcPr>
            <w:tcW w:w="1266" w:type="dxa"/>
          </w:tcPr>
          <w:p w14:paraId="7AAB3E0F" w14:textId="77777777" w:rsidR="00174C46" w:rsidRPr="00CF4A54" w:rsidRDefault="00174C46">
            <w:pPr>
              <w:rPr>
                <w:rFonts w:ascii="Segoe UI" w:hAnsi="Segoe UI" w:cs="Segoe UI"/>
                <w:color w:val="1F2328"/>
                <w:shd w:val="clear" w:color="auto" w:fill="FFFFFF"/>
              </w:rPr>
            </w:pPr>
            <w:r w:rsidRPr="001E11AF">
              <w:rPr>
                <w:rFonts w:ascii="Segoe UI" w:hAnsi="Segoe UI" w:cs="Segoe UI"/>
                <w:color w:val="1F2328"/>
                <w:shd w:val="clear" w:color="auto" w:fill="FFFFFF"/>
              </w:rPr>
              <w:t>String</w:t>
            </w:r>
          </w:p>
        </w:tc>
        <w:tc>
          <w:tcPr>
            <w:tcW w:w="3663" w:type="dxa"/>
          </w:tcPr>
          <w:p w14:paraId="1678B731" w14:textId="77777777" w:rsidR="00174C46" w:rsidRPr="00F9518B" w:rsidRDefault="00174C46">
            <w:r w:rsidRPr="0017204F">
              <w:t>Identification Level</w:t>
            </w:r>
          </w:p>
        </w:tc>
        <w:tc>
          <w:tcPr>
            <w:tcW w:w="2489" w:type="dxa"/>
          </w:tcPr>
          <w:p w14:paraId="3018A273" w14:textId="77777777" w:rsidR="00174C46" w:rsidRDefault="00174C46">
            <w:r w:rsidRPr="000F6888">
              <w:rPr>
                <w:rFonts w:hint="eastAsia"/>
              </w:rPr>
              <w:t>来自交易起始时的配置</w:t>
            </w:r>
          </w:p>
        </w:tc>
      </w:tr>
      <w:tr w:rsidR="00174C46" w14:paraId="68AF0F41" w14:textId="77777777" w:rsidTr="00C75C02">
        <w:tc>
          <w:tcPr>
            <w:tcW w:w="878" w:type="dxa"/>
          </w:tcPr>
          <w:p w14:paraId="3D9CEC82" w14:textId="77777777" w:rsidR="00174C46" w:rsidRPr="00EF62C3" w:rsidRDefault="00174C46">
            <w:r w:rsidRPr="001C2F96">
              <w:t>IF</w:t>
            </w:r>
          </w:p>
        </w:tc>
        <w:tc>
          <w:tcPr>
            <w:tcW w:w="1266" w:type="dxa"/>
          </w:tcPr>
          <w:p w14:paraId="482A1F3A" w14:textId="77777777" w:rsidR="00174C46" w:rsidRPr="00CF4A54" w:rsidRDefault="00174C46">
            <w:pPr>
              <w:rPr>
                <w:rFonts w:ascii="Segoe UI" w:hAnsi="Segoe UI" w:cs="Segoe UI"/>
                <w:color w:val="1F2328"/>
                <w:shd w:val="clear" w:color="auto" w:fill="FFFFFF"/>
              </w:rPr>
            </w:pPr>
            <w:r w:rsidRPr="0017204F">
              <w:rPr>
                <w:rFonts w:ascii="Segoe UI" w:hAnsi="Segoe UI" w:cs="Segoe UI"/>
                <w:color w:val="1F2328"/>
                <w:shd w:val="clear" w:color="auto" w:fill="FFFFFF"/>
              </w:rPr>
              <w:t>Array of Strings</w:t>
            </w:r>
          </w:p>
        </w:tc>
        <w:tc>
          <w:tcPr>
            <w:tcW w:w="3663" w:type="dxa"/>
          </w:tcPr>
          <w:p w14:paraId="12FCD268" w14:textId="77777777" w:rsidR="00174C46" w:rsidRPr="00F9518B" w:rsidRDefault="00174C46">
            <w:r w:rsidRPr="0017204F">
              <w:t>Identification Flags</w:t>
            </w:r>
          </w:p>
        </w:tc>
        <w:tc>
          <w:tcPr>
            <w:tcW w:w="2489" w:type="dxa"/>
          </w:tcPr>
          <w:p w14:paraId="0820AD90" w14:textId="77777777" w:rsidR="00174C46" w:rsidRDefault="00174C46">
            <w:r w:rsidRPr="000F6888">
              <w:rPr>
                <w:rFonts w:hint="eastAsia"/>
              </w:rPr>
              <w:t>来自交易起始时的配置</w:t>
            </w:r>
          </w:p>
        </w:tc>
      </w:tr>
      <w:tr w:rsidR="00174C46" w14:paraId="496A3FA5" w14:textId="77777777" w:rsidTr="00C75C02">
        <w:tc>
          <w:tcPr>
            <w:tcW w:w="878" w:type="dxa"/>
          </w:tcPr>
          <w:p w14:paraId="1EE91552" w14:textId="77777777" w:rsidR="00174C46" w:rsidRPr="00EF62C3" w:rsidRDefault="00174C46">
            <w:r w:rsidRPr="001C2F96">
              <w:t>IT</w:t>
            </w:r>
          </w:p>
        </w:tc>
        <w:tc>
          <w:tcPr>
            <w:tcW w:w="1266" w:type="dxa"/>
          </w:tcPr>
          <w:p w14:paraId="6EE3A30F" w14:textId="77777777" w:rsidR="00174C46" w:rsidRPr="00CF4A54" w:rsidRDefault="00174C46">
            <w:pPr>
              <w:rPr>
                <w:rFonts w:ascii="Segoe UI" w:hAnsi="Segoe UI" w:cs="Segoe UI"/>
                <w:color w:val="1F2328"/>
                <w:shd w:val="clear" w:color="auto" w:fill="FFFFFF"/>
              </w:rPr>
            </w:pPr>
            <w:r w:rsidRPr="001E11AF">
              <w:rPr>
                <w:rFonts w:ascii="Segoe UI" w:hAnsi="Segoe UI" w:cs="Segoe UI"/>
                <w:color w:val="1F2328"/>
                <w:shd w:val="clear" w:color="auto" w:fill="FFFFFF"/>
              </w:rPr>
              <w:t>String</w:t>
            </w:r>
          </w:p>
        </w:tc>
        <w:tc>
          <w:tcPr>
            <w:tcW w:w="3663" w:type="dxa"/>
          </w:tcPr>
          <w:p w14:paraId="2DF36019" w14:textId="77777777" w:rsidR="00174C46" w:rsidRPr="00F9518B" w:rsidRDefault="00174C46">
            <w:r w:rsidRPr="0017204F">
              <w:t>Identification Type</w:t>
            </w:r>
          </w:p>
        </w:tc>
        <w:tc>
          <w:tcPr>
            <w:tcW w:w="2489" w:type="dxa"/>
          </w:tcPr>
          <w:p w14:paraId="6CBA7D6A" w14:textId="77777777" w:rsidR="00174C46" w:rsidRDefault="00174C46">
            <w:r w:rsidRPr="000F6888">
              <w:rPr>
                <w:rFonts w:hint="eastAsia"/>
              </w:rPr>
              <w:t>来自交易起始时的配置</w:t>
            </w:r>
          </w:p>
        </w:tc>
      </w:tr>
      <w:tr w:rsidR="00174C46" w14:paraId="15034F4D" w14:textId="77777777" w:rsidTr="00C75C02">
        <w:tc>
          <w:tcPr>
            <w:tcW w:w="878" w:type="dxa"/>
          </w:tcPr>
          <w:p w14:paraId="0C188BC4" w14:textId="77777777" w:rsidR="00174C46" w:rsidRPr="00155E9F" w:rsidRDefault="00174C46">
            <w:pPr>
              <w:rPr>
                <w:rFonts w:ascii="Segoe UI" w:hAnsi="Segoe UI" w:cs="Segoe UI"/>
                <w:color w:val="1F2328"/>
              </w:rPr>
            </w:pPr>
            <w:r>
              <w:rPr>
                <w:rFonts w:ascii="Segoe UI" w:hAnsi="Segoe UI" w:cs="Segoe UI"/>
                <w:color w:val="1F2328"/>
              </w:rPr>
              <w:t>ID</w:t>
            </w:r>
          </w:p>
        </w:tc>
        <w:tc>
          <w:tcPr>
            <w:tcW w:w="1266" w:type="dxa"/>
          </w:tcPr>
          <w:p w14:paraId="24B6841E" w14:textId="77777777" w:rsidR="00174C46" w:rsidRPr="00CF4A54" w:rsidRDefault="00174C46">
            <w:pPr>
              <w:rPr>
                <w:rFonts w:ascii="Segoe UI" w:hAnsi="Segoe UI" w:cs="Segoe UI"/>
                <w:color w:val="1F2328"/>
                <w:shd w:val="clear" w:color="auto" w:fill="FFFFFF"/>
              </w:rPr>
            </w:pPr>
            <w:r w:rsidRPr="001E11AF">
              <w:rPr>
                <w:rFonts w:ascii="Segoe UI" w:hAnsi="Segoe UI" w:cs="Segoe UI"/>
                <w:color w:val="1F2328"/>
                <w:shd w:val="clear" w:color="auto" w:fill="FFFFFF"/>
              </w:rPr>
              <w:t>String</w:t>
            </w:r>
          </w:p>
        </w:tc>
        <w:tc>
          <w:tcPr>
            <w:tcW w:w="3663" w:type="dxa"/>
          </w:tcPr>
          <w:p w14:paraId="08F7494B" w14:textId="77777777" w:rsidR="00174C46" w:rsidRPr="00F9518B" w:rsidRDefault="00174C46">
            <w:r w:rsidRPr="002F6E8A">
              <w:t>Identification Data</w:t>
            </w:r>
          </w:p>
        </w:tc>
        <w:tc>
          <w:tcPr>
            <w:tcW w:w="2489" w:type="dxa"/>
          </w:tcPr>
          <w:p w14:paraId="11C38649" w14:textId="77777777" w:rsidR="00174C46" w:rsidRDefault="00174C46">
            <w:r w:rsidRPr="000F6888">
              <w:rPr>
                <w:rFonts w:hint="eastAsia"/>
              </w:rPr>
              <w:t>来自交易起始时的配置</w:t>
            </w:r>
          </w:p>
        </w:tc>
      </w:tr>
      <w:tr w:rsidR="00174C46" w14:paraId="0D96B973" w14:textId="77777777" w:rsidTr="00C75C02">
        <w:tc>
          <w:tcPr>
            <w:tcW w:w="878" w:type="dxa"/>
          </w:tcPr>
          <w:p w14:paraId="3B05F9F7" w14:textId="77777777" w:rsidR="00174C46" w:rsidRDefault="00174C46">
            <w:pPr>
              <w:rPr>
                <w:rFonts w:ascii="Segoe UI" w:hAnsi="Segoe UI" w:cs="Segoe UI"/>
                <w:color w:val="1F2328"/>
              </w:rPr>
            </w:pPr>
            <w:r w:rsidRPr="00155E9F">
              <w:rPr>
                <w:rFonts w:ascii="Segoe UI" w:hAnsi="Segoe UI" w:cs="Segoe UI"/>
                <w:color w:val="1F2328"/>
              </w:rPr>
              <w:t>TT</w:t>
            </w:r>
          </w:p>
        </w:tc>
        <w:tc>
          <w:tcPr>
            <w:tcW w:w="1266" w:type="dxa"/>
          </w:tcPr>
          <w:p w14:paraId="6F534D06" w14:textId="77777777" w:rsidR="00174C46" w:rsidRPr="00CF4A54" w:rsidRDefault="00174C46">
            <w:pPr>
              <w:rPr>
                <w:rFonts w:ascii="Segoe UI" w:hAnsi="Segoe UI" w:cs="Segoe UI"/>
                <w:color w:val="1F2328"/>
                <w:shd w:val="clear" w:color="auto" w:fill="FFFFFF"/>
              </w:rPr>
            </w:pPr>
            <w:r w:rsidRPr="001E11AF">
              <w:rPr>
                <w:rFonts w:ascii="Segoe UI" w:hAnsi="Segoe UI" w:cs="Segoe UI"/>
                <w:color w:val="1F2328"/>
                <w:shd w:val="clear" w:color="auto" w:fill="FFFFFF"/>
              </w:rPr>
              <w:t>String</w:t>
            </w:r>
          </w:p>
        </w:tc>
        <w:tc>
          <w:tcPr>
            <w:tcW w:w="3663" w:type="dxa"/>
          </w:tcPr>
          <w:p w14:paraId="69BEC647" w14:textId="77777777" w:rsidR="00174C46" w:rsidRPr="00F9518B" w:rsidRDefault="00174C46">
            <w:r w:rsidRPr="002F6E8A">
              <w:t>Tariff Text</w:t>
            </w:r>
          </w:p>
        </w:tc>
        <w:tc>
          <w:tcPr>
            <w:tcW w:w="2489" w:type="dxa"/>
          </w:tcPr>
          <w:p w14:paraId="56C98F99" w14:textId="77777777" w:rsidR="00174C46" w:rsidRDefault="00174C46">
            <w:r w:rsidRPr="000F6888">
              <w:rPr>
                <w:rFonts w:hint="eastAsia"/>
              </w:rPr>
              <w:t>来自交易起始时的配置</w:t>
            </w:r>
          </w:p>
        </w:tc>
      </w:tr>
    </w:tbl>
    <w:p w14:paraId="6A553496" w14:textId="0162B6D5" w:rsidR="00174C46" w:rsidRPr="0088113C" w:rsidRDefault="00174C46" w:rsidP="00174C46">
      <w:r>
        <w:t>AcuDC-</w:t>
      </w:r>
      <w:r w:rsidR="00FD7630">
        <w:t>32</w:t>
      </w:r>
      <w:r>
        <w:t>0</w:t>
      </w:r>
      <w:r w:rsidRPr="0088113C">
        <w:t xml:space="preserve"> </w:t>
      </w:r>
      <w:r w:rsidRPr="0088113C">
        <w:t>应可保存超过</w:t>
      </w:r>
      <w:commentRangeStart w:id="184"/>
      <w:r w:rsidRPr="0088113C">
        <w:t xml:space="preserve"> 250,000 </w:t>
      </w:r>
      <w:r w:rsidRPr="0088113C">
        <w:t>条交易日志（每天记录超过</w:t>
      </w:r>
      <w:r w:rsidRPr="0088113C">
        <w:t xml:space="preserve"> 50 </w:t>
      </w:r>
      <w:r w:rsidRPr="0088113C">
        <w:t>条交易，持续时间超过</w:t>
      </w:r>
      <w:r w:rsidRPr="0088113C">
        <w:t xml:space="preserve"> 12 </w:t>
      </w:r>
      <w:r w:rsidRPr="0088113C">
        <w:t>年）</w:t>
      </w:r>
      <w:commentRangeEnd w:id="184"/>
      <w:r w:rsidR="007530B2" w:rsidRPr="0088113C">
        <w:rPr>
          <w:rStyle w:val="af6"/>
          <w:sz w:val="24"/>
          <w:szCs w:val="24"/>
        </w:rPr>
        <w:commentReference w:id="184"/>
      </w:r>
      <w:r w:rsidRPr="0088113C">
        <w:t>。</w:t>
      </w:r>
      <w:r w:rsidRPr="0088113C">
        <w:br/>
      </w:r>
      <w:r w:rsidRPr="0088113C">
        <w:t>这些交易日志可通过</w:t>
      </w:r>
      <w:r w:rsidRPr="0088113C">
        <w:t xml:space="preserve"> Modbus RTU</w:t>
      </w:r>
      <w:r w:rsidRPr="0088113C">
        <w:t>进行访问。</w:t>
      </w:r>
    </w:p>
    <w:p w14:paraId="61CF4717" w14:textId="1276E265" w:rsidR="00174C46" w:rsidRPr="0088113C" w:rsidRDefault="00174C46" w:rsidP="00174C46">
      <w:r w:rsidRPr="0088113C">
        <w:t>只有在</w:t>
      </w:r>
      <w:r w:rsidR="00D57EC2">
        <w:rPr>
          <w:rFonts w:hint="eastAsia"/>
        </w:rPr>
        <w:t>工厂模式</w:t>
      </w:r>
      <w:r>
        <w:rPr>
          <w:rFonts w:hint="eastAsia"/>
        </w:rPr>
        <w:t>（铅封打开）</w:t>
      </w:r>
      <w:r w:rsidRPr="0088113C">
        <w:t>时，</w:t>
      </w:r>
      <w:r>
        <w:t>AcuDC-</w:t>
      </w:r>
      <w:r w:rsidR="00FD7630">
        <w:t>32</w:t>
      </w:r>
      <w:r>
        <w:t>0</w:t>
      </w:r>
      <w:r w:rsidRPr="0088113C">
        <w:t xml:space="preserve"> </w:t>
      </w:r>
      <w:r w:rsidRPr="0088113C">
        <w:t>才允许用户清除交易日志；若</w:t>
      </w:r>
      <w:r>
        <w:rPr>
          <w:rFonts w:hint="eastAsia"/>
        </w:rPr>
        <w:t>铅封</w:t>
      </w:r>
      <w:r w:rsidRPr="0088113C">
        <w:t>处于关闭状态，</w:t>
      </w:r>
      <w:r>
        <w:t>AcuDC-</w:t>
      </w:r>
      <w:r w:rsidR="00FD7630">
        <w:t>32</w:t>
      </w:r>
      <w:r>
        <w:t>0</w:t>
      </w:r>
      <w:r w:rsidRPr="0088113C">
        <w:t xml:space="preserve"> </w:t>
      </w:r>
      <w:r w:rsidRPr="0088113C">
        <w:t>则不允许用户清除交易日志。</w:t>
      </w:r>
    </w:p>
    <w:p w14:paraId="2AB90513" w14:textId="6B0AFB5B" w:rsidR="00174C46" w:rsidRDefault="001D1569" w:rsidP="00653E2B">
      <w:pPr>
        <w:pStyle w:val="3"/>
      </w:pPr>
      <w:bookmarkStart w:id="185" w:name="_Toc212470200"/>
      <w:r>
        <w:rPr>
          <w:rFonts w:hint="eastAsia"/>
        </w:rPr>
        <w:t>3.6.4</w:t>
      </w:r>
      <w:r w:rsidR="00174C46">
        <w:rPr>
          <w:rFonts w:hint="eastAsia"/>
        </w:rPr>
        <w:t xml:space="preserve"> OCMF </w:t>
      </w:r>
      <w:r w:rsidR="00174C46">
        <w:rPr>
          <w:rFonts w:hint="eastAsia"/>
        </w:rPr>
        <w:t>日志读取</w:t>
      </w:r>
      <w:bookmarkEnd w:id="185"/>
    </w:p>
    <w:p w14:paraId="17047535" w14:textId="75D7EF1D" w:rsidR="00174C46" w:rsidRPr="00F2788F" w:rsidRDefault="00174C46" w:rsidP="00174C46">
      <w:r>
        <w:rPr>
          <w:rFonts w:hint="eastAsia"/>
        </w:rPr>
        <w:t>AcuDC-</w:t>
      </w:r>
      <w:r w:rsidR="00FD7630">
        <w:rPr>
          <w:rFonts w:hint="eastAsia"/>
        </w:rPr>
        <w:t>32</w:t>
      </w:r>
      <w:r>
        <w:rPr>
          <w:rFonts w:hint="eastAsia"/>
        </w:rPr>
        <w:t xml:space="preserve">0 </w:t>
      </w:r>
      <w:r>
        <w:rPr>
          <w:rFonts w:hint="eastAsia"/>
        </w:rPr>
        <w:t>支持</w:t>
      </w:r>
      <w:r>
        <w:rPr>
          <w:rFonts w:hint="eastAsia"/>
        </w:rPr>
        <w:t xml:space="preserve"> </w:t>
      </w:r>
      <w:r w:rsidRPr="008C2E8F">
        <w:t xml:space="preserve">JSON </w:t>
      </w:r>
      <w:r>
        <w:rPr>
          <w:rFonts w:hint="eastAsia"/>
        </w:rPr>
        <w:t>格式的</w:t>
      </w:r>
      <w:r w:rsidRPr="008C2E8F">
        <w:t xml:space="preserve"> OCMF</w:t>
      </w:r>
      <w:r>
        <w:rPr>
          <w:rFonts w:hint="eastAsia"/>
        </w:rPr>
        <w:t xml:space="preserve"> </w:t>
      </w:r>
      <w:r>
        <w:rPr>
          <w:rFonts w:hint="eastAsia"/>
        </w:rPr>
        <w:t>（通过</w:t>
      </w:r>
      <w:r>
        <w:rPr>
          <w:rFonts w:hint="eastAsia"/>
        </w:rPr>
        <w:t>Modbus</w:t>
      </w:r>
      <w:r>
        <w:rPr>
          <w:rFonts w:hint="eastAsia"/>
        </w:rPr>
        <w:t>读取）</w:t>
      </w:r>
      <w:r>
        <w:rPr>
          <w:rFonts w:hint="eastAsia"/>
        </w:rPr>
        <w:t>:</w:t>
      </w:r>
    </w:p>
    <w:p w14:paraId="21113AC9" w14:textId="77777777" w:rsidR="00174C46" w:rsidRPr="00F2788F" w:rsidRDefault="00174C46" w:rsidP="00174C46">
      <w:pPr>
        <w:ind w:firstLine="420"/>
      </w:pPr>
      <w:r w:rsidRPr="00F2788F">
        <w:t>OCMF|&lt;payload data section&gt;|&lt;signature section&gt;</w:t>
      </w:r>
    </w:p>
    <w:p w14:paraId="2D090444" w14:textId="77777777" w:rsidR="00174C46" w:rsidRPr="00F2788F" w:rsidRDefault="00174C46" w:rsidP="00174C46">
      <w:r>
        <w:rPr>
          <w:rFonts w:hint="eastAsia"/>
        </w:rPr>
        <w:t>包括</w:t>
      </w:r>
    </w:p>
    <w:tbl>
      <w:tblPr>
        <w:tblStyle w:val="af"/>
        <w:tblW w:w="0" w:type="auto"/>
        <w:tblLook w:val="04A0" w:firstRow="1" w:lastRow="0" w:firstColumn="1" w:lastColumn="0" w:noHBand="0" w:noVBand="1"/>
      </w:tblPr>
      <w:tblGrid>
        <w:gridCol w:w="849"/>
        <w:gridCol w:w="1232"/>
        <w:gridCol w:w="3383"/>
        <w:gridCol w:w="2832"/>
      </w:tblGrid>
      <w:tr w:rsidR="00174C46" w14:paraId="0D1592EA" w14:textId="77777777" w:rsidTr="00C75C02">
        <w:tc>
          <w:tcPr>
            <w:tcW w:w="849" w:type="dxa"/>
          </w:tcPr>
          <w:p w14:paraId="4DF576F9" w14:textId="77777777" w:rsidR="00174C46" w:rsidRDefault="00174C46">
            <w:r>
              <w:rPr>
                <w:rFonts w:hint="eastAsia"/>
              </w:rPr>
              <w:t>Field</w:t>
            </w:r>
          </w:p>
        </w:tc>
        <w:tc>
          <w:tcPr>
            <w:tcW w:w="1232" w:type="dxa"/>
          </w:tcPr>
          <w:p w14:paraId="5CE2193A" w14:textId="77777777" w:rsidR="00174C46" w:rsidRDefault="00174C46">
            <w:r>
              <w:rPr>
                <w:rFonts w:hint="eastAsia"/>
              </w:rPr>
              <w:t>Type</w:t>
            </w:r>
          </w:p>
        </w:tc>
        <w:tc>
          <w:tcPr>
            <w:tcW w:w="3383" w:type="dxa"/>
          </w:tcPr>
          <w:p w14:paraId="68EEC00D" w14:textId="77777777" w:rsidR="00174C46" w:rsidRDefault="00174C46">
            <w:r>
              <w:t>Description</w:t>
            </w:r>
          </w:p>
        </w:tc>
        <w:tc>
          <w:tcPr>
            <w:tcW w:w="2832" w:type="dxa"/>
          </w:tcPr>
          <w:p w14:paraId="2A4AA7D6" w14:textId="77777777" w:rsidR="00174C46" w:rsidRDefault="00174C46">
            <w:r>
              <w:rPr>
                <w:rFonts w:hint="eastAsia"/>
              </w:rPr>
              <w:t>Value</w:t>
            </w:r>
          </w:p>
        </w:tc>
      </w:tr>
      <w:tr w:rsidR="00174C46" w14:paraId="27A0FAAF" w14:textId="77777777" w:rsidTr="00C75C02">
        <w:tc>
          <w:tcPr>
            <w:tcW w:w="849" w:type="dxa"/>
          </w:tcPr>
          <w:p w14:paraId="0FB1CA24" w14:textId="77777777" w:rsidR="00174C46" w:rsidRDefault="00174C46">
            <w:r>
              <w:rPr>
                <w:rFonts w:hint="eastAsia"/>
              </w:rPr>
              <w:t>FV</w:t>
            </w:r>
          </w:p>
        </w:tc>
        <w:tc>
          <w:tcPr>
            <w:tcW w:w="1232" w:type="dxa"/>
          </w:tcPr>
          <w:p w14:paraId="32A48439" w14:textId="77777777" w:rsidR="00174C46" w:rsidRPr="00F9055E" w:rsidRDefault="00174C46">
            <w:r>
              <w:rPr>
                <w:rFonts w:hint="eastAsia"/>
              </w:rPr>
              <w:t>String</w:t>
            </w:r>
          </w:p>
        </w:tc>
        <w:tc>
          <w:tcPr>
            <w:tcW w:w="3383" w:type="dxa"/>
          </w:tcPr>
          <w:p w14:paraId="6C713A93" w14:textId="77777777" w:rsidR="00174C46" w:rsidRDefault="00174C46">
            <w:r w:rsidRPr="00F9055E">
              <w:t>Format Version</w:t>
            </w:r>
            <w:r>
              <w:rPr>
                <w:rFonts w:hint="eastAsia"/>
              </w:rPr>
              <w:t>, we use OCMF 1.4.1</w:t>
            </w:r>
          </w:p>
        </w:tc>
        <w:tc>
          <w:tcPr>
            <w:tcW w:w="2832" w:type="dxa"/>
          </w:tcPr>
          <w:p w14:paraId="4EE0F843" w14:textId="77777777" w:rsidR="00174C46" w:rsidRDefault="00174C46">
            <w:r w:rsidRPr="00BD5431">
              <w:t>1.</w:t>
            </w:r>
            <w:r>
              <w:rPr>
                <w:rFonts w:hint="eastAsia"/>
              </w:rPr>
              <w:t>4</w:t>
            </w:r>
          </w:p>
        </w:tc>
      </w:tr>
      <w:tr w:rsidR="00174C46" w14:paraId="33DDF976" w14:textId="77777777" w:rsidTr="00C75C02">
        <w:tc>
          <w:tcPr>
            <w:tcW w:w="849" w:type="dxa"/>
          </w:tcPr>
          <w:p w14:paraId="65BDC4F8" w14:textId="77777777" w:rsidR="00174C46" w:rsidRDefault="00174C46">
            <w:r>
              <w:rPr>
                <w:rFonts w:hint="eastAsia"/>
              </w:rPr>
              <w:t>GI</w:t>
            </w:r>
          </w:p>
        </w:tc>
        <w:tc>
          <w:tcPr>
            <w:tcW w:w="1232" w:type="dxa"/>
          </w:tcPr>
          <w:p w14:paraId="3C3A3D2E" w14:textId="77777777" w:rsidR="00174C46" w:rsidRPr="00A2058F" w:rsidRDefault="00174C46">
            <w:r>
              <w:rPr>
                <w:rFonts w:hint="eastAsia"/>
              </w:rPr>
              <w:t>String</w:t>
            </w:r>
          </w:p>
        </w:tc>
        <w:tc>
          <w:tcPr>
            <w:tcW w:w="3383" w:type="dxa"/>
          </w:tcPr>
          <w:p w14:paraId="2149D472" w14:textId="77777777" w:rsidR="00174C46" w:rsidRDefault="00174C46">
            <w:r w:rsidRPr="00A2058F">
              <w:t>Gateway Identification</w:t>
            </w:r>
          </w:p>
        </w:tc>
        <w:tc>
          <w:tcPr>
            <w:tcW w:w="2832" w:type="dxa"/>
          </w:tcPr>
          <w:p w14:paraId="2867DEE0" w14:textId="77FD351A" w:rsidR="00174C46" w:rsidRDefault="00174C46">
            <w:r>
              <w:rPr>
                <w:rFonts w:hint="eastAsia"/>
              </w:rPr>
              <w:t>AcuDC-</w:t>
            </w:r>
            <w:r w:rsidR="00FD7630">
              <w:rPr>
                <w:rFonts w:hint="eastAsia"/>
              </w:rPr>
              <w:t>32</w:t>
            </w:r>
            <w:r>
              <w:rPr>
                <w:rFonts w:hint="eastAsia"/>
              </w:rPr>
              <w:t>0</w:t>
            </w:r>
          </w:p>
        </w:tc>
      </w:tr>
      <w:tr w:rsidR="00174C46" w14:paraId="7A576F94" w14:textId="77777777" w:rsidTr="00C75C02">
        <w:tc>
          <w:tcPr>
            <w:tcW w:w="849" w:type="dxa"/>
          </w:tcPr>
          <w:p w14:paraId="65B805A6" w14:textId="77777777" w:rsidR="00174C46" w:rsidRDefault="00174C46">
            <w:r w:rsidRPr="00A2058F">
              <w:t>GS</w:t>
            </w:r>
          </w:p>
        </w:tc>
        <w:tc>
          <w:tcPr>
            <w:tcW w:w="1232" w:type="dxa"/>
          </w:tcPr>
          <w:p w14:paraId="5FBD8CB7" w14:textId="77777777" w:rsidR="00174C46" w:rsidRDefault="00174C46">
            <w:r>
              <w:rPr>
                <w:rFonts w:hint="eastAsia"/>
              </w:rPr>
              <w:t>String</w:t>
            </w:r>
          </w:p>
        </w:tc>
        <w:tc>
          <w:tcPr>
            <w:tcW w:w="3383" w:type="dxa"/>
          </w:tcPr>
          <w:p w14:paraId="05CC3967" w14:textId="77777777" w:rsidR="00174C46" w:rsidRDefault="00174C46">
            <w:r w:rsidRPr="00253B9C">
              <w:t>Gateway Serial</w:t>
            </w:r>
          </w:p>
        </w:tc>
        <w:tc>
          <w:tcPr>
            <w:tcW w:w="2832" w:type="dxa"/>
          </w:tcPr>
          <w:p w14:paraId="06C2CDA2" w14:textId="77777777" w:rsidR="00174C46" w:rsidRDefault="00174C46">
            <w:r>
              <w:rPr>
                <w:rFonts w:hint="eastAsia"/>
              </w:rPr>
              <w:t xml:space="preserve">e.g., </w:t>
            </w:r>
            <w:r w:rsidRPr="006801F7">
              <w:t>DCT2503000001</w:t>
            </w:r>
          </w:p>
        </w:tc>
      </w:tr>
      <w:tr w:rsidR="00174C46" w14:paraId="6C225872" w14:textId="77777777" w:rsidTr="00C75C02">
        <w:tc>
          <w:tcPr>
            <w:tcW w:w="849" w:type="dxa"/>
          </w:tcPr>
          <w:p w14:paraId="076075A8" w14:textId="77777777" w:rsidR="00174C46" w:rsidRDefault="00174C46">
            <w:r>
              <w:rPr>
                <w:rFonts w:hint="eastAsia"/>
              </w:rPr>
              <w:lastRenderedPageBreak/>
              <w:t>GV</w:t>
            </w:r>
          </w:p>
        </w:tc>
        <w:tc>
          <w:tcPr>
            <w:tcW w:w="1232" w:type="dxa"/>
          </w:tcPr>
          <w:p w14:paraId="1A8E6F4C" w14:textId="77777777" w:rsidR="00174C46" w:rsidRDefault="00174C46">
            <w:r>
              <w:rPr>
                <w:rFonts w:hint="eastAsia"/>
              </w:rPr>
              <w:t>String</w:t>
            </w:r>
          </w:p>
        </w:tc>
        <w:tc>
          <w:tcPr>
            <w:tcW w:w="3383" w:type="dxa"/>
          </w:tcPr>
          <w:p w14:paraId="6550721A" w14:textId="77777777" w:rsidR="00174C46" w:rsidRDefault="00174C46">
            <w:r w:rsidRPr="00253B9C">
              <w:t>Gateway Version</w:t>
            </w:r>
          </w:p>
        </w:tc>
        <w:tc>
          <w:tcPr>
            <w:tcW w:w="2832" w:type="dxa"/>
          </w:tcPr>
          <w:p w14:paraId="5A3631D3" w14:textId="77777777" w:rsidR="00174C46" w:rsidRDefault="00174C46">
            <w:r>
              <w:rPr>
                <w:rFonts w:hint="eastAsia"/>
              </w:rPr>
              <w:t>e.g., 1.01</w:t>
            </w:r>
          </w:p>
        </w:tc>
      </w:tr>
      <w:tr w:rsidR="00174C46" w14:paraId="5C65AC13" w14:textId="77777777" w:rsidTr="00C75C02">
        <w:tc>
          <w:tcPr>
            <w:tcW w:w="849" w:type="dxa"/>
          </w:tcPr>
          <w:p w14:paraId="7CA803B9" w14:textId="77777777" w:rsidR="00174C46" w:rsidRDefault="00174C46">
            <w:r w:rsidRPr="0070597C">
              <w:t>PG</w:t>
            </w:r>
          </w:p>
        </w:tc>
        <w:tc>
          <w:tcPr>
            <w:tcW w:w="1232" w:type="dxa"/>
          </w:tcPr>
          <w:p w14:paraId="54A3C937" w14:textId="77777777" w:rsidR="00174C46" w:rsidRDefault="00174C46">
            <w:r w:rsidRPr="0070597C">
              <w:t>String</w:t>
            </w:r>
          </w:p>
        </w:tc>
        <w:tc>
          <w:tcPr>
            <w:tcW w:w="3383" w:type="dxa"/>
          </w:tcPr>
          <w:p w14:paraId="2A6B2A4F" w14:textId="77777777" w:rsidR="00174C46" w:rsidRDefault="00174C46">
            <w:r w:rsidRPr="00EF62C3">
              <w:t>Pagination of the entire data set</w:t>
            </w:r>
          </w:p>
        </w:tc>
        <w:tc>
          <w:tcPr>
            <w:tcW w:w="2832" w:type="dxa"/>
          </w:tcPr>
          <w:p w14:paraId="6C42DEAE" w14:textId="77777777" w:rsidR="00174C46" w:rsidRDefault="00174C46">
            <w:bookmarkStart w:id="186" w:name="OLE_LINK2"/>
            <w:r>
              <w:t>T</w:t>
            </w:r>
            <w:r>
              <w:rPr>
                <w:rFonts w:hint="eastAsia"/>
              </w:rPr>
              <w:t>ransaction ID</w:t>
            </w:r>
            <w:bookmarkEnd w:id="186"/>
            <w:r>
              <w:rPr>
                <w:rFonts w:hint="eastAsia"/>
              </w:rPr>
              <w:t xml:space="preserve">, e.g., </w:t>
            </w:r>
            <w:bookmarkStart w:id="187" w:name="OLE_LINK1"/>
            <w:r>
              <w:rPr>
                <w:rFonts w:hint="eastAsia"/>
              </w:rPr>
              <w:t>T123456</w:t>
            </w:r>
            <w:bookmarkEnd w:id="187"/>
          </w:p>
        </w:tc>
      </w:tr>
      <w:tr w:rsidR="00174C46" w14:paraId="3B44C629" w14:textId="77777777" w:rsidTr="00C75C02">
        <w:tc>
          <w:tcPr>
            <w:tcW w:w="849" w:type="dxa"/>
          </w:tcPr>
          <w:p w14:paraId="43874046" w14:textId="77777777" w:rsidR="00174C46" w:rsidRPr="00EF62C3" w:rsidRDefault="00174C46">
            <w:pPr>
              <w:rPr>
                <w:rFonts w:ascii="Segoe UI" w:hAnsi="Segoe UI" w:cs="Segoe UI"/>
                <w:color w:val="1F2328"/>
              </w:rPr>
            </w:pPr>
            <w:r>
              <w:rPr>
                <w:rFonts w:ascii="Segoe UI" w:hAnsi="Segoe UI" w:cs="Segoe UI"/>
                <w:color w:val="1F2328"/>
              </w:rPr>
              <w:t>MV</w:t>
            </w:r>
          </w:p>
        </w:tc>
        <w:tc>
          <w:tcPr>
            <w:tcW w:w="1232" w:type="dxa"/>
          </w:tcPr>
          <w:p w14:paraId="36B9A26F" w14:textId="77777777" w:rsidR="00174C46" w:rsidRDefault="00174C46">
            <w:r w:rsidRPr="00CF4A54">
              <w:rPr>
                <w:rFonts w:ascii="Segoe UI" w:hAnsi="Segoe UI" w:cs="Segoe UI"/>
                <w:color w:val="1F2328"/>
                <w:shd w:val="clear" w:color="auto" w:fill="FFFFFF"/>
              </w:rPr>
              <w:t>String</w:t>
            </w:r>
          </w:p>
        </w:tc>
        <w:tc>
          <w:tcPr>
            <w:tcW w:w="3383" w:type="dxa"/>
          </w:tcPr>
          <w:p w14:paraId="0A995079" w14:textId="77777777" w:rsidR="00174C46" w:rsidRDefault="00174C46">
            <w:r w:rsidRPr="00F9518B">
              <w:t>Meter Vendor</w:t>
            </w:r>
          </w:p>
        </w:tc>
        <w:tc>
          <w:tcPr>
            <w:tcW w:w="2832" w:type="dxa"/>
          </w:tcPr>
          <w:p w14:paraId="36B0E4C2" w14:textId="77777777" w:rsidR="00174C46" w:rsidRDefault="00174C46">
            <w:r>
              <w:rPr>
                <w:rFonts w:hint="eastAsia"/>
              </w:rPr>
              <w:t>Accuenergy</w:t>
            </w:r>
          </w:p>
        </w:tc>
      </w:tr>
      <w:tr w:rsidR="00174C46" w14:paraId="1073DEB3" w14:textId="77777777" w:rsidTr="00C75C02">
        <w:tc>
          <w:tcPr>
            <w:tcW w:w="849" w:type="dxa"/>
          </w:tcPr>
          <w:p w14:paraId="5872EB02" w14:textId="77777777" w:rsidR="00174C46" w:rsidRDefault="00174C46">
            <w:r w:rsidRPr="00EF62C3">
              <w:t>MM</w:t>
            </w:r>
          </w:p>
        </w:tc>
        <w:tc>
          <w:tcPr>
            <w:tcW w:w="1232" w:type="dxa"/>
          </w:tcPr>
          <w:p w14:paraId="4BAE9CF1" w14:textId="77777777" w:rsidR="00174C46" w:rsidRDefault="00174C46">
            <w:r w:rsidRPr="00CF4A54">
              <w:rPr>
                <w:rFonts w:ascii="Segoe UI" w:hAnsi="Segoe UI" w:cs="Segoe UI"/>
                <w:color w:val="1F2328"/>
                <w:shd w:val="clear" w:color="auto" w:fill="FFFFFF"/>
              </w:rPr>
              <w:t>String</w:t>
            </w:r>
          </w:p>
        </w:tc>
        <w:tc>
          <w:tcPr>
            <w:tcW w:w="3383" w:type="dxa"/>
          </w:tcPr>
          <w:p w14:paraId="04C7B500" w14:textId="77777777" w:rsidR="00174C46" w:rsidRDefault="00174C46">
            <w:r w:rsidRPr="00F9518B">
              <w:t>Meter Model</w:t>
            </w:r>
          </w:p>
        </w:tc>
        <w:tc>
          <w:tcPr>
            <w:tcW w:w="2832" w:type="dxa"/>
          </w:tcPr>
          <w:p w14:paraId="7C77869B" w14:textId="77777777" w:rsidR="00174C46" w:rsidRDefault="00174C46">
            <w:r>
              <w:rPr>
                <w:rFonts w:hint="eastAsia"/>
              </w:rPr>
              <w:t xml:space="preserve">e.g., </w:t>
            </w:r>
            <w:r w:rsidRPr="00EC171C">
              <w:rPr>
                <w:rFonts w:hint="eastAsia"/>
              </w:rPr>
              <w:t>Acu</w:t>
            </w:r>
            <w:r>
              <w:rPr>
                <w:rFonts w:hint="eastAsia"/>
              </w:rPr>
              <w:t>-</w:t>
            </w:r>
            <w:r w:rsidRPr="00EC171C">
              <w:rPr>
                <w:rFonts w:hint="eastAsia"/>
              </w:rPr>
              <w:t>DC30</w:t>
            </w:r>
            <w:r>
              <w:rPr>
                <w:rFonts w:hint="eastAsia"/>
              </w:rPr>
              <w:t>1</w:t>
            </w:r>
            <w:r w:rsidRPr="00EC171C">
              <w:rPr>
                <w:rFonts w:hint="eastAsia"/>
              </w:rPr>
              <w:t>-1000-650-P2</w:t>
            </w:r>
          </w:p>
        </w:tc>
      </w:tr>
      <w:tr w:rsidR="00174C46" w14:paraId="77230D68" w14:textId="77777777" w:rsidTr="00C75C02">
        <w:tc>
          <w:tcPr>
            <w:tcW w:w="849" w:type="dxa"/>
          </w:tcPr>
          <w:p w14:paraId="48332C34" w14:textId="77777777" w:rsidR="00174C46" w:rsidRDefault="00174C46">
            <w:r w:rsidRPr="00EF62C3">
              <w:t>MS</w:t>
            </w:r>
          </w:p>
        </w:tc>
        <w:tc>
          <w:tcPr>
            <w:tcW w:w="1232" w:type="dxa"/>
          </w:tcPr>
          <w:p w14:paraId="6E33A30D" w14:textId="77777777" w:rsidR="00174C46" w:rsidRDefault="00174C46">
            <w:r w:rsidRPr="00CF4A54">
              <w:rPr>
                <w:rFonts w:ascii="Segoe UI" w:hAnsi="Segoe UI" w:cs="Segoe UI"/>
                <w:color w:val="1F2328"/>
                <w:shd w:val="clear" w:color="auto" w:fill="FFFFFF"/>
              </w:rPr>
              <w:t>String</w:t>
            </w:r>
          </w:p>
        </w:tc>
        <w:tc>
          <w:tcPr>
            <w:tcW w:w="3383" w:type="dxa"/>
          </w:tcPr>
          <w:p w14:paraId="4E031399" w14:textId="77777777" w:rsidR="00174C46" w:rsidRDefault="00174C46">
            <w:r w:rsidRPr="00F9518B">
              <w:t>Meter Serial</w:t>
            </w:r>
          </w:p>
        </w:tc>
        <w:tc>
          <w:tcPr>
            <w:tcW w:w="2832" w:type="dxa"/>
          </w:tcPr>
          <w:p w14:paraId="6713A162" w14:textId="77777777" w:rsidR="00174C46" w:rsidRDefault="00174C46">
            <w:r>
              <w:rPr>
                <w:rFonts w:hint="eastAsia"/>
              </w:rPr>
              <w:t xml:space="preserve">e.g., </w:t>
            </w:r>
            <w:r w:rsidRPr="006801F7">
              <w:t>DCT2503000001</w:t>
            </w:r>
          </w:p>
        </w:tc>
      </w:tr>
      <w:tr w:rsidR="00174C46" w14:paraId="43C4861F" w14:textId="77777777" w:rsidTr="00C75C02">
        <w:tc>
          <w:tcPr>
            <w:tcW w:w="849" w:type="dxa"/>
          </w:tcPr>
          <w:p w14:paraId="16C642B3" w14:textId="77777777" w:rsidR="00174C46" w:rsidRDefault="00174C46">
            <w:r w:rsidRPr="00EF62C3">
              <w:t>MF</w:t>
            </w:r>
          </w:p>
        </w:tc>
        <w:tc>
          <w:tcPr>
            <w:tcW w:w="1232" w:type="dxa"/>
          </w:tcPr>
          <w:p w14:paraId="4EF98081" w14:textId="77777777" w:rsidR="00174C46" w:rsidRDefault="00174C46">
            <w:r w:rsidRPr="00CF4A54">
              <w:rPr>
                <w:rFonts w:ascii="Segoe UI" w:hAnsi="Segoe UI" w:cs="Segoe UI"/>
                <w:color w:val="1F2328"/>
                <w:shd w:val="clear" w:color="auto" w:fill="FFFFFF"/>
              </w:rPr>
              <w:t>String</w:t>
            </w:r>
          </w:p>
        </w:tc>
        <w:tc>
          <w:tcPr>
            <w:tcW w:w="3383" w:type="dxa"/>
          </w:tcPr>
          <w:p w14:paraId="54C3A689" w14:textId="77777777" w:rsidR="00174C46" w:rsidRDefault="00174C46">
            <w:r w:rsidRPr="00F9518B">
              <w:t>Meter Firmware</w:t>
            </w:r>
          </w:p>
        </w:tc>
        <w:tc>
          <w:tcPr>
            <w:tcW w:w="2832" w:type="dxa"/>
          </w:tcPr>
          <w:p w14:paraId="70D8AF28" w14:textId="77777777" w:rsidR="00174C46" w:rsidRDefault="00174C46">
            <w:r>
              <w:rPr>
                <w:rFonts w:hint="eastAsia"/>
              </w:rPr>
              <w:t>e.g., 1.01</w:t>
            </w:r>
          </w:p>
        </w:tc>
      </w:tr>
      <w:tr w:rsidR="00174C46" w14:paraId="693A6D8D" w14:textId="77777777" w:rsidTr="00C75C02">
        <w:tc>
          <w:tcPr>
            <w:tcW w:w="849" w:type="dxa"/>
          </w:tcPr>
          <w:p w14:paraId="655A1F03" w14:textId="77777777" w:rsidR="00174C46" w:rsidRPr="00EF62C3" w:rsidRDefault="00174C46">
            <w:r w:rsidRPr="00F9518B">
              <w:t>IS</w:t>
            </w:r>
          </w:p>
        </w:tc>
        <w:tc>
          <w:tcPr>
            <w:tcW w:w="1232" w:type="dxa"/>
          </w:tcPr>
          <w:p w14:paraId="4D64A86E" w14:textId="77777777" w:rsidR="00174C46" w:rsidRPr="00CF4A54" w:rsidRDefault="00174C46">
            <w:pPr>
              <w:rPr>
                <w:rFonts w:ascii="Segoe UI" w:hAnsi="Segoe UI" w:cs="Segoe UI"/>
                <w:color w:val="1F2328"/>
                <w:shd w:val="clear" w:color="auto" w:fill="FFFFFF"/>
              </w:rPr>
            </w:pPr>
            <w:r w:rsidRPr="00445468">
              <w:rPr>
                <w:rFonts w:ascii="Segoe UI" w:hAnsi="Segoe UI" w:cs="Segoe UI"/>
                <w:color w:val="1F2328"/>
                <w:shd w:val="clear" w:color="auto" w:fill="FFFFFF"/>
              </w:rPr>
              <w:t>Boolean</w:t>
            </w:r>
          </w:p>
        </w:tc>
        <w:tc>
          <w:tcPr>
            <w:tcW w:w="3383" w:type="dxa"/>
          </w:tcPr>
          <w:p w14:paraId="299E64D8" w14:textId="77777777" w:rsidR="00174C46" w:rsidRPr="00F9518B" w:rsidRDefault="00174C46">
            <w:r w:rsidRPr="00445468">
              <w:t>Identification Status</w:t>
            </w:r>
          </w:p>
        </w:tc>
        <w:tc>
          <w:tcPr>
            <w:tcW w:w="2832" w:type="dxa"/>
          </w:tcPr>
          <w:p w14:paraId="3C8F86FD" w14:textId="77777777" w:rsidR="00174C46" w:rsidRDefault="00174C46">
            <w:r>
              <w:t>T</w:t>
            </w:r>
            <w:r>
              <w:rPr>
                <w:rFonts w:hint="eastAsia"/>
              </w:rPr>
              <w:t>rue/false, From Start command</w:t>
            </w:r>
          </w:p>
        </w:tc>
      </w:tr>
      <w:tr w:rsidR="00174C46" w14:paraId="6FDADD24" w14:textId="77777777" w:rsidTr="00C75C02">
        <w:tc>
          <w:tcPr>
            <w:tcW w:w="849" w:type="dxa"/>
          </w:tcPr>
          <w:p w14:paraId="0189ABAB" w14:textId="77777777" w:rsidR="00174C46" w:rsidRPr="001C2F96" w:rsidRDefault="00174C46">
            <w:pPr>
              <w:rPr>
                <w:rFonts w:ascii="Segoe UI" w:hAnsi="Segoe UI" w:cs="Segoe UI"/>
                <w:color w:val="1F2328"/>
              </w:rPr>
            </w:pPr>
            <w:r>
              <w:rPr>
                <w:rFonts w:ascii="Segoe UI" w:hAnsi="Segoe UI" w:cs="Segoe UI"/>
                <w:color w:val="1F2328"/>
              </w:rPr>
              <w:t>IL</w:t>
            </w:r>
          </w:p>
        </w:tc>
        <w:tc>
          <w:tcPr>
            <w:tcW w:w="1232" w:type="dxa"/>
          </w:tcPr>
          <w:p w14:paraId="198B72C0" w14:textId="77777777" w:rsidR="00174C46" w:rsidRPr="00CF4A54" w:rsidRDefault="00174C46">
            <w:pPr>
              <w:rPr>
                <w:rFonts w:ascii="Segoe UI" w:hAnsi="Segoe UI" w:cs="Segoe UI"/>
                <w:color w:val="1F2328"/>
                <w:shd w:val="clear" w:color="auto" w:fill="FFFFFF"/>
              </w:rPr>
            </w:pPr>
            <w:r w:rsidRPr="001E11AF">
              <w:rPr>
                <w:rFonts w:ascii="Segoe UI" w:hAnsi="Segoe UI" w:cs="Segoe UI"/>
                <w:color w:val="1F2328"/>
                <w:shd w:val="clear" w:color="auto" w:fill="FFFFFF"/>
              </w:rPr>
              <w:t>String</w:t>
            </w:r>
          </w:p>
        </w:tc>
        <w:tc>
          <w:tcPr>
            <w:tcW w:w="3383" w:type="dxa"/>
          </w:tcPr>
          <w:p w14:paraId="15BDE900" w14:textId="77777777" w:rsidR="00174C46" w:rsidRPr="00F9518B" w:rsidRDefault="00174C46">
            <w:r w:rsidRPr="0017204F">
              <w:t>Identification Level</w:t>
            </w:r>
          </w:p>
        </w:tc>
        <w:tc>
          <w:tcPr>
            <w:tcW w:w="2832" w:type="dxa"/>
          </w:tcPr>
          <w:p w14:paraId="31A05B49" w14:textId="77777777" w:rsidR="00174C46" w:rsidRDefault="00174C46">
            <w:r>
              <w:rPr>
                <w:rFonts w:hint="eastAsia"/>
              </w:rPr>
              <w:t>From Start command</w:t>
            </w:r>
          </w:p>
        </w:tc>
      </w:tr>
      <w:tr w:rsidR="00174C46" w14:paraId="483D6A41" w14:textId="77777777" w:rsidTr="00C75C02">
        <w:tc>
          <w:tcPr>
            <w:tcW w:w="849" w:type="dxa"/>
          </w:tcPr>
          <w:p w14:paraId="3A629990" w14:textId="77777777" w:rsidR="00174C46" w:rsidRPr="00EF62C3" w:rsidRDefault="00174C46">
            <w:r w:rsidRPr="001C2F96">
              <w:t>IF</w:t>
            </w:r>
          </w:p>
        </w:tc>
        <w:tc>
          <w:tcPr>
            <w:tcW w:w="1232" w:type="dxa"/>
          </w:tcPr>
          <w:p w14:paraId="73AA05B2" w14:textId="77777777" w:rsidR="00174C46" w:rsidRPr="00CF4A54" w:rsidRDefault="00174C46">
            <w:pPr>
              <w:rPr>
                <w:rFonts w:ascii="Segoe UI" w:hAnsi="Segoe UI" w:cs="Segoe UI"/>
                <w:color w:val="1F2328"/>
                <w:shd w:val="clear" w:color="auto" w:fill="FFFFFF"/>
              </w:rPr>
            </w:pPr>
            <w:r w:rsidRPr="0017204F">
              <w:rPr>
                <w:rFonts w:ascii="Segoe UI" w:hAnsi="Segoe UI" w:cs="Segoe UI"/>
                <w:color w:val="1F2328"/>
                <w:shd w:val="clear" w:color="auto" w:fill="FFFFFF"/>
              </w:rPr>
              <w:t>Array of Strings</w:t>
            </w:r>
          </w:p>
        </w:tc>
        <w:tc>
          <w:tcPr>
            <w:tcW w:w="3383" w:type="dxa"/>
          </w:tcPr>
          <w:p w14:paraId="5CA97C71" w14:textId="77777777" w:rsidR="00174C46" w:rsidRPr="00F9518B" w:rsidRDefault="00174C46">
            <w:r w:rsidRPr="0017204F">
              <w:t>Identification Flags</w:t>
            </w:r>
          </w:p>
        </w:tc>
        <w:tc>
          <w:tcPr>
            <w:tcW w:w="2832" w:type="dxa"/>
          </w:tcPr>
          <w:p w14:paraId="6D17E1C6" w14:textId="77777777" w:rsidR="00174C46" w:rsidRDefault="00174C46">
            <w:r>
              <w:rPr>
                <w:rFonts w:hint="eastAsia"/>
              </w:rPr>
              <w:t>From Start command</w:t>
            </w:r>
          </w:p>
        </w:tc>
      </w:tr>
      <w:tr w:rsidR="00174C46" w14:paraId="16568F78" w14:textId="77777777" w:rsidTr="00C75C02">
        <w:tc>
          <w:tcPr>
            <w:tcW w:w="849" w:type="dxa"/>
          </w:tcPr>
          <w:p w14:paraId="77222D3B" w14:textId="77777777" w:rsidR="00174C46" w:rsidRPr="00EF62C3" w:rsidRDefault="00174C46">
            <w:r w:rsidRPr="001C2F96">
              <w:t>IT</w:t>
            </w:r>
          </w:p>
        </w:tc>
        <w:tc>
          <w:tcPr>
            <w:tcW w:w="1232" w:type="dxa"/>
          </w:tcPr>
          <w:p w14:paraId="752E26AB" w14:textId="77777777" w:rsidR="00174C46" w:rsidRPr="00CF4A54" w:rsidRDefault="00174C46">
            <w:pPr>
              <w:rPr>
                <w:rFonts w:ascii="Segoe UI" w:hAnsi="Segoe UI" w:cs="Segoe UI"/>
                <w:color w:val="1F2328"/>
                <w:shd w:val="clear" w:color="auto" w:fill="FFFFFF"/>
              </w:rPr>
            </w:pPr>
            <w:r w:rsidRPr="001E11AF">
              <w:rPr>
                <w:rFonts w:ascii="Segoe UI" w:hAnsi="Segoe UI" w:cs="Segoe UI"/>
                <w:color w:val="1F2328"/>
                <w:shd w:val="clear" w:color="auto" w:fill="FFFFFF"/>
              </w:rPr>
              <w:t>String</w:t>
            </w:r>
          </w:p>
        </w:tc>
        <w:tc>
          <w:tcPr>
            <w:tcW w:w="3383" w:type="dxa"/>
          </w:tcPr>
          <w:p w14:paraId="068E603E" w14:textId="77777777" w:rsidR="00174C46" w:rsidRPr="00F9518B" w:rsidRDefault="00174C46">
            <w:r w:rsidRPr="0017204F">
              <w:t>Identification Type</w:t>
            </w:r>
          </w:p>
        </w:tc>
        <w:tc>
          <w:tcPr>
            <w:tcW w:w="2832" w:type="dxa"/>
          </w:tcPr>
          <w:p w14:paraId="1F0ED037" w14:textId="77777777" w:rsidR="00174C46" w:rsidRDefault="00174C46">
            <w:r>
              <w:rPr>
                <w:rFonts w:hint="eastAsia"/>
              </w:rPr>
              <w:t>From Start command</w:t>
            </w:r>
          </w:p>
        </w:tc>
      </w:tr>
      <w:tr w:rsidR="00174C46" w14:paraId="27BC99FA" w14:textId="77777777" w:rsidTr="00C75C02">
        <w:tc>
          <w:tcPr>
            <w:tcW w:w="849" w:type="dxa"/>
          </w:tcPr>
          <w:p w14:paraId="11CABEFF" w14:textId="77777777" w:rsidR="00174C46" w:rsidRPr="00155E9F" w:rsidRDefault="00174C46">
            <w:pPr>
              <w:rPr>
                <w:rFonts w:ascii="Segoe UI" w:hAnsi="Segoe UI" w:cs="Segoe UI"/>
                <w:color w:val="1F2328"/>
              </w:rPr>
            </w:pPr>
            <w:r>
              <w:rPr>
                <w:rFonts w:ascii="Segoe UI" w:hAnsi="Segoe UI" w:cs="Segoe UI"/>
                <w:color w:val="1F2328"/>
              </w:rPr>
              <w:t>ID</w:t>
            </w:r>
          </w:p>
        </w:tc>
        <w:tc>
          <w:tcPr>
            <w:tcW w:w="1232" w:type="dxa"/>
          </w:tcPr>
          <w:p w14:paraId="2A0DEC4B" w14:textId="77777777" w:rsidR="00174C46" w:rsidRPr="00CF4A54" w:rsidRDefault="00174C46">
            <w:pPr>
              <w:rPr>
                <w:rFonts w:ascii="Segoe UI" w:hAnsi="Segoe UI" w:cs="Segoe UI"/>
                <w:color w:val="1F2328"/>
                <w:shd w:val="clear" w:color="auto" w:fill="FFFFFF"/>
              </w:rPr>
            </w:pPr>
            <w:r w:rsidRPr="001E11AF">
              <w:rPr>
                <w:rFonts w:ascii="Segoe UI" w:hAnsi="Segoe UI" w:cs="Segoe UI"/>
                <w:color w:val="1F2328"/>
                <w:shd w:val="clear" w:color="auto" w:fill="FFFFFF"/>
              </w:rPr>
              <w:t>String</w:t>
            </w:r>
          </w:p>
        </w:tc>
        <w:tc>
          <w:tcPr>
            <w:tcW w:w="3383" w:type="dxa"/>
          </w:tcPr>
          <w:p w14:paraId="732EC0CD" w14:textId="77777777" w:rsidR="00174C46" w:rsidRPr="00F9518B" w:rsidRDefault="00174C46">
            <w:r w:rsidRPr="002F6E8A">
              <w:t>Identification Data</w:t>
            </w:r>
          </w:p>
        </w:tc>
        <w:tc>
          <w:tcPr>
            <w:tcW w:w="2832" w:type="dxa"/>
          </w:tcPr>
          <w:p w14:paraId="63A76438" w14:textId="77777777" w:rsidR="00174C46" w:rsidRDefault="00174C46">
            <w:r>
              <w:rPr>
                <w:rFonts w:hint="eastAsia"/>
              </w:rPr>
              <w:t>From Start command</w:t>
            </w:r>
          </w:p>
        </w:tc>
      </w:tr>
      <w:tr w:rsidR="00174C46" w14:paraId="56C6FCDC" w14:textId="77777777" w:rsidTr="00C75C02">
        <w:tc>
          <w:tcPr>
            <w:tcW w:w="849" w:type="dxa"/>
          </w:tcPr>
          <w:p w14:paraId="096BD94D" w14:textId="77777777" w:rsidR="00174C46" w:rsidRDefault="00174C46">
            <w:pPr>
              <w:rPr>
                <w:rFonts w:ascii="Segoe UI" w:hAnsi="Segoe UI" w:cs="Segoe UI"/>
                <w:color w:val="1F2328"/>
              </w:rPr>
            </w:pPr>
            <w:r w:rsidRPr="00155E9F">
              <w:rPr>
                <w:rFonts w:ascii="Segoe UI" w:hAnsi="Segoe UI" w:cs="Segoe UI"/>
                <w:color w:val="1F2328"/>
              </w:rPr>
              <w:t>TT</w:t>
            </w:r>
          </w:p>
        </w:tc>
        <w:tc>
          <w:tcPr>
            <w:tcW w:w="1232" w:type="dxa"/>
          </w:tcPr>
          <w:p w14:paraId="097C0B69" w14:textId="77777777" w:rsidR="00174C46" w:rsidRPr="00CF4A54" w:rsidRDefault="00174C46">
            <w:pPr>
              <w:rPr>
                <w:rFonts w:ascii="Segoe UI" w:hAnsi="Segoe UI" w:cs="Segoe UI"/>
                <w:color w:val="1F2328"/>
                <w:shd w:val="clear" w:color="auto" w:fill="FFFFFF"/>
              </w:rPr>
            </w:pPr>
            <w:r w:rsidRPr="001E11AF">
              <w:rPr>
                <w:rFonts w:ascii="Segoe UI" w:hAnsi="Segoe UI" w:cs="Segoe UI"/>
                <w:color w:val="1F2328"/>
                <w:shd w:val="clear" w:color="auto" w:fill="FFFFFF"/>
              </w:rPr>
              <w:t>String</w:t>
            </w:r>
          </w:p>
        </w:tc>
        <w:tc>
          <w:tcPr>
            <w:tcW w:w="3383" w:type="dxa"/>
          </w:tcPr>
          <w:p w14:paraId="76CE639A" w14:textId="77777777" w:rsidR="00174C46" w:rsidRPr="00F9518B" w:rsidRDefault="00174C46">
            <w:r w:rsidRPr="002F6E8A">
              <w:t>Tariff Text</w:t>
            </w:r>
          </w:p>
        </w:tc>
        <w:tc>
          <w:tcPr>
            <w:tcW w:w="2832" w:type="dxa"/>
          </w:tcPr>
          <w:p w14:paraId="66D00E71" w14:textId="77777777" w:rsidR="00174C46" w:rsidRDefault="00174C46">
            <w:r>
              <w:rPr>
                <w:rFonts w:hint="eastAsia"/>
              </w:rPr>
              <w:t>From Start command</w:t>
            </w:r>
          </w:p>
        </w:tc>
      </w:tr>
      <w:tr w:rsidR="00174C46" w14:paraId="7AE4B125" w14:textId="77777777" w:rsidTr="00C75C02">
        <w:tc>
          <w:tcPr>
            <w:tcW w:w="849" w:type="dxa"/>
          </w:tcPr>
          <w:p w14:paraId="2ADF6EC5" w14:textId="77777777" w:rsidR="00174C46" w:rsidRPr="00155E9F" w:rsidRDefault="00174C46">
            <w:pPr>
              <w:rPr>
                <w:rFonts w:ascii="Segoe UI" w:hAnsi="Segoe UI" w:cs="Segoe UI"/>
                <w:color w:val="1F2328"/>
              </w:rPr>
            </w:pPr>
            <w:r>
              <w:rPr>
                <w:rFonts w:ascii="Segoe UI" w:hAnsi="Segoe UI" w:cs="Segoe UI"/>
                <w:color w:val="1F2328"/>
              </w:rPr>
              <w:t>LC</w:t>
            </w:r>
          </w:p>
        </w:tc>
        <w:tc>
          <w:tcPr>
            <w:tcW w:w="1232" w:type="dxa"/>
          </w:tcPr>
          <w:p w14:paraId="58A95627" w14:textId="77777777" w:rsidR="00174C46" w:rsidRPr="00CF4A54" w:rsidRDefault="00174C46">
            <w:pPr>
              <w:rPr>
                <w:rFonts w:ascii="Segoe UI" w:hAnsi="Segoe UI" w:cs="Segoe UI"/>
                <w:color w:val="1F2328"/>
                <w:shd w:val="clear" w:color="auto" w:fill="FFFFFF"/>
              </w:rPr>
            </w:pPr>
            <w:r>
              <w:rPr>
                <w:rFonts w:ascii="Segoe UI" w:hAnsi="Segoe UI" w:cs="Segoe UI" w:hint="eastAsia"/>
                <w:color w:val="1F2328"/>
                <w:shd w:val="clear" w:color="auto" w:fill="FFFFFF"/>
              </w:rPr>
              <w:t>Object</w:t>
            </w:r>
          </w:p>
        </w:tc>
        <w:tc>
          <w:tcPr>
            <w:tcW w:w="3383" w:type="dxa"/>
          </w:tcPr>
          <w:p w14:paraId="735B0728" w14:textId="77777777" w:rsidR="00174C46" w:rsidRDefault="00174C46">
            <w:r w:rsidRPr="002F6E8A">
              <w:t>Loss Compensation</w:t>
            </w:r>
          </w:p>
          <w:p w14:paraId="062E8671" w14:textId="77777777" w:rsidR="00174C46" w:rsidRDefault="00174C46" w:rsidP="000F6AC3">
            <w:pPr>
              <w:pStyle w:val="a9"/>
              <w:widowControl w:val="0"/>
              <w:numPr>
                <w:ilvl w:val="0"/>
                <w:numId w:val="31"/>
              </w:numPr>
            </w:pPr>
            <w:r w:rsidRPr="0008203E">
              <w:t>LN</w:t>
            </w:r>
          </w:p>
          <w:p w14:paraId="41E848BC" w14:textId="77777777" w:rsidR="00174C46" w:rsidRDefault="00174C46" w:rsidP="000F6AC3">
            <w:pPr>
              <w:pStyle w:val="a9"/>
              <w:widowControl w:val="0"/>
              <w:numPr>
                <w:ilvl w:val="0"/>
                <w:numId w:val="31"/>
              </w:numPr>
            </w:pPr>
            <w:r w:rsidRPr="00A31C92">
              <w:t>LR</w:t>
            </w:r>
          </w:p>
          <w:p w14:paraId="073B2A2B" w14:textId="77777777" w:rsidR="00174C46" w:rsidRPr="00F9518B" w:rsidRDefault="00174C46" w:rsidP="000F6AC3">
            <w:pPr>
              <w:pStyle w:val="a9"/>
              <w:widowControl w:val="0"/>
              <w:numPr>
                <w:ilvl w:val="0"/>
                <w:numId w:val="31"/>
              </w:numPr>
            </w:pPr>
            <w:r>
              <w:rPr>
                <w:rFonts w:hint="eastAsia"/>
              </w:rPr>
              <w:t>LU</w:t>
            </w:r>
          </w:p>
        </w:tc>
        <w:tc>
          <w:tcPr>
            <w:tcW w:w="2832" w:type="dxa"/>
          </w:tcPr>
          <w:p w14:paraId="03CD6D3F" w14:textId="77777777" w:rsidR="00174C46" w:rsidRDefault="00174C46">
            <w:r>
              <w:rPr>
                <w:rFonts w:hint="eastAsia"/>
              </w:rPr>
              <w:t>From configuration</w:t>
            </w:r>
          </w:p>
        </w:tc>
      </w:tr>
      <w:tr w:rsidR="00174C46" w14:paraId="5A95468E" w14:textId="77777777" w:rsidTr="00C75C02">
        <w:tc>
          <w:tcPr>
            <w:tcW w:w="849" w:type="dxa"/>
          </w:tcPr>
          <w:p w14:paraId="326CDF8A" w14:textId="77777777" w:rsidR="00174C46" w:rsidRPr="00155E9F" w:rsidRDefault="00174C46">
            <w:pPr>
              <w:rPr>
                <w:rFonts w:ascii="Segoe UI" w:hAnsi="Segoe UI" w:cs="Segoe UI"/>
                <w:color w:val="1F2328"/>
              </w:rPr>
            </w:pPr>
            <w:r w:rsidRPr="00761CC3">
              <w:rPr>
                <w:rFonts w:ascii="Segoe UI" w:hAnsi="Segoe UI" w:cs="Segoe UI"/>
                <w:color w:val="1F2328"/>
              </w:rPr>
              <w:t>CT</w:t>
            </w:r>
          </w:p>
        </w:tc>
        <w:tc>
          <w:tcPr>
            <w:tcW w:w="1232" w:type="dxa"/>
          </w:tcPr>
          <w:p w14:paraId="15C877CB" w14:textId="77777777" w:rsidR="00174C46" w:rsidRPr="00CF4A54" w:rsidRDefault="00174C46">
            <w:pPr>
              <w:rPr>
                <w:rFonts w:ascii="Segoe UI" w:hAnsi="Segoe UI" w:cs="Segoe UI"/>
                <w:color w:val="1F2328"/>
                <w:shd w:val="clear" w:color="auto" w:fill="FFFFFF"/>
              </w:rPr>
            </w:pPr>
            <w:r w:rsidRPr="00761CC3">
              <w:rPr>
                <w:rFonts w:ascii="Segoe UI" w:hAnsi="Segoe UI" w:cs="Segoe UI"/>
                <w:color w:val="1F2328"/>
                <w:shd w:val="clear" w:color="auto" w:fill="FFFFFF"/>
              </w:rPr>
              <w:t>String</w:t>
            </w:r>
          </w:p>
        </w:tc>
        <w:tc>
          <w:tcPr>
            <w:tcW w:w="3383" w:type="dxa"/>
          </w:tcPr>
          <w:p w14:paraId="46A8653C" w14:textId="77777777" w:rsidR="00174C46" w:rsidRPr="00F9518B" w:rsidRDefault="00174C46">
            <w:r w:rsidRPr="003B4E59">
              <w:t>Charge Point Identification Type</w:t>
            </w:r>
          </w:p>
        </w:tc>
        <w:tc>
          <w:tcPr>
            <w:tcW w:w="2832" w:type="dxa"/>
          </w:tcPr>
          <w:p w14:paraId="45409B5E" w14:textId="77777777" w:rsidR="00174C46" w:rsidRDefault="00174C46">
            <w:r>
              <w:rPr>
                <w:rFonts w:hint="eastAsia"/>
              </w:rPr>
              <w:t>From configuration</w:t>
            </w:r>
          </w:p>
        </w:tc>
      </w:tr>
      <w:tr w:rsidR="00174C46" w14:paraId="711776C6" w14:textId="77777777" w:rsidTr="00C75C02">
        <w:tc>
          <w:tcPr>
            <w:tcW w:w="849" w:type="dxa"/>
          </w:tcPr>
          <w:p w14:paraId="2BC09486" w14:textId="77777777" w:rsidR="00174C46" w:rsidRPr="00155E9F" w:rsidRDefault="00174C46">
            <w:pPr>
              <w:rPr>
                <w:rFonts w:ascii="Segoe UI" w:hAnsi="Segoe UI" w:cs="Segoe UI"/>
                <w:color w:val="1F2328"/>
              </w:rPr>
            </w:pPr>
            <w:r>
              <w:rPr>
                <w:rFonts w:ascii="Segoe UI" w:hAnsi="Segoe UI" w:cs="Segoe UI"/>
                <w:color w:val="1F2328"/>
              </w:rPr>
              <w:t>CI</w:t>
            </w:r>
          </w:p>
        </w:tc>
        <w:tc>
          <w:tcPr>
            <w:tcW w:w="1232" w:type="dxa"/>
          </w:tcPr>
          <w:p w14:paraId="160E917A" w14:textId="77777777" w:rsidR="00174C46" w:rsidRPr="00CF4A54" w:rsidRDefault="00174C46">
            <w:pPr>
              <w:rPr>
                <w:rFonts w:ascii="Segoe UI" w:hAnsi="Segoe UI" w:cs="Segoe UI"/>
                <w:color w:val="1F2328"/>
                <w:shd w:val="clear" w:color="auto" w:fill="FFFFFF"/>
              </w:rPr>
            </w:pPr>
            <w:r w:rsidRPr="00761CC3">
              <w:rPr>
                <w:rFonts w:ascii="Segoe UI" w:hAnsi="Segoe UI" w:cs="Segoe UI"/>
                <w:color w:val="1F2328"/>
                <w:shd w:val="clear" w:color="auto" w:fill="FFFFFF"/>
              </w:rPr>
              <w:t>String</w:t>
            </w:r>
          </w:p>
        </w:tc>
        <w:tc>
          <w:tcPr>
            <w:tcW w:w="3383" w:type="dxa"/>
          </w:tcPr>
          <w:p w14:paraId="47EFC305" w14:textId="77777777" w:rsidR="00174C46" w:rsidRPr="00F9518B" w:rsidRDefault="00174C46">
            <w:r w:rsidRPr="003B4E59">
              <w:t>Charge Point Identification</w:t>
            </w:r>
          </w:p>
        </w:tc>
        <w:tc>
          <w:tcPr>
            <w:tcW w:w="2832" w:type="dxa"/>
          </w:tcPr>
          <w:p w14:paraId="54197E84" w14:textId="77777777" w:rsidR="00174C46" w:rsidRDefault="00174C46">
            <w:r>
              <w:rPr>
                <w:rFonts w:hint="eastAsia"/>
              </w:rPr>
              <w:t>From configuration</w:t>
            </w:r>
          </w:p>
        </w:tc>
      </w:tr>
      <w:tr w:rsidR="00174C46" w14:paraId="6DBCC572" w14:textId="77777777" w:rsidTr="00C75C02">
        <w:tc>
          <w:tcPr>
            <w:tcW w:w="849" w:type="dxa"/>
          </w:tcPr>
          <w:p w14:paraId="2C348E8E" w14:textId="77777777" w:rsidR="00174C46" w:rsidRDefault="00174C46">
            <w:pPr>
              <w:rPr>
                <w:rFonts w:ascii="Segoe UI" w:hAnsi="Segoe UI" w:cs="Segoe UI"/>
                <w:color w:val="1F2328"/>
              </w:rPr>
            </w:pPr>
            <w:r w:rsidRPr="00D06508">
              <w:rPr>
                <w:rFonts w:ascii="Segoe UI" w:hAnsi="Segoe UI" w:cs="Segoe UI"/>
                <w:color w:val="1F2328"/>
              </w:rPr>
              <w:t>TM</w:t>
            </w:r>
          </w:p>
        </w:tc>
        <w:tc>
          <w:tcPr>
            <w:tcW w:w="1232" w:type="dxa"/>
          </w:tcPr>
          <w:p w14:paraId="774DA48A" w14:textId="77777777" w:rsidR="00174C46" w:rsidRPr="00CF4A54" w:rsidRDefault="00174C46">
            <w:pPr>
              <w:rPr>
                <w:rFonts w:ascii="Segoe UI" w:hAnsi="Segoe UI" w:cs="Segoe UI"/>
                <w:color w:val="1F2328"/>
                <w:shd w:val="clear" w:color="auto" w:fill="FFFFFF"/>
              </w:rPr>
            </w:pPr>
            <w:r w:rsidRPr="00D06508">
              <w:rPr>
                <w:rFonts w:ascii="Segoe UI" w:hAnsi="Segoe UI" w:cs="Segoe UI"/>
                <w:color w:val="1F2328"/>
                <w:shd w:val="clear" w:color="auto" w:fill="FFFFFF"/>
              </w:rPr>
              <w:t>String</w:t>
            </w:r>
          </w:p>
        </w:tc>
        <w:tc>
          <w:tcPr>
            <w:tcW w:w="3383" w:type="dxa"/>
          </w:tcPr>
          <w:p w14:paraId="78AE42DB" w14:textId="77777777" w:rsidR="00174C46" w:rsidRPr="00F9518B" w:rsidRDefault="00174C46">
            <w:r w:rsidRPr="006A2A89">
              <w:t>Time</w:t>
            </w:r>
          </w:p>
        </w:tc>
        <w:tc>
          <w:tcPr>
            <w:tcW w:w="2832" w:type="dxa"/>
          </w:tcPr>
          <w:p w14:paraId="5047CE28" w14:textId="77777777" w:rsidR="00174C46" w:rsidRDefault="00174C46">
            <w:r>
              <w:rPr>
                <w:rFonts w:hint="eastAsia"/>
              </w:rPr>
              <w:t xml:space="preserve">e.g., </w:t>
            </w:r>
            <w:r w:rsidRPr="00D06508">
              <w:t>20</w:t>
            </w:r>
            <w:r>
              <w:rPr>
                <w:rFonts w:hint="eastAsia"/>
              </w:rPr>
              <w:t>24</w:t>
            </w:r>
            <w:r w:rsidRPr="00D06508">
              <w:t>-</w:t>
            </w:r>
            <w:r>
              <w:rPr>
                <w:rFonts w:hint="eastAsia"/>
              </w:rPr>
              <w:t>11-24</w:t>
            </w:r>
            <w:r w:rsidRPr="00D06508">
              <w:t>T</w:t>
            </w:r>
            <w:r>
              <w:rPr>
                <w:rFonts w:hint="eastAsia"/>
              </w:rPr>
              <w:t>23</w:t>
            </w:r>
            <w:r w:rsidRPr="00D06508">
              <w:t>:22:</w:t>
            </w:r>
            <w:r>
              <w:rPr>
                <w:rFonts w:hint="eastAsia"/>
              </w:rPr>
              <w:t>00</w:t>
            </w:r>
            <w:r w:rsidRPr="00D06508">
              <w:t>,000+0</w:t>
            </w:r>
            <w:r>
              <w:rPr>
                <w:rFonts w:hint="eastAsia"/>
              </w:rPr>
              <w:t>8</w:t>
            </w:r>
            <w:r w:rsidRPr="00D06508">
              <w:t>00</w:t>
            </w:r>
          </w:p>
        </w:tc>
      </w:tr>
      <w:tr w:rsidR="00174C46" w14:paraId="3893904E" w14:textId="77777777" w:rsidTr="00C75C02">
        <w:tc>
          <w:tcPr>
            <w:tcW w:w="849" w:type="dxa"/>
          </w:tcPr>
          <w:p w14:paraId="7DEF9C59" w14:textId="77777777" w:rsidR="00174C46" w:rsidRDefault="00174C46">
            <w:pPr>
              <w:rPr>
                <w:rFonts w:ascii="Segoe UI" w:hAnsi="Segoe UI" w:cs="Segoe UI"/>
                <w:color w:val="1F2328"/>
              </w:rPr>
            </w:pPr>
            <w:r w:rsidRPr="006A2A89">
              <w:rPr>
                <w:rFonts w:ascii="Segoe UI" w:hAnsi="Segoe UI" w:cs="Segoe UI"/>
                <w:color w:val="1F2328"/>
              </w:rPr>
              <w:t>TX</w:t>
            </w:r>
          </w:p>
        </w:tc>
        <w:tc>
          <w:tcPr>
            <w:tcW w:w="1232" w:type="dxa"/>
          </w:tcPr>
          <w:p w14:paraId="6C4DFEEF" w14:textId="77777777" w:rsidR="00174C46" w:rsidRPr="00CF4A54" w:rsidRDefault="00174C46">
            <w:pPr>
              <w:rPr>
                <w:rFonts w:ascii="Segoe UI" w:hAnsi="Segoe UI" w:cs="Segoe UI"/>
                <w:color w:val="1F2328"/>
                <w:shd w:val="clear" w:color="auto" w:fill="FFFFFF"/>
              </w:rPr>
            </w:pPr>
            <w:r>
              <w:t>string</w:t>
            </w:r>
          </w:p>
        </w:tc>
        <w:tc>
          <w:tcPr>
            <w:tcW w:w="3383" w:type="dxa"/>
          </w:tcPr>
          <w:p w14:paraId="073A19BA" w14:textId="77777777" w:rsidR="00174C46" w:rsidRPr="00F9518B" w:rsidRDefault="00174C46">
            <w:r w:rsidRPr="006A2A89">
              <w:t>Transaction: Meter reading reason, reference of meter reading to transaction</w:t>
            </w:r>
          </w:p>
        </w:tc>
        <w:tc>
          <w:tcPr>
            <w:tcW w:w="2832" w:type="dxa"/>
          </w:tcPr>
          <w:p w14:paraId="5AF9B4A2" w14:textId="77777777" w:rsidR="00174C46" w:rsidRDefault="00174C46"/>
        </w:tc>
      </w:tr>
      <w:tr w:rsidR="00174C46" w14:paraId="0A984B5F" w14:textId="77777777" w:rsidTr="00C75C02">
        <w:tc>
          <w:tcPr>
            <w:tcW w:w="849" w:type="dxa"/>
          </w:tcPr>
          <w:p w14:paraId="1013D7EE" w14:textId="77777777" w:rsidR="00174C46" w:rsidRPr="006A2A89" w:rsidRDefault="00174C46">
            <w:pPr>
              <w:rPr>
                <w:rFonts w:ascii="Segoe UI" w:hAnsi="Segoe UI" w:cs="Segoe UI"/>
                <w:color w:val="1F2328"/>
              </w:rPr>
            </w:pPr>
            <w:r w:rsidRPr="00910596">
              <w:rPr>
                <w:rFonts w:ascii="Segoe UI" w:hAnsi="Segoe UI" w:cs="Segoe UI"/>
                <w:color w:val="1F2328"/>
              </w:rPr>
              <w:t>RV</w:t>
            </w:r>
          </w:p>
        </w:tc>
        <w:tc>
          <w:tcPr>
            <w:tcW w:w="1232" w:type="dxa"/>
          </w:tcPr>
          <w:p w14:paraId="644F85E6" w14:textId="77777777" w:rsidR="00174C46" w:rsidRPr="00CF4A54" w:rsidRDefault="00174C46">
            <w:pPr>
              <w:rPr>
                <w:rFonts w:ascii="Segoe UI" w:hAnsi="Segoe UI" w:cs="Segoe UI"/>
                <w:color w:val="1F2328"/>
                <w:shd w:val="clear" w:color="auto" w:fill="FFFFFF"/>
              </w:rPr>
            </w:pPr>
            <w:r w:rsidRPr="00910596">
              <w:rPr>
                <w:rFonts w:ascii="Segoe UI" w:hAnsi="Segoe UI" w:cs="Segoe UI"/>
                <w:color w:val="1F2328"/>
                <w:shd w:val="clear" w:color="auto" w:fill="FFFFFF"/>
              </w:rPr>
              <w:t>Number</w:t>
            </w:r>
          </w:p>
        </w:tc>
        <w:tc>
          <w:tcPr>
            <w:tcW w:w="3383" w:type="dxa"/>
          </w:tcPr>
          <w:p w14:paraId="59D0AA7C" w14:textId="77777777" w:rsidR="00174C46" w:rsidRPr="00F9518B" w:rsidRDefault="00174C46">
            <w:r w:rsidRPr="00910596">
              <w:t>Reading Value</w:t>
            </w:r>
          </w:p>
        </w:tc>
        <w:tc>
          <w:tcPr>
            <w:tcW w:w="2832" w:type="dxa"/>
          </w:tcPr>
          <w:p w14:paraId="35294066" w14:textId="77777777" w:rsidR="00174C46" w:rsidRDefault="00174C46">
            <w:r>
              <w:rPr>
                <w:rFonts w:hint="eastAsia"/>
              </w:rPr>
              <w:t>xxxxx.xxxx</w:t>
            </w:r>
          </w:p>
        </w:tc>
      </w:tr>
      <w:tr w:rsidR="00174C46" w14:paraId="24479E63" w14:textId="77777777" w:rsidTr="00C75C02">
        <w:tc>
          <w:tcPr>
            <w:tcW w:w="849" w:type="dxa"/>
          </w:tcPr>
          <w:p w14:paraId="0F90257A" w14:textId="77777777" w:rsidR="00174C46" w:rsidRPr="006A2A89" w:rsidRDefault="00174C46">
            <w:pPr>
              <w:rPr>
                <w:rFonts w:ascii="Segoe UI" w:hAnsi="Segoe UI" w:cs="Segoe UI"/>
                <w:color w:val="1F2328"/>
              </w:rPr>
            </w:pPr>
            <w:r w:rsidRPr="008D5A61">
              <w:rPr>
                <w:rFonts w:ascii="Segoe UI" w:hAnsi="Segoe UI" w:cs="Segoe UI"/>
                <w:color w:val="1F2328"/>
              </w:rPr>
              <w:t>RI</w:t>
            </w:r>
          </w:p>
        </w:tc>
        <w:tc>
          <w:tcPr>
            <w:tcW w:w="1232" w:type="dxa"/>
          </w:tcPr>
          <w:p w14:paraId="27FA6202" w14:textId="77777777" w:rsidR="00174C46" w:rsidRPr="00CF4A54" w:rsidRDefault="00174C46">
            <w:pPr>
              <w:rPr>
                <w:rFonts w:ascii="Segoe UI" w:hAnsi="Segoe UI" w:cs="Segoe UI"/>
                <w:color w:val="1F2328"/>
                <w:shd w:val="clear" w:color="auto" w:fill="FFFFFF"/>
              </w:rPr>
            </w:pPr>
            <w:r w:rsidRPr="0013294D">
              <w:rPr>
                <w:rFonts w:ascii="Segoe UI" w:hAnsi="Segoe UI" w:cs="Segoe UI"/>
                <w:color w:val="1F2328"/>
                <w:shd w:val="clear" w:color="auto" w:fill="FFFFFF"/>
              </w:rPr>
              <w:t>String</w:t>
            </w:r>
          </w:p>
        </w:tc>
        <w:tc>
          <w:tcPr>
            <w:tcW w:w="3383" w:type="dxa"/>
          </w:tcPr>
          <w:p w14:paraId="4B8EB267" w14:textId="77777777" w:rsidR="00174C46" w:rsidRPr="00F9518B" w:rsidRDefault="00174C46">
            <w:r w:rsidRPr="00566373">
              <w:rPr>
                <w:rFonts w:hint="eastAsia"/>
              </w:rPr>
              <w:t>Reading Identification</w:t>
            </w:r>
          </w:p>
        </w:tc>
        <w:tc>
          <w:tcPr>
            <w:tcW w:w="2832" w:type="dxa"/>
          </w:tcPr>
          <w:p w14:paraId="3C5F04CA" w14:textId="77777777" w:rsidR="00174C46" w:rsidRDefault="00174C46">
            <w:r w:rsidRPr="00F20416">
              <w:t>01-00:01.08.00*FF</w:t>
            </w:r>
          </w:p>
        </w:tc>
      </w:tr>
      <w:tr w:rsidR="00174C46" w14:paraId="31000DD6" w14:textId="77777777" w:rsidTr="00C75C02">
        <w:tc>
          <w:tcPr>
            <w:tcW w:w="849" w:type="dxa"/>
          </w:tcPr>
          <w:p w14:paraId="6A94101B" w14:textId="77777777" w:rsidR="00174C46" w:rsidRPr="006A2A89" w:rsidRDefault="00174C46">
            <w:pPr>
              <w:rPr>
                <w:rFonts w:ascii="Segoe UI" w:hAnsi="Segoe UI" w:cs="Segoe UI"/>
                <w:color w:val="1F2328"/>
              </w:rPr>
            </w:pPr>
            <w:r w:rsidRPr="008D5A61">
              <w:rPr>
                <w:rFonts w:ascii="Segoe UI" w:hAnsi="Segoe UI" w:cs="Segoe UI"/>
                <w:color w:val="1F2328"/>
              </w:rPr>
              <w:t>RU</w:t>
            </w:r>
          </w:p>
        </w:tc>
        <w:tc>
          <w:tcPr>
            <w:tcW w:w="1232" w:type="dxa"/>
          </w:tcPr>
          <w:p w14:paraId="4D3ADB56" w14:textId="77777777" w:rsidR="00174C46" w:rsidRPr="00CF4A54" w:rsidRDefault="00174C46">
            <w:pPr>
              <w:rPr>
                <w:rFonts w:ascii="Segoe UI" w:hAnsi="Segoe UI" w:cs="Segoe UI"/>
                <w:color w:val="1F2328"/>
                <w:shd w:val="clear" w:color="auto" w:fill="FFFFFF"/>
              </w:rPr>
            </w:pPr>
            <w:r w:rsidRPr="0013294D">
              <w:rPr>
                <w:rFonts w:ascii="Segoe UI" w:hAnsi="Segoe UI" w:cs="Segoe UI"/>
                <w:color w:val="1F2328"/>
                <w:shd w:val="clear" w:color="auto" w:fill="FFFFFF"/>
              </w:rPr>
              <w:t>String</w:t>
            </w:r>
          </w:p>
        </w:tc>
        <w:tc>
          <w:tcPr>
            <w:tcW w:w="3383" w:type="dxa"/>
          </w:tcPr>
          <w:p w14:paraId="65FD51EC" w14:textId="77777777" w:rsidR="00174C46" w:rsidRPr="00F9518B" w:rsidRDefault="00174C46">
            <w:r w:rsidRPr="00AC464E">
              <w:t>Reading Unit</w:t>
            </w:r>
          </w:p>
        </w:tc>
        <w:tc>
          <w:tcPr>
            <w:tcW w:w="2832" w:type="dxa"/>
          </w:tcPr>
          <w:p w14:paraId="423CC937" w14:textId="77777777" w:rsidR="00174C46" w:rsidRDefault="00174C46">
            <w:r>
              <w:rPr>
                <w:rFonts w:hint="eastAsia"/>
              </w:rPr>
              <w:t>kWh</w:t>
            </w:r>
          </w:p>
        </w:tc>
      </w:tr>
      <w:tr w:rsidR="00174C46" w14:paraId="28789622" w14:textId="77777777" w:rsidTr="00C75C02">
        <w:tc>
          <w:tcPr>
            <w:tcW w:w="849" w:type="dxa"/>
          </w:tcPr>
          <w:p w14:paraId="6A1F8FD3" w14:textId="77777777" w:rsidR="00174C46" w:rsidRPr="008D5A61" w:rsidRDefault="00174C46">
            <w:pPr>
              <w:rPr>
                <w:rFonts w:ascii="Segoe UI" w:hAnsi="Segoe UI" w:cs="Segoe UI"/>
                <w:color w:val="1F2328"/>
              </w:rPr>
            </w:pPr>
            <w:r w:rsidRPr="00D06B8C">
              <w:rPr>
                <w:rFonts w:ascii="Segoe UI" w:hAnsi="Segoe UI" w:cs="Segoe UI"/>
                <w:color w:val="1F2328"/>
              </w:rPr>
              <w:t>RT</w:t>
            </w:r>
          </w:p>
        </w:tc>
        <w:tc>
          <w:tcPr>
            <w:tcW w:w="1232" w:type="dxa"/>
          </w:tcPr>
          <w:p w14:paraId="57DD7D9F" w14:textId="77777777" w:rsidR="00174C46" w:rsidRPr="00CF4A54" w:rsidRDefault="00174C46">
            <w:pPr>
              <w:rPr>
                <w:rFonts w:ascii="Segoe UI" w:hAnsi="Segoe UI" w:cs="Segoe UI"/>
                <w:color w:val="1F2328"/>
                <w:shd w:val="clear" w:color="auto" w:fill="FFFFFF"/>
              </w:rPr>
            </w:pPr>
            <w:r w:rsidRPr="0013294D">
              <w:rPr>
                <w:rFonts w:ascii="Segoe UI" w:hAnsi="Segoe UI" w:cs="Segoe UI"/>
                <w:color w:val="1F2328"/>
                <w:shd w:val="clear" w:color="auto" w:fill="FFFFFF"/>
              </w:rPr>
              <w:t>String</w:t>
            </w:r>
          </w:p>
        </w:tc>
        <w:tc>
          <w:tcPr>
            <w:tcW w:w="3383" w:type="dxa"/>
          </w:tcPr>
          <w:p w14:paraId="67293325" w14:textId="77777777" w:rsidR="00174C46" w:rsidRPr="00F9518B" w:rsidRDefault="00174C46">
            <w:r w:rsidRPr="00AC464E">
              <w:t>Reading Current Type</w:t>
            </w:r>
          </w:p>
        </w:tc>
        <w:tc>
          <w:tcPr>
            <w:tcW w:w="2832" w:type="dxa"/>
          </w:tcPr>
          <w:p w14:paraId="329C1258" w14:textId="77777777" w:rsidR="00174C46" w:rsidRDefault="00174C46">
            <w:r>
              <w:rPr>
                <w:rFonts w:hint="eastAsia"/>
              </w:rPr>
              <w:t>DC</w:t>
            </w:r>
          </w:p>
        </w:tc>
      </w:tr>
      <w:tr w:rsidR="00174C46" w14:paraId="2B9CE9BE" w14:textId="77777777" w:rsidTr="00C75C02">
        <w:tc>
          <w:tcPr>
            <w:tcW w:w="849" w:type="dxa"/>
          </w:tcPr>
          <w:p w14:paraId="352459DD" w14:textId="77777777" w:rsidR="00174C46" w:rsidRPr="00D06B8C" w:rsidRDefault="00174C46">
            <w:pPr>
              <w:rPr>
                <w:rFonts w:ascii="Segoe UI" w:hAnsi="Segoe UI" w:cs="Segoe UI"/>
                <w:color w:val="1F2328"/>
              </w:rPr>
            </w:pPr>
            <w:r w:rsidRPr="00B0535F">
              <w:rPr>
                <w:rFonts w:ascii="Segoe UI" w:hAnsi="Segoe UI" w:cs="Segoe UI"/>
                <w:color w:val="1F2328"/>
              </w:rPr>
              <w:t>CL</w:t>
            </w:r>
          </w:p>
        </w:tc>
        <w:tc>
          <w:tcPr>
            <w:tcW w:w="1232" w:type="dxa"/>
          </w:tcPr>
          <w:p w14:paraId="4E984003" w14:textId="77777777" w:rsidR="00174C46" w:rsidRPr="00CF4A54" w:rsidRDefault="00174C46">
            <w:pPr>
              <w:rPr>
                <w:rFonts w:ascii="Segoe UI" w:hAnsi="Segoe UI" w:cs="Segoe UI"/>
                <w:color w:val="1F2328"/>
                <w:shd w:val="clear" w:color="auto" w:fill="FFFFFF"/>
              </w:rPr>
            </w:pPr>
            <w:r w:rsidRPr="0013294D">
              <w:rPr>
                <w:rFonts w:ascii="Segoe UI" w:hAnsi="Segoe UI" w:cs="Segoe UI"/>
                <w:color w:val="1F2328"/>
                <w:shd w:val="clear" w:color="auto" w:fill="FFFFFF"/>
              </w:rPr>
              <w:t>String</w:t>
            </w:r>
          </w:p>
        </w:tc>
        <w:tc>
          <w:tcPr>
            <w:tcW w:w="3383" w:type="dxa"/>
          </w:tcPr>
          <w:p w14:paraId="41DC8CEE" w14:textId="77777777" w:rsidR="00174C46" w:rsidRPr="00F9518B" w:rsidRDefault="00174C46">
            <w:r w:rsidRPr="009D6C83">
              <w:t>Cumulated Loss</w:t>
            </w:r>
          </w:p>
        </w:tc>
        <w:tc>
          <w:tcPr>
            <w:tcW w:w="2832" w:type="dxa"/>
          </w:tcPr>
          <w:p w14:paraId="45175822" w14:textId="77777777" w:rsidR="00174C46" w:rsidRDefault="00174C46"/>
        </w:tc>
      </w:tr>
      <w:tr w:rsidR="00174C46" w14:paraId="65852EED" w14:textId="77777777" w:rsidTr="00C75C02">
        <w:tc>
          <w:tcPr>
            <w:tcW w:w="849" w:type="dxa"/>
          </w:tcPr>
          <w:p w14:paraId="3DBFEC40" w14:textId="77777777" w:rsidR="00174C46" w:rsidRPr="00D06B8C" w:rsidRDefault="00174C46">
            <w:pPr>
              <w:rPr>
                <w:rFonts w:ascii="Segoe UI" w:hAnsi="Segoe UI" w:cs="Segoe UI"/>
                <w:color w:val="1F2328"/>
              </w:rPr>
            </w:pPr>
            <w:r w:rsidRPr="00B0535F">
              <w:rPr>
                <w:rFonts w:ascii="Segoe UI" w:hAnsi="Segoe UI" w:cs="Segoe UI"/>
                <w:color w:val="1F2328"/>
              </w:rPr>
              <w:t>EF</w:t>
            </w:r>
          </w:p>
        </w:tc>
        <w:tc>
          <w:tcPr>
            <w:tcW w:w="1232" w:type="dxa"/>
          </w:tcPr>
          <w:p w14:paraId="06D71F02" w14:textId="77777777" w:rsidR="00174C46" w:rsidRPr="00CF4A54" w:rsidRDefault="00174C46">
            <w:pPr>
              <w:rPr>
                <w:rFonts w:ascii="Segoe UI" w:hAnsi="Segoe UI" w:cs="Segoe UI"/>
                <w:color w:val="1F2328"/>
                <w:shd w:val="clear" w:color="auto" w:fill="FFFFFF"/>
              </w:rPr>
            </w:pPr>
            <w:r w:rsidRPr="0013294D">
              <w:rPr>
                <w:rFonts w:ascii="Segoe UI" w:hAnsi="Segoe UI" w:cs="Segoe UI"/>
                <w:color w:val="1F2328"/>
                <w:shd w:val="clear" w:color="auto" w:fill="FFFFFF"/>
              </w:rPr>
              <w:t>String</w:t>
            </w:r>
          </w:p>
        </w:tc>
        <w:tc>
          <w:tcPr>
            <w:tcW w:w="3383" w:type="dxa"/>
          </w:tcPr>
          <w:p w14:paraId="05CD3558" w14:textId="77777777" w:rsidR="00174C46" w:rsidRPr="00F9518B" w:rsidRDefault="00174C46">
            <w:r w:rsidRPr="009D6C83">
              <w:t>Error Flags</w:t>
            </w:r>
          </w:p>
        </w:tc>
        <w:tc>
          <w:tcPr>
            <w:tcW w:w="2832" w:type="dxa"/>
          </w:tcPr>
          <w:p w14:paraId="2C842B7D" w14:textId="77777777" w:rsidR="00174C46" w:rsidRDefault="00174C46">
            <w:r w:rsidRPr="008C248A">
              <w:t>E – Energy</w:t>
            </w:r>
            <w:r w:rsidRPr="008C248A">
              <w:br/>
              <w:t>t – Time</w:t>
            </w:r>
          </w:p>
        </w:tc>
      </w:tr>
      <w:tr w:rsidR="00174C46" w14:paraId="5B2FC5E5" w14:textId="77777777" w:rsidTr="00C75C02">
        <w:tc>
          <w:tcPr>
            <w:tcW w:w="849" w:type="dxa"/>
          </w:tcPr>
          <w:p w14:paraId="4166361B" w14:textId="77777777" w:rsidR="00174C46" w:rsidRPr="008D5A61" w:rsidRDefault="00174C46">
            <w:pPr>
              <w:rPr>
                <w:rFonts w:ascii="Segoe UI" w:hAnsi="Segoe UI" w:cs="Segoe UI"/>
                <w:color w:val="1F2328"/>
              </w:rPr>
            </w:pPr>
            <w:r>
              <w:rPr>
                <w:rFonts w:ascii="Segoe UI" w:hAnsi="Segoe UI" w:cs="Segoe UI"/>
                <w:color w:val="1F2328"/>
              </w:rPr>
              <w:t>ST</w:t>
            </w:r>
          </w:p>
        </w:tc>
        <w:tc>
          <w:tcPr>
            <w:tcW w:w="1232" w:type="dxa"/>
          </w:tcPr>
          <w:p w14:paraId="093674E4" w14:textId="77777777" w:rsidR="00174C46" w:rsidRPr="00CF4A54" w:rsidRDefault="00174C46">
            <w:pPr>
              <w:rPr>
                <w:rFonts w:ascii="Segoe UI" w:hAnsi="Segoe UI" w:cs="Segoe UI"/>
                <w:color w:val="1F2328"/>
                <w:shd w:val="clear" w:color="auto" w:fill="FFFFFF"/>
              </w:rPr>
            </w:pPr>
            <w:r w:rsidRPr="0013294D">
              <w:rPr>
                <w:rFonts w:ascii="Segoe UI" w:hAnsi="Segoe UI" w:cs="Segoe UI"/>
                <w:color w:val="1F2328"/>
                <w:shd w:val="clear" w:color="auto" w:fill="FFFFFF"/>
              </w:rPr>
              <w:t>String</w:t>
            </w:r>
          </w:p>
        </w:tc>
        <w:tc>
          <w:tcPr>
            <w:tcW w:w="3383" w:type="dxa"/>
          </w:tcPr>
          <w:p w14:paraId="092F0275" w14:textId="77777777" w:rsidR="00174C46" w:rsidRPr="00F9518B" w:rsidRDefault="00174C46">
            <w:r w:rsidRPr="009D6C83">
              <w:t>Status</w:t>
            </w:r>
          </w:p>
        </w:tc>
        <w:tc>
          <w:tcPr>
            <w:tcW w:w="2832" w:type="dxa"/>
          </w:tcPr>
          <w:p w14:paraId="6B7DFBBF" w14:textId="77777777" w:rsidR="00174C46" w:rsidRDefault="00174C46">
            <w:r>
              <w:rPr>
                <w:rFonts w:hint="eastAsia"/>
              </w:rPr>
              <w:t>See OCMF table 10</w:t>
            </w:r>
          </w:p>
        </w:tc>
      </w:tr>
      <w:tr w:rsidR="00174C46" w14:paraId="5E41A105" w14:textId="77777777" w:rsidTr="00C75C02">
        <w:tc>
          <w:tcPr>
            <w:tcW w:w="849" w:type="dxa"/>
          </w:tcPr>
          <w:p w14:paraId="52C7D79A" w14:textId="77777777" w:rsidR="00174C46" w:rsidRDefault="00174C46">
            <w:pPr>
              <w:rPr>
                <w:rFonts w:ascii="Segoe UI" w:hAnsi="Segoe UI" w:cs="Segoe UI"/>
                <w:color w:val="1F2328"/>
              </w:rPr>
            </w:pPr>
            <w:r w:rsidRPr="00B63933">
              <w:rPr>
                <w:rFonts w:ascii="Segoe UI" w:hAnsi="Segoe UI" w:cs="Segoe UI"/>
                <w:color w:val="1F2328"/>
              </w:rPr>
              <w:t>SA</w:t>
            </w:r>
          </w:p>
        </w:tc>
        <w:tc>
          <w:tcPr>
            <w:tcW w:w="1232" w:type="dxa"/>
          </w:tcPr>
          <w:p w14:paraId="57A720FC" w14:textId="77777777" w:rsidR="00174C46" w:rsidRPr="00CF4A54" w:rsidRDefault="00174C46">
            <w:pPr>
              <w:rPr>
                <w:rFonts w:ascii="Segoe UI" w:hAnsi="Segoe UI" w:cs="Segoe UI"/>
                <w:color w:val="1F2328"/>
                <w:shd w:val="clear" w:color="auto" w:fill="FFFFFF"/>
              </w:rPr>
            </w:pPr>
            <w:r w:rsidRPr="0013294D">
              <w:rPr>
                <w:rFonts w:ascii="Segoe UI" w:hAnsi="Segoe UI" w:cs="Segoe UI"/>
                <w:color w:val="1F2328"/>
                <w:shd w:val="clear" w:color="auto" w:fill="FFFFFF"/>
              </w:rPr>
              <w:t>String</w:t>
            </w:r>
          </w:p>
        </w:tc>
        <w:tc>
          <w:tcPr>
            <w:tcW w:w="3383" w:type="dxa"/>
          </w:tcPr>
          <w:p w14:paraId="41A94EEB" w14:textId="77777777" w:rsidR="00174C46" w:rsidRPr="00F9518B" w:rsidRDefault="00174C46">
            <w:r w:rsidRPr="00B63933">
              <w:t>Signature Algorithm</w:t>
            </w:r>
          </w:p>
        </w:tc>
        <w:tc>
          <w:tcPr>
            <w:tcW w:w="2832" w:type="dxa"/>
          </w:tcPr>
          <w:p w14:paraId="17457261" w14:textId="77777777" w:rsidR="00174C46" w:rsidRDefault="00174C46">
            <w:r>
              <w:rPr>
                <w:rFonts w:hint="eastAsia"/>
              </w:rPr>
              <w:t>使用默认值，</w:t>
            </w:r>
            <w:r w:rsidRPr="00E94ACA">
              <w:t>ECDSA-secp256r1-SHA256</w:t>
            </w:r>
            <w:r>
              <w:rPr>
                <w:rFonts w:hint="eastAsia"/>
              </w:rPr>
              <w:t>，可省略</w:t>
            </w:r>
          </w:p>
        </w:tc>
      </w:tr>
      <w:tr w:rsidR="00174C46" w14:paraId="1E9DD440" w14:textId="77777777" w:rsidTr="00C75C02">
        <w:tc>
          <w:tcPr>
            <w:tcW w:w="849" w:type="dxa"/>
          </w:tcPr>
          <w:p w14:paraId="16CB15FC" w14:textId="77777777" w:rsidR="00174C46" w:rsidRDefault="00174C46">
            <w:pPr>
              <w:rPr>
                <w:rFonts w:ascii="Segoe UI" w:hAnsi="Segoe UI" w:cs="Segoe UI"/>
                <w:color w:val="1F2328"/>
              </w:rPr>
            </w:pPr>
            <w:r>
              <w:rPr>
                <w:rFonts w:ascii="Segoe UI" w:hAnsi="Segoe UI" w:cs="Segoe UI"/>
                <w:color w:val="1F2328"/>
              </w:rPr>
              <w:t>SD</w:t>
            </w:r>
          </w:p>
          <w:p w14:paraId="08171DDF" w14:textId="77777777" w:rsidR="00174C46" w:rsidRDefault="00174C46">
            <w:pPr>
              <w:rPr>
                <w:rFonts w:ascii="Segoe UI" w:hAnsi="Segoe UI" w:cs="Segoe UI"/>
                <w:color w:val="1F2328"/>
              </w:rPr>
            </w:pPr>
          </w:p>
        </w:tc>
        <w:tc>
          <w:tcPr>
            <w:tcW w:w="1232" w:type="dxa"/>
          </w:tcPr>
          <w:p w14:paraId="79E1A5C3" w14:textId="77777777" w:rsidR="00174C46" w:rsidRPr="00CF4A54" w:rsidRDefault="00174C46">
            <w:pPr>
              <w:rPr>
                <w:rFonts w:ascii="Segoe UI" w:hAnsi="Segoe UI" w:cs="Segoe UI"/>
                <w:color w:val="1F2328"/>
                <w:shd w:val="clear" w:color="auto" w:fill="FFFFFF"/>
              </w:rPr>
            </w:pPr>
            <w:r w:rsidRPr="0013294D">
              <w:rPr>
                <w:rFonts w:ascii="Segoe UI" w:hAnsi="Segoe UI" w:cs="Segoe UI"/>
                <w:color w:val="1F2328"/>
                <w:shd w:val="clear" w:color="auto" w:fill="FFFFFF"/>
              </w:rPr>
              <w:t>String</w:t>
            </w:r>
          </w:p>
        </w:tc>
        <w:tc>
          <w:tcPr>
            <w:tcW w:w="3383" w:type="dxa"/>
          </w:tcPr>
          <w:p w14:paraId="60A11B0E" w14:textId="77777777" w:rsidR="00174C46" w:rsidRPr="00F9518B" w:rsidRDefault="00174C46">
            <w:r w:rsidRPr="00B63933">
              <w:t>Signature Data</w:t>
            </w:r>
          </w:p>
        </w:tc>
        <w:tc>
          <w:tcPr>
            <w:tcW w:w="2832" w:type="dxa"/>
          </w:tcPr>
          <w:p w14:paraId="1F97D39C" w14:textId="77777777" w:rsidR="00174C46" w:rsidRDefault="00174C46"/>
        </w:tc>
      </w:tr>
    </w:tbl>
    <w:p w14:paraId="27E46727" w14:textId="77777777" w:rsidR="00174C46" w:rsidRDefault="00174C46" w:rsidP="00174C46"/>
    <w:p w14:paraId="00561D16" w14:textId="77777777" w:rsidR="00174C46" w:rsidRDefault="00174C46" w:rsidP="00174C46">
      <w:r>
        <w:rPr>
          <w:rFonts w:hint="eastAsia"/>
        </w:rPr>
        <w:t>考虑</w:t>
      </w:r>
    </w:p>
    <w:p w14:paraId="49A03756" w14:textId="72B59E32" w:rsidR="00174C46" w:rsidRDefault="00174C46" w:rsidP="000F6AC3">
      <w:pPr>
        <w:pStyle w:val="a9"/>
        <w:widowControl w:val="0"/>
        <w:numPr>
          <w:ilvl w:val="0"/>
          <w:numId w:val="31"/>
        </w:numPr>
      </w:pPr>
      <w:r>
        <w:rPr>
          <w:rFonts w:hint="eastAsia"/>
        </w:rPr>
        <w:t>通过指定</w:t>
      </w:r>
      <w:r>
        <w:rPr>
          <w:rFonts w:hint="eastAsia"/>
        </w:rPr>
        <w:t>transactionID</w:t>
      </w:r>
      <w:r>
        <w:rPr>
          <w:rFonts w:hint="eastAsia"/>
        </w:rPr>
        <w:t>来进行读取</w:t>
      </w:r>
    </w:p>
    <w:p w14:paraId="2277BB38" w14:textId="77777777" w:rsidR="00174C46" w:rsidRDefault="00174C46" w:rsidP="000F6AC3">
      <w:pPr>
        <w:pStyle w:val="a9"/>
        <w:widowControl w:val="0"/>
        <w:numPr>
          <w:ilvl w:val="0"/>
          <w:numId w:val="31"/>
        </w:numPr>
      </w:pPr>
      <w:r>
        <w:rPr>
          <w:rFonts w:hint="eastAsia"/>
        </w:rPr>
        <w:t>Modbus</w:t>
      </w:r>
    </w:p>
    <w:p w14:paraId="665616DA" w14:textId="77777777" w:rsidR="00174C46" w:rsidRDefault="00174C46" w:rsidP="000F6AC3">
      <w:pPr>
        <w:pStyle w:val="a9"/>
        <w:widowControl w:val="0"/>
        <w:numPr>
          <w:ilvl w:val="0"/>
          <w:numId w:val="31"/>
        </w:numPr>
      </w:pPr>
      <w:r>
        <w:rPr>
          <w:rFonts w:hint="eastAsia"/>
        </w:rPr>
        <w:t>JSON</w:t>
      </w:r>
      <w:r>
        <w:rPr>
          <w:rFonts w:hint="eastAsia"/>
        </w:rPr>
        <w:t>格式</w:t>
      </w:r>
    </w:p>
    <w:p w14:paraId="41C28173" w14:textId="77777777" w:rsidR="00174C46" w:rsidRDefault="00174C46" w:rsidP="00174C46">
      <w:pPr>
        <w:widowControl w:val="0"/>
      </w:pPr>
    </w:p>
    <w:p w14:paraId="0FB79C4A"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lastRenderedPageBreak/>
        <w:t>OCMF|{</w:t>
      </w:r>
    </w:p>
    <w:p w14:paraId="11F3765D"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9CDCFE"/>
          <w:kern w:val="0"/>
          <w:sz w:val="21"/>
          <w:szCs w:val="21"/>
          <w14:ligatures w14:val="none"/>
        </w:rPr>
        <w:t>"FV"</w:t>
      </w: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"1.4"</w:t>
      </w:r>
      <w:r w:rsidRPr="00174C46">
        <w:rPr>
          <w:rFonts w:ascii="Consolas" w:eastAsia="Times New Roman" w:hAnsi="Consolas" w:cs="Times New Roman"/>
          <w:color w:val="CCCCCC"/>
          <w:kern w:val="0"/>
          <w:sz w:val="21"/>
          <w:szCs w:val="21"/>
          <w14:ligatures w14:val="none"/>
        </w:rPr>
        <w:t>,</w:t>
      </w:r>
    </w:p>
    <w:p w14:paraId="44107918"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9CDCFE"/>
          <w:kern w:val="0"/>
          <w:sz w:val="21"/>
          <w:szCs w:val="21"/>
          <w14:ligatures w14:val="none"/>
        </w:rPr>
        <w:t>"GI"</w:t>
      </w: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w:t>
      </w:r>
      <w:r w:rsidRPr="00174C46">
        <w:rPr>
          <w:rFonts w:ascii="Consolas" w:eastAsia="Times New Roman" w:hAnsi="Consolas" w:cs="Times New Roman"/>
          <w:color w:val="CCCCCC"/>
          <w:kern w:val="0"/>
          <w:sz w:val="21"/>
          <w:szCs w:val="21"/>
          <w14:ligatures w14:val="none"/>
        </w:rPr>
        <w:t>,</w:t>
      </w:r>
    </w:p>
    <w:p w14:paraId="4702671C"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9CDCFE"/>
          <w:kern w:val="0"/>
          <w:sz w:val="21"/>
          <w:szCs w:val="21"/>
          <w14:ligatures w14:val="none"/>
        </w:rPr>
        <w:t>"GS"</w:t>
      </w: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w:t>
      </w:r>
      <w:r w:rsidRPr="00174C46">
        <w:rPr>
          <w:rFonts w:ascii="Consolas" w:eastAsia="Times New Roman" w:hAnsi="Consolas" w:cs="Times New Roman"/>
          <w:color w:val="CCCCCC"/>
          <w:kern w:val="0"/>
          <w:sz w:val="21"/>
          <w:szCs w:val="21"/>
          <w14:ligatures w14:val="none"/>
        </w:rPr>
        <w:t>,</w:t>
      </w:r>
    </w:p>
    <w:p w14:paraId="423A6B66"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9CDCFE"/>
          <w:kern w:val="0"/>
          <w:sz w:val="21"/>
          <w:szCs w:val="21"/>
          <w14:ligatures w14:val="none"/>
        </w:rPr>
        <w:t>"GV"</w:t>
      </w: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w:t>
      </w:r>
      <w:r w:rsidRPr="00174C46">
        <w:rPr>
          <w:rFonts w:ascii="Consolas" w:eastAsia="Times New Roman" w:hAnsi="Consolas" w:cs="Times New Roman"/>
          <w:color w:val="CCCCCC"/>
          <w:kern w:val="0"/>
          <w:sz w:val="21"/>
          <w:szCs w:val="21"/>
          <w14:ligatures w14:val="none"/>
        </w:rPr>
        <w:t>,</w:t>
      </w:r>
    </w:p>
    <w:p w14:paraId="5636F3CE"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9CDCFE"/>
          <w:kern w:val="0"/>
          <w:sz w:val="21"/>
          <w:szCs w:val="21"/>
          <w14:ligatures w14:val="none"/>
        </w:rPr>
        <w:t>"PG"</w:t>
      </w: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w:t>
      </w:r>
      <w:r w:rsidRPr="00174C46">
        <w:rPr>
          <w:rFonts w:ascii="Consolas" w:hAnsi="Consolas" w:cs="Times New Roman" w:hint="eastAsia"/>
          <w:color w:val="CE9178"/>
          <w:kern w:val="0"/>
          <w:sz w:val="21"/>
          <w:szCs w:val="21"/>
          <w14:ligatures w14:val="none"/>
        </w:rPr>
        <w:t>T</w:t>
      </w:r>
      <w:r w:rsidRPr="00174C46">
        <w:rPr>
          <w:rFonts w:ascii="Consolas" w:eastAsia="Times New Roman" w:hAnsi="Consolas" w:cs="Times New Roman"/>
          <w:color w:val="CE9178"/>
          <w:kern w:val="0"/>
          <w:sz w:val="21"/>
          <w:szCs w:val="21"/>
          <w14:ligatures w14:val="none"/>
        </w:rPr>
        <w:t>123456"</w:t>
      </w:r>
      <w:r w:rsidRPr="00174C46">
        <w:rPr>
          <w:rFonts w:ascii="Consolas" w:eastAsia="Times New Roman" w:hAnsi="Consolas" w:cs="Times New Roman"/>
          <w:color w:val="CCCCCC"/>
          <w:kern w:val="0"/>
          <w:sz w:val="21"/>
          <w:szCs w:val="21"/>
          <w14:ligatures w14:val="none"/>
        </w:rPr>
        <w:t>,</w:t>
      </w:r>
    </w:p>
    <w:p w14:paraId="1534182E"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9CDCFE"/>
          <w:kern w:val="0"/>
          <w:sz w:val="21"/>
          <w:szCs w:val="21"/>
          <w14:ligatures w14:val="none"/>
        </w:rPr>
        <w:t>"MV"</w:t>
      </w: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"Accuenergy"</w:t>
      </w:r>
      <w:r w:rsidRPr="00174C46">
        <w:rPr>
          <w:rFonts w:ascii="Consolas" w:eastAsia="Times New Roman" w:hAnsi="Consolas" w:cs="Times New Roman"/>
          <w:color w:val="CCCCCC"/>
          <w:kern w:val="0"/>
          <w:sz w:val="21"/>
          <w:szCs w:val="21"/>
          <w14:ligatures w14:val="none"/>
        </w:rPr>
        <w:t>,</w:t>
      </w:r>
    </w:p>
    <w:p w14:paraId="0A90573C" w14:textId="4D65E2F8"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9CDCFE"/>
          <w:kern w:val="0"/>
          <w:sz w:val="21"/>
          <w:szCs w:val="21"/>
          <w14:ligatures w14:val="none"/>
        </w:rPr>
        <w:t>"MM"</w:t>
      </w: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w:t>
      </w:r>
      <w:r w:rsidR="00895716" w:rsidRPr="00895716">
        <w:rPr>
          <w:rFonts w:ascii="Consolas" w:eastAsia="Times New Roman" w:hAnsi="Consolas" w:cs="Times New Roman"/>
          <w:color w:val="CE9178"/>
          <w:kern w:val="0"/>
          <w:sz w:val="21"/>
          <w:szCs w:val="21"/>
          <w14:ligatures w14:val="none"/>
        </w:rPr>
        <w:t>AcuDC-321-1500V-1500A-P2-MID</w:t>
      </w:r>
      <w:r w:rsidRPr="00174C46">
        <w:rPr>
          <w:rFonts w:ascii="Consolas" w:eastAsia="Times New Roman" w:hAnsi="Consolas" w:cs="Times New Roman"/>
          <w:color w:val="CE9178"/>
          <w:kern w:val="0"/>
          <w:sz w:val="21"/>
          <w:szCs w:val="21"/>
          <w14:ligatures w14:val="none"/>
        </w:rPr>
        <w:t>"</w:t>
      </w:r>
      <w:r w:rsidRPr="00174C46">
        <w:rPr>
          <w:rFonts w:ascii="Consolas" w:eastAsia="Times New Roman" w:hAnsi="Consolas" w:cs="Times New Roman"/>
          <w:color w:val="CCCCCC"/>
          <w:kern w:val="0"/>
          <w:sz w:val="21"/>
          <w:szCs w:val="21"/>
          <w14:ligatures w14:val="none"/>
        </w:rPr>
        <w:t>,</w:t>
      </w:r>
    </w:p>
    <w:p w14:paraId="5E6F46F4" w14:textId="2ECAB603"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9CDCFE"/>
          <w:kern w:val="0"/>
          <w:sz w:val="21"/>
          <w:szCs w:val="21"/>
          <w14:ligatures w14:val="none"/>
        </w:rPr>
        <w:t>"MS"</w:t>
      </w: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w:t>
      </w:r>
      <w:r w:rsidR="00AA128C" w:rsidRPr="00AA128C">
        <w:rPr>
          <w:rFonts w:ascii="Consolas" w:eastAsia="Times New Roman" w:hAnsi="Consolas" w:cs="Times New Roman"/>
          <w:color w:val="CE9178"/>
          <w:kern w:val="0"/>
          <w:sz w:val="21"/>
          <w:szCs w:val="21"/>
          <w14:ligatures w14:val="none"/>
        </w:rPr>
        <w:t>MDB</w:t>
      </w:r>
      <w:r w:rsidR="007C6C65">
        <w:rPr>
          <w:rFonts w:ascii="Consolas" w:hAnsi="Consolas" w:cs="Times New Roman" w:hint="eastAsia"/>
          <w:color w:val="CE9178"/>
          <w:kern w:val="0"/>
          <w:sz w:val="21"/>
          <w:szCs w:val="21"/>
          <w14:ligatures w14:val="none"/>
        </w:rPr>
        <w:t>550100001</w:t>
      </w:r>
      <w:r w:rsidRPr="00174C46">
        <w:rPr>
          <w:rFonts w:ascii="Consolas" w:eastAsia="Times New Roman" w:hAnsi="Consolas" w:cs="Times New Roman"/>
          <w:color w:val="CE9178"/>
          <w:kern w:val="0"/>
          <w:sz w:val="21"/>
          <w:szCs w:val="21"/>
          <w14:ligatures w14:val="none"/>
        </w:rPr>
        <w:t>"</w:t>
      </w:r>
      <w:r w:rsidRPr="00174C46">
        <w:rPr>
          <w:rFonts w:ascii="Consolas" w:eastAsia="Times New Roman" w:hAnsi="Consolas" w:cs="Times New Roman"/>
          <w:color w:val="CCCCCC"/>
          <w:kern w:val="0"/>
          <w:sz w:val="21"/>
          <w:szCs w:val="21"/>
          <w14:ligatures w14:val="none"/>
        </w:rPr>
        <w:t>,</w:t>
      </w:r>
    </w:p>
    <w:p w14:paraId="6E01D448"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9CDCFE"/>
          <w:kern w:val="0"/>
          <w:sz w:val="21"/>
          <w:szCs w:val="21"/>
          <w14:ligatures w14:val="none"/>
        </w:rPr>
        <w:t>"MF"</w:t>
      </w: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"1.22"</w:t>
      </w:r>
      <w:r w:rsidRPr="00174C46">
        <w:rPr>
          <w:rFonts w:ascii="Consolas" w:eastAsia="Times New Roman" w:hAnsi="Consolas" w:cs="Times New Roman"/>
          <w:color w:val="CCCCCC"/>
          <w:kern w:val="0"/>
          <w:sz w:val="21"/>
          <w:szCs w:val="21"/>
          <w14:ligatures w14:val="none"/>
        </w:rPr>
        <w:t>,</w:t>
      </w:r>
    </w:p>
    <w:p w14:paraId="5739BF99"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9CDCFE"/>
          <w:kern w:val="0"/>
          <w:sz w:val="21"/>
          <w:szCs w:val="21"/>
          <w14:ligatures w14:val="none"/>
        </w:rPr>
        <w:t>"IS"</w:t>
      </w: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569CD6"/>
          <w:kern w:val="0"/>
          <w:sz w:val="21"/>
          <w:szCs w:val="21"/>
          <w14:ligatures w14:val="none"/>
        </w:rPr>
        <w:t>true</w:t>
      </w:r>
      <w:r w:rsidRPr="00174C46">
        <w:rPr>
          <w:rFonts w:ascii="Consolas" w:eastAsia="Times New Roman" w:hAnsi="Consolas" w:cs="Times New Roman"/>
          <w:color w:val="CCCCCC"/>
          <w:kern w:val="0"/>
          <w:sz w:val="21"/>
          <w:szCs w:val="21"/>
          <w14:ligatures w14:val="none"/>
        </w:rPr>
        <w:t>,</w:t>
      </w:r>
    </w:p>
    <w:p w14:paraId="5D782AB8"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9CDCFE"/>
          <w:kern w:val="0"/>
          <w:sz w:val="21"/>
          <w:szCs w:val="21"/>
          <w14:ligatures w14:val="none"/>
        </w:rPr>
        <w:t>"IL"</w:t>
      </w: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"VERIFIED"</w:t>
      </w:r>
      <w:r w:rsidRPr="00174C46">
        <w:rPr>
          <w:rFonts w:ascii="Consolas" w:eastAsia="Times New Roman" w:hAnsi="Consolas" w:cs="Times New Roman"/>
          <w:color w:val="CCCCCC"/>
          <w:kern w:val="0"/>
          <w:sz w:val="21"/>
          <w:szCs w:val="21"/>
          <w14:ligatures w14:val="none"/>
        </w:rPr>
        <w:t>,</w:t>
      </w:r>
    </w:p>
    <w:p w14:paraId="660BC263"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9CDCFE"/>
          <w:kern w:val="0"/>
          <w:sz w:val="21"/>
          <w:szCs w:val="21"/>
          <w14:ligatures w14:val="none"/>
        </w:rPr>
        <w:t>"IF"</w:t>
      </w:r>
      <w:r w:rsidRPr="00174C46">
        <w:rPr>
          <w:rFonts w:ascii="Consolas" w:eastAsia="Times New Roman" w:hAnsi="Consolas" w:cs="Times New Roman"/>
          <w:color w:val="CCCCCC"/>
          <w:kern w:val="0"/>
          <w:sz w:val="21"/>
          <w:szCs w:val="21"/>
          <w14:ligatures w14:val="none"/>
        </w:rPr>
        <w:t>: [</w:t>
      </w:r>
    </w:p>
    <w:p w14:paraId="6C2D3F3B"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"RFID_NONE"</w:t>
      </w:r>
      <w:r w:rsidRPr="00174C46">
        <w:rPr>
          <w:rFonts w:ascii="Consolas" w:eastAsia="Times New Roman" w:hAnsi="Consolas" w:cs="Times New Roman"/>
          <w:color w:val="CCCCCC"/>
          <w:kern w:val="0"/>
          <w:sz w:val="21"/>
          <w:szCs w:val="21"/>
          <w14:ligatures w14:val="none"/>
        </w:rPr>
        <w:t>,</w:t>
      </w:r>
    </w:p>
    <w:p w14:paraId="1EDFB086"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"OCPP_NONE"</w:t>
      </w:r>
      <w:r w:rsidRPr="00174C46">
        <w:rPr>
          <w:rFonts w:ascii="Consolas" w:eastAsia="Times New Roman" w:hAnsi="Consolas" w:cs="Times New Roman"/>
          <w:color w:val="CCCCCC"/>
          <w:kern w:val="0"/>
          <w:sz w:val="21"/>
          <w:szCs w:val="21"/>
          <w14:ligatures w14:val="none"/>
        </w:rPr>
        <w:t>,</w:t>
      </w:r>
    </w:p>
    <w:p w14:paraId="0683C259"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"ISO15118_NONE"</w:t>
      </w:r>
      <w:r w:rsidRPr="00174C46">
        <w:rPr>
          <w:rFonts w:ascii="Consolas" w:eastAsia="Times New Roman" w:hAnsi="Consolas" w:cs="Times New Roman"/>
          <w:color w:val="CCCCCC"/>
          <w:kern w:val="0"/>
          <w:sz w:val="21"/>
          <w:szCs w:val="21"/>
          <w14:ligatures w14:val="none"/>
        </w:rPr>
        <w:t>,</w:t>
      </w:r>
    </w:p>
    <w:p w14:paraId="07C3969E"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"PLMN_NONE"</w:t>
      </w:r>
    </w:p>
    <w:p w14:paraId="7575ED68"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w:t>
      </w:r>
    </w:p>
    <w:p w14:paraId="4821AFF5"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9CDCFE"/>
          <w:kern w:val="0"/>
          <w:sz w:val="21"/>
          <w:szCs w:val="21"/>
          <w14:ligatures w14:val="none"/>
        </w:rPr>
        <w:t>"IT"</w:t>
      </w: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"ISO14443"</w:t>
      </w:r>
      <w:r w:rsidRPr="00174C46">
        <w:rPr>
          <w:rFonts w:ascii="Consolas" w:eastAsia="Times New Roman" w:hAnsi="Consolas" w:cs="Times New Roman"/>
          <w:color w:val="CCCCCC"/>
          <w:kern w:val="0"/>
          <w:sz w:val="21"/>
          <w:szCs w:val="21"/>
          <w14:ligatures w14:val="none"/>
        </w:rPr>
        <w:t>,</w:t>
      </w:r>
    </w:p>
    <w:p w14:paraId="4F682989"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9CDCFE"/>
          <w:kern w:val="0"/>
          <w:sz w:val="21"/>
          <w:szCs w:val="21"/>
          <w14:ligatures w14:val="none"/>
        </w:rPr>
        <w:t>"ID"</w:t>
      </w: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"1F2D3A4F5506C7"</w:t>
      </w:r>
      <w:r w:rsidRPr="00174C46">
        <w:rPr>
          <w:rFonts w:ascii="Consolas" w:eastAsia="Times New Roman" w:hAnsi="Consolas" w:cs="Times New Roman"/>
          <w:color w:val="CCCCCC"/>
          <w:kern w:val="0"/>
          <w:sz w:val="21"/>
          <w:szCs w:val="21"/>
          <w14:ligatures w14:val="none"/>
        </w:rPr>
        <w:t>,</w:t>
      </w:r>
    </w:p>
    <w:p w14:paraId="6A0E5D4F"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9CDCFE"/>
          <w:kern w:val="0"/>
          <w:sz w:val="21"/>
          <w:szCs w:val="21"/>
          <w14:ligatures w14:val="none"/>
        </w:rPr>
        <w:t>"TT"</w:t>
      </w: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"Tarif 1"</w:t>
      </w:r>
      <w:r w:rsidRPr="00174C46">
        <w:rPr>
          <w:rFonts w:ascii="Consolas" w:eastAsia="Times New Roman" w:hAnsi="Consolas" w:cs="Times New Roman"/>
          <w:color w:val="CCCCCC"/>
          <w:kern w:val="0"/>
          <w:sz w:val="21"/>
          <w:szCs w:val="21"/>
          <w14:ligatures w14:val="none"/>
        </w:rPr>
        <w:t>,</w:t>
      </w:r>
    </w:p>
    <w:p w14:paraId="441E9928"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9CDCFE"/>
          <w:kern w:val="0"/>
          <w:sz w:val="21"/>
          <w:szCs w:val="21"/>
          <w14:ligatures w14:val="none"/>
        </w:rPr>
        <w:t>"LC"</w:t>
      </w:r>
      <w:r w:rsidRPr="00174C46">
        <w:rPr>
          <w:rFonts w:ascii="Consolas" w:eastAsia="Times New Roman" w:hAnsi="Consolas" w:cs="Times New Roman"/>
          <w:color w:val="CCCCCC"/>
          <w:kern w:val="0"/>
          <w:sz w:val="21"/>
          <w:szCs w:val="21"/>
          <w14:ligatures w14:val="none"/>
        </w:rPr>
        <w:t>: {</w:t>
      </w:r>
    </w:p>
    <w:p w14:paraId="64E67E3A"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9CDCFE"/>
          <w:kern w:val="0"/>
          <w:sz w:val="21"/>
          <w:szCs w:val="21"/>
          <w14:ligatures w14:val="none"/>
        </w:rPr>
        <w:t>"LN"</w:t>
      </w: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"cable_name"</w:t>
      </w:r>
      <w:r w:rsidRPr="00174C46">
        <w:rPr>
          <w:rFonts w:ascii="Consolas" w:eastAsia="Times New Roman" w:hAnsi="Consolas" w:cs="Times New Roman"/>
          <w:color w:val="CCCCCC"/>
          <w:kern w:val="0"/>
          <w:sz w:val="21"/>
          <w:szCs w:val="21"/>
          <w14:ligatures w14:val="none"/>
        </w:rPr>
        <w:t>,</w:t>
      </w:r>
    </w:p>
    <w:p w14:paraId="79856A15"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9CDCFE"/>
          <w:kern w:val="0"/>
          <w:sz w:val="21"/>
          <w:szCs w:val="21"/>
          <w14:ligatures w14:val="none"/>
        </w:rPr>
        <w:t>"LR"</w:t>
      </w: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B5CEA8"/>
          <w:kern w:val="0"/>
          <w:sz w:val="21"/>
          <w:szCs w:val="21"/>
          <w14:ligatures w14:val="none"/>
        </w:rPr>
        <w:t>2</w:t>
      </w:r>
      <w:r w:rsidRPr="00174C46">
        <w:rPr>
          <w:rFonts w:ascii="Consolas" w:eastAsia="Times New Roman" w:hAnsi="Consolas" w:cs="Times New Roman"/>
          <w:color w:val="CCCCCC"/>
          <w:kern w:val="0"/>
          <w:sz w:val="21"/>
          <w:szCs w:val="21"/>
          <w14:ligatures w14:val="none"/>
        </w:rPr>
        <w:t>,</w:t>
      </w:r>
    </w:p>
    <w:p w14:paraId="0E43A0DE" w14:textId="77777777" w:rsidR="00174C46" w:rsidRPr="000F7D81" w:rsidRDefault="00174C46" w:rsidP="00174C46">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174C46">
        <w:rPr>
          <w:rFonts w:ascii="Consolas" w:eastAsia="Times New Roman" w:hAnsi="Consolas" w:cs="Times New Roman"/>
          <w:color w:val="CCCCCC"/>
          <w:kern w:val="0"/>
          <w:sz w:val="21"/>
          <w:szCs w:val="21"/>
          <w14:ligatures w14:val="none"/>
        </w:rPr>
        <w:t xml:space="preserve">        </w:t>
      </w:r>
      <w:r w:rsidRPr="000F7D81">
        <w:rPr>
          <w:rFonts w:ascii="Consolas" w:eastAsia="Times New Roman" w:hAnsi="Consolas" w:cs="Times New Roman"/>
          <w:color w:val="9CDCFE"/>
          <w:kern w:val="0"/>
          <w:sz w:val="21"/>
          <w:szCs w:val="21"/>
          <w:lang w:val="de-DE"/>
          <w14:ligatures w14:val="none"/>
        </w:rPr>
        <w:t>"LU"</w:t>
      </w: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CE9178"/>
          <w:kern w:val="0"/>
          <w:sz w:val="21"/>
          <w:szCs w:val="21"/>
          <w:lang w:val="de-DE"/>
          <w14:ligatures w14:val="none"/>
        </w:rPr>
        <w:t>"mOhm"</w:t>
      </w:r>
    </w:p>
    <w:p w14:paraId="537F143A" w14:textId="77777777" w:rsidR="00174C46" w:rsidRPr="000F7D81" w:rsidRDefault="00174C46" w:rsidP="00174C46">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0F7D81">
        <w:rPr>
          <w:rFonts w:ascii="Consolas" w:eastAsia="Times New Roman" w:hAnsi="Consolas" w:cs="Times New Roman"/>
          <w:color w:val="CCCCCC"/>
          <w:kern w:val="0"/>
          <w:sz w:val="21"/>
          <w:szCs w:val="21"/>
          <w:lang w:val="de-DE"/>
          <w14:ligatures w14:val="none"/>
        </w:rPr>
        <w:t>    },</w:t>
      </w:r>
    </w:p>
    <w:p w14:paraId="4D37DC05" w14:textId="77777777" w:rsidR="00174C46" w:rsidRPr="000F7D81" w:rsidRDefault="00174C46" w:rsidP="00174C46">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9CDCFE"/>
          <w:kern w:val="0"/>
          <w:sz w:val="21"/>
          <w:szCs w:val="21"/>
          <w:lang w:val="de-DE"/>
          <w14:ligatures w14:val="none"/>
        </w:rPr>
        <w:t>"RD"</w:t>
      </w:r>
      <w:r w:rsidRPr="000F7D81">
        <w:rPr>
          <w:rFonts w:ascii="Consolas" w:eastAsia="Times New Roman" w:hAnsi="Consolas" w:cs="Times New Roman"/>
          <w:color w:val="CCCCCC"/>
          <w:kern w:val="0"/>
          <w:sz w:val="21"/>
          <w:szCs w:val="21"/>
          <w:lang w:val="de-DE"/>
          <w14:ligatures w14:val="none"/>
        </w:rPr>
        <w:t>: [</w:t>
      </w:r>
    </w:p>
    <w:p w14:paraId="73009BAE" w14:textId="77777777" w:rsidR="00174C46" w:rsidRPr="000F7D81" w:rsidRDefault="00174C46" w:rsidP="00174C46">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0F7D81">
        <w:rPr>
          <w:rFonts w:ascii="Consolas" w:eastAsia="Times New Roman" w:hAnsi="Consolas" w:cs="Times New Roman"/>
          <w:color w:val="CCCCCC"/>
          <w:kern w:val="0"/>
          <w:sz w:val="21"/>
          <w:szCs w:val="21"/>
          <w:lang w:val="de-DE"/>
          <w14:ligatures w14:val="none"/>
        </w:rPr>
        <w:t>        {</w:t>
      </w:r>
    </w:p>
    <w:p w14:paraId="796169AE" w14:textId="77777777" w:rsidR="00174C46" w:rsidRPr="000F7D81" w:rsidRDefault="00174C46" w:rsidP="00174C46">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9CDCFE"/>
          <w:kern w:val="0"/>
          <w:sz w:val="21"/>
          <w:szCs w:val="21"/>
          <w:lang w:val="de-DE"/>
          <w14:ligatures w14:val="none"/>
        </w:rPr>
        <w:t>"TM"</w:t>
      </w: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CE9178"/>
          <w:kern w:val="0"/>
          <w:sz w:val="21"/>
          <w:szCs w:val="21"/>
          <w:lang w:val="de-DE"/>
          <w14:ligatures w14:val="none"/>
        </w:rPr>
        <w:t>"2018-07-24T13:22:04,000+0200 S"</w:t>
      </w:r>
      <w:r w:rsidRPr="000F7D81">
        <w:rPr>
          <w:rFonts w:ascii="Consolas" w:eastAsia="Times New Roman" w:hAnsi="Consolas" w:cs="Times New Roman"/>
          <w:color w:val="CCCCCC"/>
          <w:kern w:val="0"/>
          <w:sz w:val="21"/>
          <w:szCs w:val="21"/>
          <w:lang w:val="de-DE"/>
          <w14:ligatures w14:val="none"/>
        </w:rPr>
        <w:t>,</w:t>
      </w:r>
    </w:p>
    <w:p w14:paraId="292021A3" w14:textId="77777777" w:rsidR="00174C46" w:rsidRPr="000F7D81" w:rsidRDefault="00174C46" w:rsidP="00174C46">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9CDCFE"/>
          <w:kern w:val="0"/>
          <w:sz w:val="21"/>
          <w:szCs w:val="21"/>
          <w:lang w:val="de-DE"/>
          <w14:ligatures w14:val="none"/>
        </w:rPr>
        <w:t>"TX"</w:t>
      </w: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CE9178"/>
          <w:kern w:val="0"/>
          <w:sz w:val="21"/>
          <w:szCs w:val="21"/>
          <w:lang w:val="de-DE"/>
          <w14:ligatures w14:val="none"/>
        </w:rPr>
        <w:t>"B"</w:t>
      </w:r>
      <w:r w:rsidRPr="000F7D81">
        <w:rPr>
          <w:rFonts w:ascii="Consolas" w:eastAsia="Times New Roman" w:hAnsi="Consolas" w:cs="Times New Roman"/>
          <w:color w:val="CCCCCC"/>
          <w:kern w:val="0"/>
          <w:sz w:val="21"/>
          <w:szCs w:val="21"/>
          <w:lang w:val="de-DE"/>
          <w14:ligatures w14:val="none"/>
        </w:rPr>
        <w:t>,</w:t>
      </w:r>
    </w:p>
    <w:p w14:paraId="50B73392" w14:textId="77777777" w:rsidR="00174C46" w:rsidRPr="000F7D81" w:rsidRDefault="00174C46" w:rsidP="00174C46">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9CDCFE"/>
          <w:kern w:val="0"/>
          <w:sz w:val="21"/>
          <w:szCs w:val="21"/>
          <w:lang w:val="de-DE"/>
          <w14:ligatures w14:val="none"/>
        </w:rPr>
        <w:t>"RV"</w:t>
      </w: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B5CEA8"/>
          <w:kern w:val="0"/>
          <w:sz w:val="21"/>
          <w:szCs w:val="21"/>
          <w:lang w:val="de-DE"/>
          <w14:ligatures w14:val="none"/>
        </w:rPr>
        <w:t>2935.6000</w:t>
      </w:r>
      <w:r w:rsidRPr="000F7D81">
        <w:rPr>
          <w:rFonts w:ascii="Consolas" w:eastAsia="Times New Roman" w:hAnsi="Consolas" w:cs="Times New Roman"/>
          <w:color w:val="CCCCCC"/>
          <w:kern w:val="0"/>
          <w:sz w:val="21"/>
          <w:szCs w:val="21"/>
          <w:lang w:val="de-DE"/>
          <w14:ligatures w14:val="none"/>
        </w:rPr>
        <w:t>,</w:t>
      </w:r>
    </w:p>
    <w:p w14:paraId="1F423B36" w14:textId="77777777" w:rsidR="00174C46" w:rsidRPr="000F7D81" w:rsidRDefault="00174C46" w:rsidP="00174C46">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9CDCFE"/>
          <w:kern w:val="0"/>
          <w:sz w:val="21"/>
          <w:szCs w:val="21"/>
          <w:lang w:val="de-DE"/>
          <w14:ligatures w14:val="none"/>
        </w:rPr>
        <w:t>"RI"</w:t>
      </w: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CE9178"/>
          <w:kern w:val="0"/>
          <w:sz w:val="21"/>
          <w:szCs w:val="21"/>
          <w:lang w:val="de-DE"/>
          <w14:ligatures w14:val="none"/>
        </w:rPr>
        <w:t>"01-00:01.08.00*FF"</w:t>
      </w:r>
      <w:r w:rsidRPr="000F7D81">
        <w:rPr>
          <w:rFonts w:ascii="Consolas" w:eastAsia="Times New Roman" w:hAnsi="Consolas" w:cs="Times New Roman"/>
          <w:color w:val="CCCCCC"/>
          <w:kern w:val="0"/>
          <w:sz w:val="21"/>
          <w:szCs w:val="21"/>
          <w:lang w:val="de-DE"/>
          <w14:ligatures w14:val="none"/>
        </w:rPr>
        <w:t>,</w:t>
      </w:r>
    </w:p>
    <w:p w14:paraId="4AE651EB" w14:textId="77777777" w:rsidR="00174C46" w:rsidRPr="000F7D81" w:rsidRDefault="00174C46" w:rsidP="00174C46">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9CDCFE"/>
          <w:kern w:val="0"/>
          <w:sz w:val="21"/>
          <w:szCs w:val="21"/>
          <w:lang w:val="de-DE"/>
          <w14:ligatures w14:val="none"/>
        </w:rPr>
        <w:t>"RU"</w:t>
      </w: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CE9178"/>
          <w:kern w:val="0"/>
          <w:sz w:val="21"/>
          <w:szCs w:val="21"/>
          <w:lang w:val="de-DE"/>
          <w14:ligatures w14:val="none"/>
        </w:rPr>
        <w:t>"kWh"</w:t>
      </w:r>
      <w:r w:rsidRPr="000F7D81">
        <w:rPr>
          <w:rFonts w:ascii="Consolas" w:eastAsia="Times New Roman" w:hAnsi="Consolas" w:cs="Times New Roman"/>
          <w:color w:val="CCCCCC"/>
          <w:kern w:val="0"/>
          <w:sz w:val="21"/>
          <w:szCs w:val="21"/>
          <w:lang w:val="de-DE"/>
          <w14:ligatures w14:val="none"/>
        </w:rPr>
        <w:t>,</w:t>
      </w:r>
    </w:p>
    <w:p w14:paraId="00E19345"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0F7D81">
        <w:rPr>
          <w:rFonts w:ascii="Consolas" w:eastAsia="Times New Roman" w:hAnsi="Consolas" w:cs="Times New Roman"/>
          <w:color w:val="CCCCCC"/>
          <w:kern w:val="0"/>
          <w:sz w:val="21"/>
          <w:szCs w:val="21"/>
          <w:lang w:val="de-DE"/>
          <w14:ligatures w14:val="none"/>
        </w:rPr>
        <w:t xml:space="preserve">            </w:t>
      </w:r>
      <w:r w:rsidRPr="00174C46">
        <w:rPr>
          <w:rFonts w:ascii="Consolas" w:eastAsia="Times New Roman" w:hAnsi="Consolas" w:cs="Times New Roman"/>
          <w:color w:val="9CDCFE"/>
          <w:kern w:val="0"/>
          <w:sz w:val="21"/>
          <w:szCs w:val="21"/>
          <w14:ligatures w14:val="none"/>
        </w:rPr>
        <w:t>"RT"</w:t>
      </w: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"DC"</w:t>
      </w:r>
      <w:r w:rsidRPr="00174C46">
        <w:rPr>
          <w:rFonts w:ascii="Consolas" w:eastAsia="Times New Roman" w:hAnsi="Consolas" w:cs="Times New Roman"/>
          <w:color w:val="CCCCCC"/>
          <w:kern w:val="0"/>
          <w:sz w:val="21"/>
          <w:szCs w:val="21"/>
          <w14:ligatures w14:val="none"/>
        </w:rPr>
        <w:t>,</w:t>
      </w:r>
    </w:p>
    <w:p w14:paraId="68DB6AF2"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9CDCFE"/>
          <w:kern w:val="0"/>
          <w:sz w:val="21"/>
          <w:szCs w:val="21"/>
          <w14:ligatures w14:val="none"/>
        </w:rPr>
        <w:t>"EF"</w:t>
      </w: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w:t>
      </w:r>
      <w:r w:rsidRPr="00174C46">
        <w:rPr>
          <w:rFonts w:ascii="Consolas" w:eastAsia="Times New Roman" w:hAnsi="Consolas" w:cs="Times New Roman"/>
          <w:color w:val="CCCCCC"/>
          <w:kern w:val="0"/>
          <w:sz w:val="21"/>
          <w:szCs w:val="21"/>
          <w14:ligatures w14:val="none"/>
        </w:rPr>
        <w:t>,</w:t>
      </w:r>
    </w:p>
    <w:p w14:paraId="44A2BE8D"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9CDCFE"/>
          <w:kern w:val="0"/>
          <w:sz w:val="21"/>
          <w:szCs w:val="21"/>
          <w14:ligatures w14:val="none"/>
        </w:rPr>
        <w:t>"ST"</w:t>
      </w: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"G"</w:t>
      </w:r>
    </w:p>
    <w:p w14:paraId="3274F719"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w:t>
      </w:r>
    </w:p>
    <w:p w14:paraId="4C3845AF"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w:t>
      </w:r>
    </w:p>
    <w:p w14:paraId="25D62EFB"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9CDCFE"/>
          <w:kern w:val="0"/>
          <w:sz w:val="21"/>
          <w:szCs w:val="21"/>
          <w14:ligatures w14:val="none"/>
        </w:rPr>
        <w:t>"TM"</w:t>
      </w:r>
      <w:r w:rsidRPr="00174C46">
        <w:rPr>
          <w:rFonts w:ascii="Consolas" w:eastAsia="Times New Roman" w:hAnsi="Consolas" w:cs="Times New Roman"/>
          <w:color w:val="CCCCCC"/>
          <w:kern w:val="0"/>
          <w:sz w:val="21"/>
          <w:szCs w:val="21"/>
          <w14:ligatures w14:val="none"/>
        </w:rPr>
        <w:t xml:space="preserve">: </w:t>
      </w:r>
      <w:r w:rsidRPr="00174C46">
        <w:rPr>
          <w:rFonts w:ascii="Consolas" w:eastAsia="Times New Roman" w:hAnsi="Consolas" w:cs="Times New Roman"/>
          <w:color w:val="CE9178"/>
          <w:kern w:val="0"/>
          <w:sz w:val="21"/>
          <w:szCs w:val="21"/>
          <w14:ligatures w14:val="none"/>
        </w:rPr>
        <w:t>"2018-07-24T13:26:04,000+0200 S"</w:t>
      </w:r>
      <w:r w:rsidRPr="00174C46">
        <w:rPr>
          <w:rFonts w:ascii="Consolas" w:eastAsia="Times New Roman" w:hAnsi="Consolas" w:cs="Times New Roman"/>
          <w:color w:val="CCCCCC"/>
          <w:kern w:val="0"/>
          <w:sz w:val="21"/>
          <w:szCs w:val="21"/>
          <w14:ligatures w14:val="none"/>
        </w:rPr>
        <w:t>,</w:t>
      </w:r>
    </w:p>
    <w:p w14:paraId="24D515F2" w14:textId="77777777" w:rsidR="00174C46" w:rsidRPr="000F7D81" w:rsidRDefault="00174C46" w:rsidP="00174C46">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174C46">
        <w:rPr>
          <w:rFonts w:ascii="Consolas" w:eastAsia="Times New Roman" w:hAnsi="Consolas" w:cs="Times New Roman"/>
          <w:color w:val="CCCCCC"/>
          <w:kern w:val="0"/>
          <w:sz w:val="21"/>
          <w:szCs w:val="21"/>
          <w14:ligatures w14:val="none"/>
        </w:rPr>
        <w:t xml:space="preserve">            </w:t>
      </w:r>
      <w:r w:rsidRPr="000F7D81">
        <w:rPr>
          <w:rFonts w:ascii="Consolas" w:eastAsia="Times New Roman" w:hAnsi="Consolas" w:cs="Times New Roman"/>
          <w:color w:val="9CDCFE"/>
          <w:kern w:val="0"/>
          <w:sz w:val="21"/>
          <w:szCs w:val="21"/>
          <w:lang w:val="de-DE"/>
          <w14:ligatures w14:val="none"/>
        </w:rPr>
        <w:t>"TX"</w:t>
      </w: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CE9178"/>
          <w:kern w:val="0"/>
          <w:sz w:val="21"/>
          <w:szCs w:val="21"/>
          <w:lang w:val="de-DE"/>
          <w14:ligatures w14:val="none"/>
        </w:rPr>
        <w:t>"E"</w:t>
      </w:r>
      <w:r w:rsidRPr="000F7D81">
        <w:rPr>
          <w:rFonts w:ascii="Consolas" w:eastAsia="Times New Roman" w:hAnsi="Consolas" w:cs="Times New Roman"/>
          <w:color w:val="CCCCCC"/>
          <w:kern w:val="0"/>
          <w:sz w:val="21"/>
          <w:szCs w:val="21"/>
          <w:lang w:val="de-DE"/>
          <w14:ligatures w14:val="none"/>
        </w:rPr>
        <w:t>,</w:t>
      </w:r>
    </w:p>
    <w:p w14:paraId="1DB7B8B0" w14:textId="77777777" w:rsidR="00174C46" w:rsidRPr="000F7D81" w:rsidRDefault="00174C46" w:rsidP="00174C46">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9CDCFE"/>
          <w:kern w:val="0"/>
          <w:sz w:val="21"/>
          <w:szCs w:val="21"/>
          <w:lang w:val="de-DE"/>
          <w14:ligatures w14:val="none"/>
        </w:rPr>
        <w:t>"RV"</w:t>
      </w: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B5CEA8"/>
          <w:kern w:val="0"/>
          <w:sz w:val="21"/>
          <w:szCs w:val="21"/>
          <w:lang w:val="de-DE"/>
          <w14:ligatures w14:val="none"/>
        </w:rPr>
        <w:t>2965.1000</w:t>
      </w:r>
      <w:r w:rsidRPr="000F7D81">
        <w:rPr>
          <w:rFonts w:ascii="Consolas" w:eastAsia="Times New Roman" w:hAnsi="Consolas" w:cs="Times New Roman"/>
          <w:color w:val="CCCCCC"/>
          <w:kern w:val="0"/>
          <w:sz w:val="21"/>
          <w:szCs w:val="21"/>
          <w:lang w:val="de-DE"/>
          <w14:ligatures w14:val="none"/>
        </w:rPr>
        <w:t>,</w:t>
      </w:r>
    </w:p>
    <w:p w14:paraId="2C34EE43" w14:textId="77777777" w:rsidR="00174C46" w:rsidRPr="000F7D81" w:rsidRDefault="00174C46" w:rsidP="00174C46">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9CDCFE"/>
          <w:kern w:val="0"/>
          <w:sz w:val="21"/>
          <w:szCs w:val="21"/>
          <w:lang w:val="de-DE"/>
          <w14:ligatures w14:val="none"/>
        </w:rPr>
        <w:t>"CL"</w:t>
      </w: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B5CEA8"/>
          <w:kern w:val="0"/>
          <w:sz w:val="21"/>
          <w:szCs w:val="21"/>
          <w:lang w:val="de-DE"/>
          <w14:ligatures w14:val="none"/>
        </w:rPr>
        <w:t>0.5</w:t>
      </w:r>
      <w:r w:rsidRPr="000F7D81">
        <w:rPr>
          <w:rFonts w:ascii="Consolas" w:eastAsia="Times New Roman" w:hAnsi="Consolas" w:cs="Times New Roman"/>
          <w:color w:val="CCCCCC"/>
          <w:kern w:val="0"/>
          <w:sz w:val="21"/>
          <w:szCs w:val="21"/>
          <w:lang w:val="de-DE"/>
          <w14:ligatures w14:val="none"/>
        </w:rPr>
        <w:t>,</w:t>
      </w:r>
    </w:p>
    <w:p w14:paraId="05A54E45" w14:textId="77777777" w:rsidR="00174C46" w:rsidRPr="000F7D81" w:rsidRDefault="00174C46" w:rsidP="00174C46">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9CDCFE"/>
          <w:kern w:val="0"/>
          <w:sz w:val="21"/>
          <w:szCs w:val="21"/>
          <w:lang w:val="de-DE"/>
          <w14:ligatures w14:val="none"/>
        </w:rPr>
        <w:t>"RI"</w:t>
      </w: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CE9178"/>
          <w:kern w:val="0"/>
          <w:sz w:val="21"/>
          <w:szCs w:val="21"/>
          <w:lang w:val="de-DE"/>
          <w14:ligatures w14:val="none"/>
        </w:rPr>
        <w:t>"01-00:01.08.00*FF"</w:t>
      </w:r>
      <w:r w:rsidRPr="000F7D81">
        <w:rPr>
          <w:rFonts w:ascii="Consolas" w:eastAsia="Times New Roman" w:hAnsi="Consolas" w:cs="Times New Roman"/>
          <w:color w:val="CCCCCC"/>
          <w:kern w:val="0"/>
          <w:sz w:val="21"/>
          <w:szCs w:val="21"/>
          <w:lang w:val="de-DE"/>
          <w14:ligatures w14:val="none"/>
        </w:rPr>
        <w:t>,</w:t>
      </w:r>
    </w:p>
    <w:p w14:paraId="31B85CF2" w14:textId="77777777" w:rsidR="00174C46" w:rsidRPr="000F7D81" w:rsidRDefault="00174C46" w:rsidP="00174C46">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9CDCFE"/>
          <w:kern w:val="0"/>
          <w:sz w:val="21"/>
          <w:szCs w:val="21"/>
          <w:lang w:val="de-DE"/>
          <w14:ligatures w14:val="none"/>
        </w:rPr>
        <w:t>"RU"</w:t>
      </w: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CE9178"/>
          <w:kern w:val="0"/>
          <w:sz w:val="21"/>
          <w:szCs w:val="21"/>
          <w:lang w:val="de-DE"/>
          <w14:ligatures w14:val="none"/>
        </w:rPr>
        <w:t>"kWh"</w:t>
      </w:r>
      <w:r w:rsidRPr="000F7D81">
        <w:rPr>
          <w:rFonts w:ascii="Consolas" w:eastAsia="Times New Roman" w:hAnsi="Consolas" w:cs="Times New Roman"/>
          <w:color w:val="CCCCCC"/>
          <w:kern w:val="0"/>
          <w:sz w:val="21"/>
          <w:szCs w:val="21"/>
          <w:lang w:val="de-DE"/>
          <w14:ligatures w14:val="none"/>
        </w:rPr>
        <w:t>,</w:t>
      </w:r>
    </w:p>
    <w:p w14:paraId="08D28C61" w14:textId="77777777" w:rsidR="00174C46" w:rsidRPr="000F7D81" w:rsidRDefault="00174C46" w:rsidP="00174C46">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9CDCFE"/>
          <w:kern w:val="0"/>
          <w:sz w:val="21"/>
          <w:szCs w:val="21"/>
          <w:lang w:val="de-DE"/>
          <w14:ligatures w14:val="none"/>
        </w:rPr>
        <w:t>"RT"</w:t>
      </w: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CE9178"/>
          <w:kern w:val="0"/>
          <w:sz w:val="21"/>
          <w:szCs w:val="21"/>
          <w:lang w:val="de-DE"/>
          <w14:ligatures w14:val="none"/>
        </w:rPr>
        <w:t>"DC"</w:t>
      </w:r>
      <w:r w:rsidRPr="000F7D81">
        <w:rPr>
          <w:rFonts w:ascii="Consolas" w:eastAsia="Times New Roman" w:hAnsi="Consolas" w:cs="Times New Roman"/>
          <w:color w:val="CCCCCC"/>
          <w:kern w:val="0"/>
          <w:sz w:val="21"/>
          <w:szCs w:val="21"/>
          <w:lang w:val="de-DE"/>
          <w14:ligatures w14:val="none"/>
        </w:rPr>
        <w:t>,</w:t>
      </w:r>
    </w:p>
    <w:p w14:paraId="10601E43" w14:textId="77777777" w:rsidR="00174C46" w:rsidRPr="000F7D81" w:rsidRDefault="00174C46" w:rsidP="00174C46">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0F7D81">
        <w:rPr>
          <w:rFonts w:ascii="Consolas" w:eastAsia="Times New Roman" w:hAnsi="Consolas" w:cs="Times New Roman"/>
          <w:color w:val="CCCCCC"/>
          <w:kern w:val="0"/>
          <w:sz w:val="21"/>
          <w:szCs w:val="21"/>
          <w:lang w:val="de-DE"/>
          <w14:ligatures w14:val="none"/>
        </w:rPr>
        <w:lastRenderedPageBreak/>
        <w:t xml:space="preserve">            </w:t>
      </w:r>
      <w:r w:rsidRPr="000F7D81">
        <w:rPr>
          <w:rFonts w:ascii="Consolas" w:eastAsia="Times New Roman" w:hAnsi="Consolas" w:cs="Times New Roman"/>
          <w:color w:val="9CDCFE"/>
          <w:kern w:val="0"/>
          <w:sz w:val="21"/>
          <w:szCs w:val="21"/>
          <w:lang w:val="de-DE"/>
          <w14:ligatures w14:val="none"/>
        </w:rPr>
        <w:t>"EF"</w:t>
      </w: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CE9178"/>
          <w:kern w:val="0"/>
          <w:sz w:val="21"/>
          <w:szCs w:val="21"/>
          <w:lang w:val="de-DE"/>
          <w14:ligatures w14:val="none"/>
        </w:rPr>
        <w:t>""</w:t>
      </w:r>
      <w:r w:rsidRPr="000F7D81">
        <w:rPr>
          <w:rFonts w:ascii="Consolas" w:eastAsia="Times New Roman" w:hAnsi="Consolas" w:cs="Times New Roman"/>
          <w:color w:val="CCCCCC"/>
          <w:kern w:val="0"/>
          <w:sz w:val="21"/>
          <w:szCs w:val="21"/>
          <w:lang w:val="de-DE"/>
          <w14:ligatures w14:val="none"/>
        </w:rPr>
        <w:t>,</w:t>
      </w:r>
    </w:p>
    <w:p w14:paraId="5275AC95" w14:textId="77777777" w:rsidR="00174C46" w:rsidRPr="000F7D81" w:rsidRDefault="00174C46" w:rsidP="00174C46">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9CDCFE"/>
          <w:kern w:val="0"/>
          <w:sz w:val="21"/>
          <w:szCs w:val="21"/>
          <w:lang w:val="de-DE"/>
          <w14:ligatures w14:val="none"/>
        </w:rPr>
        <w:t>"ST"</w:t>
      </w: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CE9178"/>
          <w:kern w:val="0"/>
          <w:sz w:val="21"/>
          <w:szCs w:val="21"/>
          <w:lang w:val="de-DE"/>
          <w14:ligatures w14:val="none"/>
        </w:rPr>
        <w:t>"G"</w:t>
      </w:r>
    </w:p>
    <w:p w14:paraId="076AAB78" w14:textId="77777777" w:rsidR="00174C46" w:rsidRPr="000F7D81" w:rsidRDefault="00174C46" w:rsidP="00174C46">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0F7D81">
        <w:rPr>
          <w:rFonts w:ascii="Consolas" w:eastAsia="Times New Roman" w:hAnsi="Consolas" w:cs="Times New Roman"/>
          <w:color w:val="CCCCCC"/>
          <w:kern w:val="0"/>
          <w:sz w:val="21"/>
          <w:szCs w:val="21"/>
          <w:lang w:val="de-DE"/>
          <w14:ligatures w14:val="none"/>
        </w:rPr>
        <w:t>        }</w:t>
      </w:r>
    </w:p>
    <w:p w14:paraId="2240DE2E" w14:textId="77777777" w:rsidR="00174C46" w:rsidRPr="000F7D81" w:rsidRDefault="00174C46" w:rsidP="00174C46">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0F7D81">
        <w:rPr>
          <w:rFonts w:ascii="Consolas" w:eastAsia="Times New Roman" w:hAnsi="Consolas" w:cs="Times New Roman"/>
          <w:color w:val="CCCCCC"/>
          <w:kern w:val="0"/>
          <w:sz w:val="21"/>
          <w:szCs w:val="21"/>
          <w:lang w:val="de-DE"/>
          <w14:ligatures w14:val="none"/>
        </w:rPr>
        <w:t>    ]</w:t>
      </w:r>
    </w:p>
    <w:p w14:paraId="2D985E68" w14:textId="77777777" w:rsidR="00174C46" w:rsidRPr="000F7D81" w:rsidRDefault="00174C46" w:rsidP="00174C46">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0F7D81">
        <w:rPr>
          <w:rFonts w:ascii="Consolas" w:eastAsia="Times New Roman" w:hAnsi="Consolas" w:cs="Times New Roman"/>
          <w:color w:val="CCCCCC"/>
          <w:kern w:val="0"/>
          <w:sz w:val="21"/>
          <w:szCs w:val="21"/>
          <w:lang w:val="de-DE"/>
          <w14:ligatures w14:val="none"/>
        </w:rPr>
        <w:t>}|{</w:t>
      </w:r>
    </w:p>
    <w:p w14:paraId="496A9180" w14:textId="77777777" w:rsidR="00174C46" w:rsidRPr="000F7D81" w:rsidRDefault="00174C46" w:rsidP="00174C46">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9CDCFE"/>
          <w:kern w:val="0"/>
          <w:sz w:val="21"/>
          <w:szCs w:val="21"/>
          <w:lang w:val="de-DE"/>
          <w14:ligatures w14:val="none"/>
        </w:rPr>
        <w:t>"SD"</w:t>
      </w:r>
      <w:r w:rsidRPr="000F7D81">
        <w:rPr>
          <w:rFonts w:ascii="Consolas" w:eastAsia="Times New Roman" w:hAnsi="Consolas" w:cs="Times New Roman"/>
          <w:color w:val="CCCCCC"/>
          <w:kern w:val="0"/>
          <w:sz w:val="21"/>
          <w:szCs w:val="21"/>
          <w:lang w:val="de-DE"/>
          <w14:ligatures w14:val="none"/>
        </w:rPr>
        <w:t xml:space="preserve">: </w:t>
      </w:r>
      <w:r w:rsidRPr="000F7D81">
        <w:rPr>
          <w:rFonts w:ascii="Consolas" w:eastAsia="Times New Roman" w:hAnsi="Consolas" w:cs="Times New Roman"/>
          <w:color w:val="CE9178"/>
          <w:kern w:val="0"/>
          <w:sz w:val="21"/>
          <w:szCs w:val="21"/>
          <w:lang w:val="de-DE"/>
          <w14:ligatures w14:val="none"/>
        </w:rPr>
        <w:t>"1234567890ABCDEF1234567890ABCDEF1234567890ABCDEF1234567890ABCDEF1234567890ABCDEF1234567890ABCDEF"</w:t>
      </w:r>
    </w:p>
    <w:p w14:paraId="185CAD8D" w14:textId="77777777" w:rsidR="00174C46" w:rsidRPr="00174C46" w:rsidRDefault="00174C46" w:rsidP="00174C46">
      <w:pPr>
        <w:shd w:val="clear" w:color="auto" w:fill="1F1F1F"/>
        <w:spacing w:after="0" w:line="285" w:lineRule="atLeast"/>
        <w:rPr>
          <w:rFonts w:ascii="Consolas" w:eastAsia="Times New Roman" w:hAnsi="Consolas" w:cs="Times New Roman"/>
          <w:color w:val="CCCCCC"/>
          <w:kern w:val="0"/>
          <w:sz w:val="21"/>
          <w:szCs w:val="21"/>
          <w14:ligatures w14:val="none"/>
        </w:rPr>
      </w:pPr>
      <w:r w:rsidRPr="00174C46">
        <w:rPr>
          <w:rFonts w:ascii="Consolas" w:eastAsia="Times New Roman" w:hAnsi="Consolas" w:cs="Times New Roman"/>
          <w:color w:val="CCCCCC"/>
          <w:kern w:val="0"/>
          <w:sz w:val="21"/>
          <w:szCs w:val="21"/>
          <w14:ligatures w14:val="none"/>
        </w:rPr>
        <w:t>}</w:t>
      </w:r>
    </w:p>
    <w:p w14:paraId="367AA9BA" w14:textId="77777777" w:rsidR="00174C46" w:rsidRDefault="00174C46" w:rsidP="00174C46"/>
    <w:p w14:paraId="631CD7F3" w14:textId="77777777" w:rsidR="007E255B" w:rsidRPr="002262BA" w:rsidRDefault="007E255B" w:rsidP="00AC0B1C"/>
    <w:p w14:paraId="60341ED7" w14:textId="78A6B283" w:rsidR="00AC0B1C" w:rsidRDefault="00AC0B1C" w:rsidP="00C35843">
      <w:pPr>
        <w:pStyle w:val="2"/>
      </w:pPr>
      <w:bookmarkStart w:id="188" w:name="_Toc212470201"/>
      <w:r>
        <w:rPr>
          <w:rFonts w:hint="eastAsia"/>
        </w:rPr>
        <w:t>3.</w:t>
      </w:r>
      <w:r w:rsidR="009B4759">
        <w:rPr>
          <w:rFonts w:hint="eastAsia"/>
        </w:rPr>
        <w:t>7</w:t>
      </w:r>
      <w:r>
        <w:rPr>
          <w:rFonts w:hint="eastAsia"/>
        </w:rPr>
        <w:t xml:space="preserve"> </w:t>
      </w:r>
      <w:r>
        <w:rPr>
          <w:rFonts w:hint="eastAsia"/>
        </w:rPr>
        <w:t>计时功能</w:t>
      </w:r>
      <w:bookmarkEnd w:id="188"/>
    </w:p>
    <w:p w14:paraId="4A9006EE" w14:textId="65CD7839" w:rsidR="00AC0B1C" w:rsidRDefault="00AC0B1C" w:rsidP="00C35843">
      <w:pPr>
        <w:pStyle w:val="3"/>
      </w:pPr>
      <w:bookmarkStart w:id="189" w:name="_Toc212470202"/>
      <w:r>
        <w:rPr>
          <w:rFonts w:hint="eastAsia"/>
        </w:rPr>
        <w:t>3.</w:t>
      </w:r>
      <w:r w:rsidR="009B4759">
        <w:rPr>
          <w:rFonts w:hint="eastAsia"/>
        </w:rPr>
        <w:t>7</w:t>
      </w:r>
      <w:r>
        <w:rPr>
          <w:rFonts w:hint="eastAsia"/>
        </w:rPr>
        <w:t xml:space="preserve">.1 </w:t>
      </w:r>
      <w:r>
        <w:rPr>
          <w:rFonts w:hint="eastAsia"/>
        </w:rPr>
        <w:t>实时时钟和时间保持</w:t>
      </w:r>
      <w:bookmarkEnd w:id="189"/>
    </w:p>
    <w:p w14:paraId="097C9E05" w14:textId="47EB132B" w:rsidR="00AC0B1C" w:rsidRDefault="00AC0B1C" w:rsidP="00AC0B1C">
      <w:r>
        <w:rPr>
          <w:rFonts w:hint="eastAsia"/>
        </w:rPr>
        <w:t>AcuDC-</w:t>
      </w:r>
      <w:r w:rsidR="00FD7630">
        <w:rPr>
          <w:rFonts w:hint="eastAsia"/>
        </w:rPr>
        <w:t>32</w:t>
      </w:r>
      <w:r>
        <w:rPr>
          <w:rFonts w:hint="eastAsia"/>
        </w:rPr>
        <w:t>0</w:t>
      </w:r>
      <w:r>
        <w:rPr>
          <w:rFonts w:hint="eastAsia"/>
        </w:rPr>
        <w:t>配备实时时钟（</w:t>
      </w:r>
      <w:r>
        <w:rPr>
          <w:rFonts w:hint="eastAsia"/>
        </w:rPr>
        <w:t>RTC</w:t>
      </w:r>
      <w:r>
        <w:rPr>
          <w:rFonts w:hint="eastAsia"/>
        </w:rPr>
        <w:t>），即使在断电情况下也能跟踪当前时间。</w:t>
      </w:r>
    </w:p>
    <w:p w14:paraId="0CC6CBE2" w14:textId="73777E0F" w:rsidR="00AC0B1C" w:rsidRDefault="00AC0B1C" w:rsidP="00174C46">
      <w:pPr>
        <w:pStyle w:val="a9"/>
        <w:numPr>
          <w:ilvl w:val="0"/>
          <w:numId w:val="20"/>
        </w:numPr>
      </w:pPr>
      <w:r>
        <w:rPr>
          <w:rFonts w:hint="eastAsia"/>
        </w:rPr>
        <w:t>漂移优于±</w:t>
      </w:r>
      <w:r>
        <w:t>0.5</w:t>
      </w:r>
      <w:r>
        <w:rPr>
          <w:rFonts w:hint="eastAsia"/>
        </w:rPr>
        <w:t>秒</w:t>
      </w:r>
      <w:r>
        <w:t>/</w:t>
      </w:r>
      <w:r>
        <w:rPr>
          <w:rFonts w:hint="eastAsia"/>
        </w:rPr>
        <w:t>天</w:t>
      </w:r>
    </w:p>
    <w:p w14:paraId="41885B11" w14:textId="4A2BEE0C" w:rsidR="00AC0B1C" w:rsidRDefault="00AC0B1C" w:rsidP="00174C46">
      <w:pPr>
        <w:pStyle w:val="a9"/>
        <w:numPr>
          <w:ilvl w:val="0"/>
          <w:numId w:val="20"/>
        </w:numPr>
      </w:pPr>
      <w:r>
        <w:rPr>
          <w:rFonts w:hint="eastAsia"/>
        </w:rPr>
        <w:t>断电时保留时间为</w:t>
      </w:r>
      <w:r>
        <w:t>1</w:t>
      </w:r>
      <w:r>
        <w:rPr>
          <w:rFonts w:hint="eastAsia"/>
        </w:rPr>
        <w:t>周（标准接受</w:t>
      </w:r>
      <w:r>
        <w:t>36</w:t>
      </w:r>
      <w:r>
        <w:rPr>
          <w:rFonts w:hint="eastAsia"/>
        </w:rPr>
        <w:t>小时，首选</w:t>
      </w:r>
      <w:r>
        <w:t>1</w:t>
      </w:r>
      <w:r>
        <w:rPr>
          <w:rFonts w:hint="eastAsia"/>
        </w:rPr>
        <w:t>周）</w:t>
      </w:r>
    </w:p>
    <w:p w14:paraId="271A7D55" w14:textId="77777777" w:rsidR="00AC0B1C" w:rsidRDefault="00AC0B1C" w:rsidP="00AC0B1C"/>
    <w:p w14:paraId="3E46FDC5" w14:textId="77777777" w:rsidR="00AC0B1C" w:rsidRDefault="00AC0B1C" w:rsidP="003722DD">
      <w:pPr>
        <w:pStyle w:val="a7"/>
        <w:jc w:val="left"/>
      </w:pPr>
      <w:r>
        <w:rPr>
          <w:rFonts w:hint="eastAsia"/>
        </w:rPr>
        <w:t>参考文献</w:t>
      </w:r>
    </w:p>
    <w:p w14:paraId="44824AE1" w14:textId="776FC6EE" w:rsidR="00AC0B1C" w:rsidRDefault="00AC0B1C" w:rsidP="00174C46">
      <w:pPr>
        <w:pStyle w:val="a7"/>
        <w:numPr>
          <w:ilvl w:val="0"/>
          <w:numId w:val="20"/>
        </w:numPr>
        <w:jc w:val="left"/>
      </w:pPr>
      <w:r>
        <w:rPr>
          <w:rFonts w:hint="eastAsia"/>
        </w:rPr>
        <w:t>根据</w:t>
      </w:r>
      <w:r>
        <w:t>IEC 62052-11:2020</w:t>
      </w:r>
      <w:r>
        <w:rPr>
          <w:rFonts w:hint="eastAsia"/>
        </w:rPr>
        <w:t>第</w:t>
      </w:r>
      <w:r>
        <w:t>7.11</w:t>
      </w:r>
      <w:r>
        <w:rPr>
          <w:rFonts w:hint="eastAsia"/>
        </w:rPr>
        <w:t>节时间保持精度引用</w:t>
      </w:r>
      <w:r>
        <w:t>IEC 62054-21</w:t>
      </w:r>
      <w:r>
        <w:rPr>
          <w:rFonts w:hint="eastAsia"/>
        </w:rPr>
        <w:t>第</w:t>
      </w:r>
      <w:r>
        <w:t>7.5</w:t>
      </w:r>
      <w:r>
        <w:rPr>
          <w:rFonts w:hint="eastAsia"/>
        </w:rPr>
        <w:t>节功能要求和测试</w:t>
      </w:r>
      <w:r>
        <w:t xml:space="preserve"> - </w:t>
      </w:r>
      <w:r>
        <w:rPr>
          <w:rFonts w:hint="eastAsia"/>
        </w:rPr>
        <w:t>精度</w:t>
      </w:r>
    </w:p>
    <w:p w14:paraId="557F6B2F" w14:textId="77777777" w:rsidR="00AC0B1C" w:rsidRDefault="00AC0B1C" w:rsidP="003722DD">
      <w:pPr>
        <w:pStyle w:val="a7"/>
        <w:jc w:val="left"/>
      </w:pPr>
      <w:r>
        <w:rPr>
          <w:rFonts w:hint="eastAsia"/>
        </w:rPr>
        <w:t>在参考电压和参考温度下，晶体控制的时间开关应具有优于±</w:t>
      </w:r>
      <w:r>
        <w:rPr>
          <w:rFonts w:hint="eastAsia"/>
        </w:rPr>
        <w:t>0.5</w:t>
      </w:r>
      <w:r>
        <w:rPr>
          <w:rFonts w:hint="eastAsia"/>
        </w:rPr>
        <w:t>秒</w:t>
      </w:r>
      <w:r>
        <w:rPr>
          <w:rFonts w:hint="eastAsia"/>
        </w:rPr>
        <w:t>/</w:t>
      </w:r>
      <w:r>
        <w:rPr>
          <w:rFonts w:hint="eastAsia"/>
        </w:rPr>
        <w:t>天的时间保持精度。时间保持精度随温度的变化应小于（±</w:t>
      </w:r>
      <w:r>
        <w:rPr>
          <w:rFonts w:hint="eastAsia"/>
        </w:rPr>
        <w:t>0.15</w:t>
      </w:r>
      <w:r>
        <w:rPr>
          <w:rFonts w:hint="eastAsia"/>
        </w:rPr>
        <w:t>秒</w:t>
      </w:r>
      <w:r>
        <w:rPr>
          <w:rFonts w:hint="eastAsia"/>
        </w:rPr>
        <w:t>/</w:t>
      </w:r>
      <w:r>
        <w:rPr>
          <w:rFonts w:hint="eastAsia"/>
        </w:rPr>
        <w:t>°</w:t>
      </w:r>
      <w:r>
        <w:rPr>
          <w:rFonts w:hint="eastAsia"/>
        </w:rPr>
        <w:t>C/24</w:t>
      </w:r>
      <w:r>
        <w:rPr>
          <w:rFonts w:hint="eastAsia"/>
        </w:rPr>
        <w:t>小时）。</w:t>
      </w:r>
    </w:p>
    <w:p w14:paraId="143FD4ED" w14:textId="77777777" w:rsidR="00AC0B1C" w:rsidRDefault="00AC0B1C" w:rsidP="003722DD">
      <w:pPr>
        <w:pStyle w:val="a7"/>
        <w:jc w:val="left"/>
      </w:pPr>
      <w:r>
        <w:rPr>
          <w:rFonts w:hint="eastAsia"/>
        </w:rPr>
        <w:t>在运行备用状态下，在参考温度下，时间保持精度应优于±</w:t>
      </w:r>
      <w:r>
        <w:rPr>
          <w:rFonts w:hint="eastAsia"/>
        </w:rPr>
        <w:t>1</w:t>
      </w:r>
      <w:r>
        <w:rPr>
          <w:rFonts w:hint="eastAsia"/>
        </w:rPr>
        <w:t>秒</w:t>
      </w:r>
      <w:r>
        <w:rPr>
          <w:rFonts w:hint="eastAsia"/>
        </w:rPr>
        <w:t>/</w:t>
      </w:r>
      <w:r>
        <w:rPr>
          <w:rFonts w:hint="eastAsia"/>
        </w:rPr>
        <w:t>天。</w:t>
      </w:r>
    </w:p>
    <w:p w14:paraId="6FD83C52" w14:textId="1F2AA81C" w:rsidR="00AC0B1C" w:rsidRDefault="00AC0B1C" w:rsidP="00174C46">
      <w:pPr>
        <w:pStyle w:val="a7"/>
        <w:numPr>
          <w:ilvl w:val="0"/>
          <w:numId w:val="20"/>
        </w:numPr>
        <w:jc w:val="left"/>
      </w:pPr>
      <w:r>
        <w:t>IEC 62052-21</w:t>
      </w:r>
      <w:r>
        <w:rPr>
          <w:rFonts w:hint="eastAsia"/>
        </w:rPr>
        <w:t>第</w:t>
      </w:r>
      <w:r>
        <w:t>7.1.6.1</w:t>
      </w:r>
      <w:r>
        <w:rPr>
          <w:rFonts w:hint="eastAsia"/>
        </w:rPr>
        <w:t>节</w:t>
      </w:r>
    </w:p>
    <w:p w14:paraId="558F06C8" w14:textId="77777777" w:rsidR="00AC0B1C" w:rsidRDefault="00AC0B1C" w:rsidP="003722DD">
      <w:pPr>
        <w:pStyle w:val="a7"/>
        <w:jc w:val="left"/>
      </w:pPr>
      <w:r>
        <w:rPr>
          <w:rFonts w:hint="eastAsia"/>
        </w:rPr>
        <w:t>如果运行备用由弹簧（仅限时间开关）、可充电电池或超级电容器提供，则最小运行备用应为</w:t>
      </w:r>
      <w:r>
        <w:rPr>
          <w:rFonts w:hint="eastAsia"/>
        </w:rPr>
        <w:t>36</w:t>
      </w:r>
      <w:r>
        <w:rPr>
          <w:rFonts w:hint="eastAsia"/>
        </w:rPr>
        <w:t>小时</w:t>
      </w:r>
    </w:p>
    <w:p w14:paraId="6B03FD32" w14:textId="4725F2F8" w:rsidR="00AC0B1C" w:rsidRDefault="00AC0B1C" w:rsidP="00C97378">
      <w:pPr>
        <w:pStyle w:val="3"/>
      </w:pPr>
      <w:bookmarkStart w:id="190" w:name="_Toc212470203"/>
      <w:r>
        <w:rPr>
          <w:rFonts w:hint="eastAsia"/>
        </w:rPr>
        <w:t>3.</w:t>
      </w:r>
      <w:r w:rsidR="009B4759">
        <w:rPr>
          <w:rFonts w:hint="eastAsia"/>
        </w:rPr>
        <w:t>7</w:t>
      </w:r>
      <w:r>
        <w:rPr>
          <w:rFonts w:hint="eastAsia"/>
        </w:rPr>
        <w:t xml:space="preserve">.2 </w:t>
      </w:r>
      <w:r>
        <w:rPr>
          <w:rFonts w:hint="eastAsia"/>
        </w:rPr>
        <w:t>设备时间配置</w:t>
      </w:r>
      <w:bookmarkEnd w:id="190"/>
    </w:p>
    <w:p w14:paraId="13155F81" w14:textId="204B21AE" w:rsidR="00AC0B1C" w:rsidRDefault="00AC0B1C" w:rsidP="00AC0B1C">
      <w:r>
        <w:rPr>
          <w:rFonts w:hint="eastAsia"/>
        </w:rPr>
        <w:t>AcuDC-</w:t>
      </w:r>
      <w:r w:rsidR="00FD7630">
        <w:rPr>
          <w:rFonts w:hint="eastAsia"/>
        </w:rPr>
        <w:t>32</w:t>
      </w:r>
      <w:r>
        <w:rPr>
          <w:rFonts w:hint="eastAsia"/>
        </w:rPr>
        <w:t>0</w:t>
      </w:r>
      <w:r>
        <w:rPr>
          <w:rFonts w:hint="eastAsia"/>
        </w:rPr>
        <w:t>支持：通过</w:t>
      </w:r>
      <w:r>
        <w:rPr>
          <w:rFonts w:hint="eastAsia"/>
        </w:rPr>
        <w:t>Modbus</w:t>
      </w:r>
      <w:r>
        <w:rPr>
          <w:rFonts w:hint="eastAsia"/>
        </w:rPr>
        <w:t>和</w:t>
      </w:r>
      <w:r>
        <w:rPr>
          <w:rFonts w:hint="eastAsia"/>
        </w:rPr>
        <w:t>HMI</w:t>
      </w:r>
      <w:r>
        <w:rPr>
          <w:rFonts w:hint="eastAsia"/>
        </w:rPr>
        <w:t>设置时间</w:t>
      </w:r>
      <w:r>
        <w:rPr>
          <w:rFonts w:hint="eastAsia"/>
        </w:rPr>
        <w:t>/</w:t>
      </w:r>
      <w:r>
        <w:rPr>
          <w:rFonts w:hint="eastAsia"/>
        </w:rPr>
        <w:t>日期，包括年</w:t>
      </w:r>
      <w:r>
        <w:rPr>
          <w:rFonts w:hint="eastAsia"/>
        </w:rPr>
        <w:t>/</w:t>
      </w:r>
      <w:r>
        <w:rPr>
          <w:rFonts w:hint="eastAsia"/>
        </w:rPr>
        <w:t>月</w:t>
      </w:r>
      <w:r>
        <w:rPr>
          <w:rFonts w:hint="eastAsia"/>
        </w:rPr>
        <w:t>/</w:t>
      </w:r>
      <w:r>
        <w:rPr>
          <w:rFonts w:hint="eastAsia"/>
        </w:rPr>
        <w:t>日和时</w:t>
      </w:r>
      <w:r>
        <w:rPr>
          <w:rFonts w:hint="eastAsia"/>
        </w:rPr>
        <w:t>/</w:t>
      </w:r>
      <w:r>
        <w:rPr>
          <w:rFonts w:hint="eastAsia"/>
        </w:rPr>
        <w:t>分</w:t>
      </w:r>
      <w:r>
        <w:rPr>
          <w:rFonts w:hint="eastAsia"/>
        </w:rPr>
        <w:t>/</w:t>
      </w:r>
      <w:r>
        <w:rPr>
          <w:rFonts w:hint="eastAsia"/>
        </w:rPr>
        <w:t>秒。分辨率为</w:t>
      </w:r>
      <w:r>
        <w:rPr>
          <w:rFonts w:hint="eastAsia"/>
        </w:rPr>
        <w:t>1</w:t>
      </w:r>
      <w:r>
        <w:rPr>
          <w:rFonts w:hint="eastAsia"/>
        </w:rPr>
        <w:t>秒。</w:t>
      </w:r>
    </w:p>
    <w:p w14:paraId="35FD808D" w14:textId="7D57C781" w:rsidR="00AC0B1C" w:rsidRDefault="00AC0B1C" w:rsidP="00AC0B1C">
      <w:r>
        <w:rPr>
          <w:rFonts w:hint="eastAsia"/>
        </w:rPr>
        <w:t>无论铅封是否封闭，</w:t>
      </w:r>
      <w:r>
        <w:rPr>
          <w:rFonts w:hint="eastAsia"/>
        </w:rPr>
        <w:t>AcuDC-</w:t>
      </w:r>
      <w:r w:rsidR="00FD7630">
        <w:rPr>
          <w:rFonts w:hint="eastAsia"/>
        </w:rPr>
        <w:t>32</w:t>
      </w:r>
      <w:r>
        <w:rPr>
          <w:rFonts w:hint="eastAsia"/>
        </w:rPr>
        <w:t>0</w:t>
      </w:r>
      <w:r>
        <w:rPr>
          <w:rFonts w:hint="eastAsia"/>
        </w:rPr>
        <w:t>允许用户设置时间</w:t>
      </w:r>
      <w:r>
        <w:rPr>
          <w:rFonts w:hint="eastAsia"/>
        </w:rPr>
        <w:t>/</w:t>
      </w:r>
      <w:r>
        <w:rPr>
          <w:rFonts w:hint="eastAsia"/>
        </w:rPr>
        <w:t>日期。</w:t>
      </w:r>
    </w:p>
    <w:p w14:paraId="7FEC83E9" w14:textId="0E3A4EBA" w:rsidR="007074BD" w:rsidRDefault="007074BD" w:rsidP="00AC0B1C">
      <w:r>
        <w:rPr>
          <w:rFonts w:hint="eastAsia"/>
        </w:rPr>
        <w:lastRenderedPageBreak/>
        <w:t>注意</w:t>
      </w:r>
      <w:r>
        <w:rPr>
          <w:rFonts w:hint="eastAsia"/>
        </w:rPr>
        <w:t>3.6.2</w:t>
      </w:r>
      <w:r>
        <w:rPr>
          <w:rFonts w:hint="eastAsia"/>
        </w:rPr>
        <w:t>章时间同步。</w:t>
      </w:r>
    </w:p>
    <w:p w14:paraId="59396CE6" w14:textId="5962030D" w:rsidR="00AC0B1C" w:rsidRDefault="00AC0B1C" w:rsidP="00C97378">
      <w:pPr>
        <w:pStyle w:val="3"/>
      </w:pPr>
      <w:bookmarkStart w:id="191" w:name="_Toc212470204"/>
      <w:r>
        <w:rPr>
          <w:rFonts w:hint="eastAsia"/>
        </w:rPr>
        <w:t>3.</w:t>
      </w:r>
      <w:r w:rsidR="009B4759">
        <w:rPr>
          <w:rFonts w:hint="eastAsia"/>
        </w:rPr>
        <w:t>7</w:t>
      </w:r>
      <w:r>
        <w:rPr>
          <w:rFonts w:hint="eastAsia"/>
        </w:rPr>
        <w:t>.</w:t>
      </w:r>
      <w:r w:rsidR="00C97378">
        <w:rPr>
          <w:rFonts w:hint="eastAsia"/>
        </w:rPr>
        <w:t>3</w:t>
      </w:r>
      <w:r>
        <w:rPr>
          <w:rFonts w:hint="eastAsia"/>
        </w:rPr>
        <w:t xml:space="preserve"> </w:t>
      </w:r>
      <w:r>
        <w:rPr>
          <w:rFonts w:hint="eastAsia"/>
        </w:rPr>
        <w:t>运行时间</w:t>
      </w:r>
      <w:bookmarkEnd w:id="191"/>
    </w:p>
    <w:p w14:paraId="0B139EEE" w14:textId="2B8DA204" w:rsidR="00AC0B1C" w:rsidRDefault="00AC0B1C" w:rsidP="00AC0B1C">
      <w:r>
        <w:rPr>
          <w:rFonts w:hint="eastAsia"/>
        </w:rPr>
        <w:t>AcuDC-</w:t>
      </w:r>
      <w:r w:rsidR="00FD7630">
        <w:rPr>
          <w:rFonts w:hint="eastAsia"/>
        </w:rPr>
        <w:t>32</w:t>
      </w:r>
      <w:r>
        <w:rPr>
          <w:rFonts w:hint="eastAsia"/>
        </w:rPr>
        <w:t>0</w:t>
      </w:r>
      <w:r>
        <w:rPr>
          <w:rFonts w:hint="eastAsia"/>
        </w:rPr>
        <w:t>在非易失性内存中跟踪并保留以下值：</w:t>
      </w:r>
    </w:p>
    <w:p w14:paraId="0AC4CF1B" w14:textId="1B321FFE" w:rsidR="00AC0B1C" w:rsidRDefault="00AC0B1C" w:rsidP="00174C46">
      <w:pPr>
        <w:pStyle w:val="a9"/>
        <w:numPr>
          <w:ilvl w:val="0"/>
          <w:numId w:val="20"/>
        </w:numPr>
      </w:pPr>
      <w:r>
        <w:rPr>
          <w:rFonts w:hint="eastAsia"/>
        </w:rPr>
        <w:t>设备运行时间：设备开始运行以来的累计时间</w:t>
      </w:r>
    </w:p>
    <w:p w14:paraId="3B49EC97" w14:textId="6D021BCD" w:rsidR="00AC0B1C" w:rsidRDefault="00AC0B1C" w:rsidP="00174C46">
      <w:pPr>
        <w:pStyle w:val="a9"/>
        <w:numPr>
          <w:ilvl w:val="0"/>
          <w:numId w:val="20"/>
        </w:numPr>
      </w:pPr>
      <w:r>
        <w:rPr>
          <w:rFonts w:hint="eastAsia"/>
        </w:rPr>
        <w:t>负载时间：设备有负载的累计时间；即电流输入</w:t>
      </w:r>
      <w:r>
        <w:t xml:space="preserve"> &gt; Ist (0.52A) </w:t>
      </w:r>
      <w:r>
        <w:rPr>
          <w:rFonts w:hint="eastAsia"/>
        </w:rPr>
        <w:t>且电压</w:t>
      </w:r>
      <w:r>
        <w:t xml:space="preserve"> &gt; 10V</w:t>
      </w:r>
      <w:r>
        <w:rPr>
          <w:rFonts w:hint="eastAsia"/>
        </w:rPr>
        <w:t>。</w:t>
      </w:r>
    </w:p>
    <w:p w14:paraId="6F533D7F" w14:textId="738D3A8F" w:rsidR="00AC0B1C" w:rsidRDefault="00AC0B1C" w:rsidP="00AC0B1C">
      <w:r>
        <w:rPr>
          <w:rFonts w:hint="eastAsia"/>
        </w:rPr>
        <w:t>无论铅封是否封闭，</w:t>
      </w:r>
      <w:r>
        <w:rPr>
          <w:rFonts w:hint="eastAsia"/>
        </w:rPr>
        <w:t>AcuDC-</w:t>
      </w:r>
      <w:r w:rsidR="00FD7630">
        <w:rPr>
          <w:rFonts w:hint="eastAsia"/>
        </w:rPr>
        <w:t>32</w:t>
      </w:r>
      <w:r>
        <w:rPr>
          <w:rFonts w:hint="eastAsia"/>
        </w:rPr>
        <w:t>0</w:t>
      </w:r>
      <w:r>
        <w:rPr>
          <w:rFonts w:hint="eastAsia"/>
        </w:rPr>
        <w:t>允许用户重置这些时间。</w:t>
      </w:r>
    </w:p>
    <w:p w14:paraId="676B2F9D" w14:textId="272E7B8F" w:rsidR="00AC0B1C" w:rsidRDefault="00AC0B1C" w:rsidP="00C97378">
      <w:pPr>
        <w:pStyle w:val="2"/>
      </w:pPr>
      <w:bookmarkStart w:id="192" w:name="_Toc212470205"/>
      <w:r>
        <w:rPr>
          <w:rFonts w:hint="eastAsia"/>
        </w:rPr>
        <w:t>3.</w:t>
      </w:r>
      <w:r w:rsidR="000258D0">
        <w:rPr>
          <w:rFonts w:hint="eastAsia"/>
        </w:rPr>
        <w:t>8</w:t>
      </w:r>
      <w:r>
        <w:rPr>
          <w:rFonts w:hint="eastAsia"/>
        </w:rPr>
        <w:t xml:space="preserve"> </w:t>
      </w:r>
      <w:r>
        <w:rPr>
          <w:rFonts w:hint="eastAsia"/>
        </w:rPr>
        <w:t>通讯协议</w:t>
      </w:r>
      <w:bookmarkEnd w:id="192"/>
    </w:p>
    <w:p w14:paraId="1CC04B2A" w14:textId="463D34FE" w:rsidR="00AC0B1C" w:rsidRDefault="00AC0B1C" w:rsidP="00FB79E5">
      <w:pPr>
        <w:pStyle w:val="3"/>
      </w:pPr>
      <w:bookmarkStart w:id="193" w:name="_Toc212470206"/>
      <w:r>
        <w:rPr>
          <w:rFonts w:hint="eastAsia"/>
        </w:rPr>
        <w:t>3.</w:t>
      </w:r>
      <w:r w:rsidR="000258D0">
        <w:rPr>
          <w:rFonts w:hint="eastAsia"/>
        </w:rPr>
        <w:t>8</w:t>
      </w:r>
      <w:r>
        <w:rPr>
          <w:rFonts w:hint="eastAsia"/>
        </w:rPr>
        <w:t xml:space="preserve">.2 </w:t>
      </w:r>
      <w:r>
        <w:rPr>
          <w:rFonts w:hint="eastAsia"/>
        </w:rPr>
        <w:t>通过</w:t>
      </w:r>
      <w:r>
        <w:rPr>
          <w:rFonts w:hint="eastAsia"/>
        </w:rPr>
        <w:t>RS485</w:t>
      </w:r>
      <w:r>
        <w:rPr>
          <w:rFonts w:hint="eastAsia"/>
        </w:rPr>
        <w:t>通信</w:t>
      </w:r>
      <w:bookmarkEnd w:id="193"/>
    </w:p>
    <w:p w14:paraId="3DD73DEF" w14:textId="12C77D17" w:rsidR="00A2564B" w:rsidRPr="00A2564B" w:rsidRDefault="00A2564B" w:rsidP="00A2564B">
      <w:pPr>
        <w:pStyle w:val="4"/>
      </w:pPr>
      <w:r>
        <w:rPr>
          <w:rFonts w:hint="eastAsia"/>
        </w:rPr>
        <w:t>RS485</w:t>
      </w:r>
      <w:r>
        <w:rPr>
          <w:rFonts w:hint="eastAsia"/>
        </w:rPr>
        <w:t>接口</w:t>
      </w:r>
    </w:p>
    <w:p w14:paraId="07C886C7" w14:textId="02B9BBBB" w:rsidR="00831A7E" w:rsidRDefault="00831A7E" w:rsidP="00AC0B1C">
      <w:r>
        <w:rPr>
          <w:rFonts w:hint="eastAsia"/>
        </w:rPr>
        <w:t>AcuDC-320</w:t>
      </w:r>
      <w:r>
        <w:rPr>
          <w:rFonts w:hint="eastAsia"/>
        </w:rPr>
        <w:t>支持</w:t>
      </w:r>
      <w:r>
        <w:rPr>
          <w:rFonts w:hint="eastAsia"/>
        </w:rPr>
        <w:t>RS485</w:t>
      </w:r>
      <w:r>
        <w:rPr>
          <w:rFonts w:hint="eastAsia"/>
        </w:rPr>
        <w:t>上</w:t>
      </w:r>
      <w:r w:rsidR="00D603E5">
        <w:rPr>
          <w:rFonts w:hint="eastAsia"/>
        </w:rPr>
        <w:t>，作为从站</w:t>
      </w:r>
      <w:r>
        <w:rPr>
          <w:rFonts w:hint="eastAsia"/>
        </w:rPr>
        <w:t>的</w:t>
      </w:r>
      <w:r>
        <w:rPr>
          <w:rFonts w:hint="eastAsia"/>
        </w:rPr>
        <w:t>Modbus RTU</w:t>
      </w:r>
      <w:r>
        <w:rPr>
          <w:rFonts w:hint="eastAsia"/>
        </w:rPr>
        <w:t>通信</w:t>
      </w:r>
    </w:p>
    <w:p w14:paraId="451F8FD0" w14:textId="067669E1" w:rsidR="00AC0B1C" w:rsidRDefault="00AC0B1C" w:rsidP="00AC0B1C">
      <w:r>
        <w:rPr>
          <w:rFonts w:hint="eastAsia"/>
        </w:rPr>
        <w:t>用户可以为</w:t>
      </w:r>
      <w:r>
        <w:rPr>
          <w:rFonts w:hint="eastAsia"/>
        </w:rPr>
        <w:t>RS485</w:t>
      </w:r>
      <w:r>
        <w:rPr>
          <w:rFonts w:hint="eastAsia"/>
        </w:rPr>
        <w:t>端口配置：</w:t>
      </w:r>
    </w:p>
    <w:p w14:paraId="66DCE854" w14:textId="37CB0D75" w:rsidR="00AC0B1C" w:rsidRDefault="00AC0B1C" w:rsidP="00174C46">
      <w:pPr>
        <w:pStyle w:val="a9"/>
        <w:numPr>
          <w:ilvl w:val="0"/>
          <w:numId w:val="23"/>
        </w:numPr>
      </w:pPr>
      <w:r>
        <w:rPr>
          <w:rFonts w:hint="eastAsia"/>
        </w:rPr>
        <w:t>校验位：无、偶校验、奇校验</w:t>
      </w:r>
    </w:p>
    <w:p w14:paraId="22D1B901" w14:textId="2733DF0C" w:rsidR="00FB074F" w:rsidRDefault="00AC0B1C" w:rsidP="00FB074F">
      <w:pPr>
        <w:pStyle w:val="a9"/>
        <w:numPr>
          <w:ilvl w:val="0"/>
          <w:numId w:val="23"/>
        </w:numPr>
      </w:pPr>
      <w:r>
        <w:rPr>
          <w:rFonts w:hint="eastAsia"/>
        </w:rPr>
        <w:t>波特率：</w:t>
      </w:r>
      <w:r>
        <w:t>2400 – 115200 bps</w:t>
      </w:r>
      <w:r w:rsidR="00517EED">
        <w:rPr>
          <w:rFonts w:hint="eastAsia"/>
        </w:rPr>
        <w:t>（</w:t>
      </w:r>
      <w:r w:rsidR="00B13F1B">
        <w:rPr>
          <w:rFonts w:hint="eastAsia"/>
        </w:rPr>
        <w:t>2400</w:t>
      </w:r>
      <w:r w:rsidR="00B13F1B">
        <w:rPr>
          <w:rFonts w:hint="eastAsia"/>
        </w:rPr>
        <w:t>、</w:t>
      </w:r>
      <w:r w:rsidR="00B13F1B">
        <w:rPr>
          <w:rFonts w:hint="eastAsia"/>
        </w:rPr>
        <w:t>9600</w:t>
      </w:r>
      <w:r w:rsidR="00B67E4B">
        <w:rPr>
          <w:rFonts w:hint="eastAsia"/>
        </w:rPr>
        <w:t>、</w:t>
      </w:r>
      <w:r w:rsidR="00E90EFA">
        <w:rPr>
          <w:rFonts w:hint="eastAsia"/>
        </w:rPr>
        <w:t>19</w:t>
      </w:r>
      <w:r w:rsidR="007914D1">
        <w:rPr>
          <w:rFonts w:hint="eastAsia"/>
        </w:rPr>
        <w:t>2</w:t>
      </w:r>
      <w:r w:rsidR="00E90EFA">
        <w:rPr>
          <w:rFonts w:hint="eastAsia"/>
        </w:rPr>
        <w:t>00</w:t>
      </w:r>
      <w:r w:rsidR="00E90EFA">
        <w:rPr>
          <w:rFonts w:hint="eastAsia"/>
        </w:rPr>
        <w:t>、</w:t>
      </w:r>
      <w:r w:rsidR="00E90EFA">
        <w:rPr>
          <w:rFonts w:hint="eastAsia"/>
        </w:rPr>
        <w:t>38400</w:t>
      </w:r>
      <w:r w:rsidR="00E90EFA">
        <w:rPr>
          <w:rFonts w:hint="eastAsia"/>
        </w:rPr>
        <w:t>、</w:t>
      </w:r>
      <w:r w:rsidR="00E90EFA">
        <w:rPr>
          <w:rFonts w:hint="eastAsia"/>
        </w:rPr>
        <w:t>57600</w:t>
      </w:r>
      <w:r w:rsidR="00E90EFA">
        <w:rPr>
          <w:rFonts w:hint="eastAsia"/>
        </w:rPr>
        <w:t>、</w:t>
      </w:r>
      <w:r w:rsidR="00E90EFA">
        <w:rPr>
          <w:rFonts w:hint="eastAsia"/>
        </w:rPr>
        <w:t>115200</w:t>
      </w:r>
      <w:r w:rsidR="00517EED">
        <w:rPr>
          <w:rFonts w:hint="eastAsia"/>
        </w:rPr>
        <w:t>）</w:t>
      </w:r>
      <w:r w:rsidR="00E90EFA">
        <w:rPr>
          <w:rFonts w:hint="eastAsia"/>
        </w:rPr>
        <w:t>常识</w:t>
      </w:r>
    </w:p>
    <w:p w14:paraId="41D85F5B" w14:textId="220A809B" w:rsidR="006F27E2" w:rsidRDefault="006F27E2" w:rsidP="00174C46">
      <w:pPr>
        <w:pStyle w:val="a9"/>
        <w:numPr>
          <w:ilvl w:val="0"/>
          <w:numId w:val="23"/>
        </w:numPr>
      </w:pPr>
      <w:r>
        <w:rPr>
          <w:rFonts w:hint="eastAsia"/>
        </w:rPr>
        <w:t>Modbus Slave ID</w:t>
      </w:r>
    </w:p>
    <w:p w14:paraId="1EEE3F3E" w14:textId="34CC2725" w:rsidR="00AC0B1C" w:rsidRDefault="00AC0B1C" w:rsidP="004E472D">
      <w:r>
        <w:t>AcuDC-</w:t>
      </w:r>
      <w:r w:rsidR="00FD7630">
        <w:t>32</w:t>
      </w:r>
      <w:r>
        <w:t>0</w:t>
      </w:r>
      <w:r>
        <w:rPr>
          <w:rFonts w:hint="eastAsia"/>
        </w:rPr>
        <w:t>支持通过</w:t>
      </w:r>
      <w:r>
        <w:t>RS485</w:t>
      </w:r>
      <w:r>
        <w:rPr>
          <w:rFonts w:hint="eastAsia"/>
        </w:rPr>
        <w:t>的</w:t>
      </w:r>
      <w:r>
        <w:t>Modbus RTU</w:t>
      </w:r>
      <w:r w:rsidR="004E472D">
        <w:rPr>
          <w:rFonts w:hint="eastAsia"/>
        </w:rPr>
        <w:t>：</w:t>
      </w:r>
    </w:p>
    <w:p w14:paraId="4A192B93" w14:textId="77777777" w:rsidR="00506BD9" w:rsidRDefault="00506BD9" w:rsidP="00506BD9">
      <w:pPr>
        <w:pStyle w:val="a9"/>
        <w:numPr>
          <w:ilvl w:val="0"/>
          <w:numId w:val="24"/>
        </w:numPr>
      </w:pPr>
      <w:r>
        <w:rPr>
          <w:rFonts w:hint="eastAsia"/>
        </w:rPr>
        <w:t>读取</w:t>
      </w:r>
    </w:p>
    <w:p w14:paraId="42A98C15" w14:textId="77777777" w:rsidR="00506BD9" w:rsidRDefault="00506BD9" w:rsidP="00506BD9">
      <w:pPr>
        <w:pStyle w:val="a9"/>
        <w:numPr>
          <w:ilvl w:val="1"/>
          <w:numId w:val="24"/>
        </w:numPr>
      </w:pPr>
      <w:r>
        <w:rPr>
          <w:rFonts w:hint="eastAsia"/>
        </w:rPr>
        <w:t>所有电气测量</w:t>
      </w:r>
    </w:p>
    <w:p w14:paraId="7D6FC7C2" w14:textId="77777777" w:rsidR="00506BD9" w:rsidRDefault="00506BD9" w:rsidP="00506BD9">
      <w:pPr>
        <w:pStyle w:val="a9"/>
        <w:numPr>
          <w:ilvl w:val="2"/>
          <w:numId w:val="24"/>
        </w:numPr>
      </w:pPr>
      <w:r>
        <w:rPr>
          <w:rFonts w:hint="eastAsia"/>
        </w:rPr>
        <w:t>电压</w:t>
      </w:r>
    </w:p>
    <w:p w14:paraId="444F5E47" w14:textId="77777777" w:rsidR="00506BD9" w:rsidRDefault="00506BD9" w:rsidP="00506BD9">
      <w:pPr>
        <w:pStyle w:val="a9"/>
        <w:numPr>
          <w:ilvl w:val="2"/>
          <w:numId w:val="24"/>
        </w:numPr>
      </w:pPr>
      <w:r>
        <w:rPr>
          <w:rFonts w:hint="eastAsia"/>
        </w:rPr>
        <w:t>电流</w:t>
      </w:r>
    </w:p>
    <w:p w14:paraId="33E0ACED" w14:textId="77777777" w:rsidR="00506BD9" w:rsidRDefault="00506BD9" w:rsidP="00506BD9">
      <w:pPr>
        <w:pStyle w:val="a9"/>
        <w:numPr>
          <w:ilvl w:val="2"/>
          <w:numId w:val="24"/>
        </w:numPr>
      </w:pPr>
      <w:r>
        <w:rPr>
          <w:rFonts w:hint="eastAsia"/>
        </w:rPr>
        <w:t>功率</w:t>
      </w:r>
    </w:p>
    <w:p w14:paraId="4D56BF7D" w14:textId="77777777" w:rsidR="00506BD9" w:rsidRDefault="00506BD9" w:rsidP="00506BD9">
      <w:pPr>
        <w:pStyle w:val="a9"/>
        <w:numPr>
          <w:ilvl w:val="2"/>
          <w:numId w:val="24"/>
        </w:numPr>
      </w:pPr>
      <w:r>
        <w:rPr>
          <w:rFonts w:hint="eastAsia"/>
        </w:rPr>
        <w:t>能量</w:t>
      </w:r>
    </w:p>
    <w:p w14:paraId="13FCEB84" w14:textId="77777777" w:rsidR="00506BD9" w:rsidRDefault="00506BD9" w:rsidP="00506BD9">
      <w:pPr>
        <w:pStyle w:val="a9"/>
        <w:numPr>
          <w:ilvl w:val="2"/>
          <w:numId w:val="24"/>
        </w:numPr>
      </w:pPr>
      <w:r>
        <w:rPr>
          <w:rFonts w:hint="eastAsia"/>
        </w:rPr>
        <w:t>电荷</w:t>
      </w:r>
    </w:p>
    <w:p w14:paraId="68E3D6E8" w14:textId="77777777" w:rsidR="00506BD9" w:rsidRDefault="00506BD9" w:rsidP="00506BD9">
      <w:pPr>
        <w:pStyle w:val="a9"/>
        <w:numPr>
          <w:ilvl w:val="1"/>
          <w:numId w:val="24"/>
        </w:numPr>
      </w:pPr>
      <w:r>
        <w:rPr>
          <w:rFonts w:hint="eastAsia"/>
        </w:rPr>
        <w:t>最大</w:t>
      </w:r>
      <w:r>
        <w:t>/</w:t>
      </w:r>
      <w:r>
        <w:rPr>
          <w:rFonts w:hint="eastAsia"/>
        </w:rPr>
        <w:t>最小测量</w:t>
      </w:r>
    </w:p>
    <w:p w14:paraId="07B865B7" w14:textId="77777777" w:rsidR="00506BD9" w:rsidRDefault="00506BD9" w:rsidP="00506BD9">
      <w:pPr>
        <w:pStyle w:val="a9"/>
        <w:numPr>
          <w:ilvl w:val="1"/>
          <w:numId w:val="24"/>
        </w:numPr>
      </w:pPr>
      <w:r>
        <w:rPr>
          <w:rFonts w:hint="eastAsia"/>
        </w:rPr>
        <w:t>读取事件日志</w:t>
      </w:r>
    </w:p>
    <w:p w14:paraId="4822D261" w14:textId="77777777" w:rsidR="00506BD9" w:rsidRDefault="00506BD9" w:rsidP="00506BD9">
      <w:pPr>
        <w:pStyle w:val="a9"/>
        <w:numPr>
          <w:ilvl w:val="1"/>
          <w:numId w:val="24"/>
        </w:numPr>
      </w:pPr>
      <w:r>
        <w:rPr>
          <w:rFonts w:hint="eastAsia"/>
        </w:rPr>
        <w:t>交易</w:t>
      </w:r>
    </w:p>
    <w:p w14:paraId="7AEDB637" w14:textId="77777777" w:rsidR="00506BD9" w:rsidRDefault="00506BD9" w:rsidP="00506BD9">
      <w:pPr>
        <w:pStyle w:val="a9"/>
        <w:numPr>
          <w:ilvl w:val="2"/>
          <w:numId w:val="24"/>
        </w:numPr>
      </w:pPr>
      <w:r>
        <w:rPr>
          <w:rFonts w:hint="eastAsia"/>
        </w:rPr>
        <w:t>触发交易开始</w:t>
      </w:r>
      <w:r>
        <w:t>/</w:t>
      </w:r>
      <w:r>
        <w:rPr>
          <w:rFonts w:hint="eastAsia"/>
        </w:rPr>
        <w:t>停止</w:t>
      </w:r>
    </w:p>
    <w:p w14:paraId="0C745A2A" w14:textId="77777777" w:rsidR="00506BD9" w:rsidRDefault="00506BD9" w:rsidP="00506BD9">
      <w:pPr>
        <w:pStyle w:val="a9"/>
        <w:numPr>
          <w:ilvl w:val="2"/>
          <w:numId w:val="24"/>
        </w:numPr>
      </w:pPr>
      <w:r>
        <w:rPr>
          <w:rFonts w:hint="eastAsia"/>
        </w:rPr>
        <w:t>读取公钥</w:t>
      </w:r>
    </w:p>
    <w:p w14:paraId="66B3AC3C" w14:textId="77777777" w:rsidR="00506BD9" w:rsidRDefault="00506BD9" w:rsidP="00506BD9">
      <w:pPr>
        <w:pStyle w:val="a9"/>
        <w:numPr>
          <w:ilvl w:val="2"/>
          <w:numId w:val="24"/>
        </w:numPr>
      </w:pPr>
      <w:r>
        <w:rPr>
          <w:rFonts w:hint="eastAsia"/>
        </w:rPr>
        <w:t>带签名的读取交易日志</w:t>
      </w:r>
    </w:p>
    <w:p w14:paraId="15E375BB" w14:textId="77777777" w:rsidR="00506BD9" w:rsidRDefault="00506BD9" w:rsidP="00506BD9">
      <w:pPr>
        <w:pStyle w:val="a9"/>
        <w:numPr>
          <w:ilvl w:val="0"/>
          <w:numId w:val="24"/>
        </w:numPr>
      </w:pPr>
      <w:r>
        <w:rPr>
          <w:rFonts w:hint="eastAsia"/>
        </w:rPr>
        <w:lastRenderedPageBreak/>
        <w:t>测量配置</w:t>
      </w:r>
    </w:p>
    <w:p w14:paraId="52284B0B" w14:textId="77777777" w:rsidR="00506BD9" w:rsidRDefault="00506BD9" w:rsidP="00506BD9">
      <w:pPr>
        <w:pStyle w:val="a9"/>
        <w:numPr>
          <w:ilvl w:val="1"/>
          <w:numId w:val="24"/>
        </w:numPr>
      </w:pPr>
      <w:r>
        <w:rPr>
          <w:rFonts w:hint="eastAsia"/>
        </w:rPr>
        <w:t>电缆损失补偿配置</w:t>
      </w:r>
    </w:p>
    <w:p w14:paraId="4CF0C20B" w14:textId="77777777" w:rsidR="00506BD9" w:rsidRDefault="00506BD9" w:rsidP="00506BD9">
      <w:pPr>
        <w:pStyle w:val="a9"/>
        <w:numPr>
          <w:ilvl w:val="1"/>
          <w:numId w:val="24"/>
        </w:numPr>
      </w:pPr>
      <w:r>
        <w:rPr>
          <w:rFonts w:hint="eastAsia"/>
        </w:rPr>
        <w:t>数据日志配置</w:t>
      </w:r>
    </w:p>
    <w:p w14:paraId="4B50F4BD" w14:textId="77777777" w:rsidR="00506BD9" w:rsidRDefault="00506BD9" w:rsidP="00506BD9">
      <w:pPr>
        <w:pStyle w:val="a9"/>
        <w:numPr>
          <w:ilvl w:val="1"/>
          <w:numId w:val="24"/>
        </w:numPr>
      </w:pPr>
      <w:r>
        <w:rPr>
          <w:rFonts w:hint="eastAsia"/>
        </w:rPr>
        <w:t>时间配置</w:t>
      </w:r>
    </w:p>
    <w:p w14:paraId="7BC9E134" w14:textId="77777777" w:rsidR="00506BD9" w:rsidRDefault="00506BD9" w:rsidP="00506BD9">
      <w:pPr>
        <w:pStyle w:val="a9"/>
        <w:numPr>
          <w:ilvl w:val="1"/>
          <w:numId w:val="24"/>
        </w:numPr>
      </w:pPr>
      <w:r>
        <w:rPr>
          <w:rFonts w:hint="eastAsia"/>
        </w:rPr>
        <w:t>网络配置</w:t>
      </w:r>
    </w:p>
    <w:p w14:paraId="0AD19356" w14:textId="77777777" w:rsidR="00506BD9" w:rsidRDefault="00506BD9" w:rsidP="00506BD9">
      <w:pPr>
        <w:pStyle w:val="a9"/>
        <w:numPr>
          <w:ilvl w:val="1"/>
          <w:numId w:val="24"/>
        </w:numPr>
      </w:pPr>
      <w:r>
        <w:t>IP</w:t>
      </w:r>
      <w:r>
        <w:rPr>
          <w:rFonts w:hint="eastAsia"/>
        </w:rPr>
        <w:t>配置</w:t>
      </w:r>
    </w:p>
    <w:p w14:paraId="250DFF12" w14:textId="77777777" w:rsidR="00506BD9" w:rsidRDefault="00506BD9" w:rsidP="00506BD9">
      <w:pPr>
        <w:pStyle w:val="a9"/>
        <w:numPr>
          <w:ilvl w:val="0"/>
          <w:numId w:val="24"/>
        </w:numPr>
      </w:pPr>
      <w:r>
        <w:rPr>
          <w:rFonts w:hint="eastAsia"/>
        </w:rPr>
        <w:t>操作</w:t>
      </w:r>
    </w:p>
    <w:p w14:paraId="24FF0B31" w14:textId="77777777" w:rsidR="00506BD9" w:rsidRDefault="00506BD9" w:rsidP="00506BD9">
      <w:pPr>
        <w:pStyle w:val="a9"/>
        <w:numPr>
          <w:ilvl w:val="1"/>
          <w:numId w:val="24"/>
        </w:numPr>
      </w:pPr>
      <w:r>
        <w:rPr>
          <w:rFonts w:hint="eastAsia"/>
        </w:rPr>
        <w:t>重启电表</w:t>
      </w:r>
      <w:r>
        <w:t xml:space="preserve"> </w:t>
      </w:r>
      <w:r>
        <w:rPr>
          <w:rFonts w:hint="eastAsia"/>
        </w:rPr>
        <w:t>（</w:t>
      </w:r>
      <w:r>
        <w:t>reboot</w:t>
      </w:r>
      <w:r>
        <w:rPr>
          <w:rFonts w:hint="eastAsia"/>
        </w:rPr>
        <w:t>）</w:t>
      </w:r>
    </w:p>
    <w:p w14:paraId="675D0C5F" w14:textId="77777777" w:rsidR="00506BD9" w:rsidRDefault="00506BD9" w:rsidP="00506BD9">
      <w:pPr>
        <w:pStyle w:val="a9"/>
        <w:numPr>
          <w:ilvl w:val="1"/>
          <w:numId w:val="24"/>
        </w:numPr>
      </w:pPr>
      <w:r>
        <w:rPr>
          <w:rFonts w:hint="eastAsia"/>
        </w:rPr>
        <w:t>恢复出厂设置并重启</w:t>
      </w:r>
      <w:r>
        <w:t xml:space="preserve"> (factory reset and reboot)</w:t>
      </w:r>
      <w:r>
        <w:rPr>
          <w:rFonts w:hint="eastAsia"/>
        </w:rPr>
        <w:t xml:space="preserve"> </w:t>
      </w:r>
      <w:r>
        <w:t>–</w:t>
      </w:r>
      <w:r>
        <w:rPr>
          <w:rFonts w:hint="eastAsia"/>
        </w:rPr>
        <w:t xml:space="preserve"> </w:t>
      </w:r>
      <w:r>
        <w:rPr>
          <w:rFonts w:hint="eastAsia"/>
        </w:rPr>
        <w:t>工厂模式</w:t>
      </w:r>
    </w:p>
    <w:p w14:paraId="77B093D7" w14:textId="77777777" w:rsidR="00506BD9" w:rsidRDefault="00506BD9" w:rsidP="00506BD9">
      <w:pPr>
        <w:pStyle w:val="a9"/>
        <w:numPr>
          <w:ilvl w:val="1"/>
          <w:numId w:val="24"/>
        </w:numPr>
      </w:pPr>
      <w:r>
        <w:rPr>
          <w:rFonts w:hint="eastAsia"/>
        </w:rPr>
        <w:t>恢复网络默认配置</w:t>
      </w:r>
      <w:r>
        <w:t xml:space="preserve"> </w:t>
      </w:r>
      <w:r>
        <w:rPr>
          <w:rFonts w:hint="eastAsia"/>
        </w:rPr>
        <w:t>（</w:t>
      </w:r>
      <w:r>
        <w:t>network reset</w:t>
      </w:r>
      <w:r>
        <w:rPr>
          <w:rFonts w:hint="eastAsia"/>
        </w:rPr>
        <w:t>）</w:t>
      </w:r>
    </w:p>
    <w:p w14:paraId="4C249E8F" w14:textId="77777777" w:rsidR="00506BD9" w:rsidRDefault="00506BD9" w:rsidP="00506BD9">
      <w:pPr>
        <w:pStyle w:val="a9"/>
        <w:numPr>
          <w:ilvl w:val="1"/>
          <w:numId w:val="24"/>
        </w:numPr>
      </w:pPr>
      <w:r>
        <w:rPr>
          <w:rFonts w:hint="eastAsia"/>
        </w:rPr>
        <w:t>重置能量</w:t>
      </w:r>
      <w:r>
        <w:t xml:space="preserve"> (clear energy)</w:t>
      </w:r>
      <w:r>
        <w:rPr>
          <w:rFonts w:hint="eastAsia"/>
        </w:rPr>
        <w:t xml:space="preserve"> </w:t>
      </w:r>
      <w:r>
        <w:t>–</w:t>
      </w:r>
      <w:r>
        <w:rPr>
          <w:rFonts w:hint="eastAsia"/>
        </w:rPr>
        <w:t xml:space="preserve"> </w:t>
      </w:r>
      <w:r>
        <w:rPr>
          <w:rFonts w:hint="eastAsia"/>
        </w:rPr>
        <w:t>工厂模式</w:t>
      </w:r>
    </w:p>
    <w:p w14:paraId="33E3ACBE" w14:textId="77777777" w:rsidR="00506BD9" w:rsidRDefault="00506BD9" w:rsidP="00506BD9">
      <w:pPr>
        <w:pStyle w:val="a9"/>
        <w:numPr>
          <w:ilvl w:val="1"/>
          <w:numId w:val="24"/>
        </w:numPr>
      </w:pPr>
      <w:r>
        <w:rPr>
          <w:rFonts w:hint="eastAsia"/>
        </w:rPr>
        <w:t>重置电荷</w:t>
      </w:r>
      <w:r>
        <w:t xml:space="preserve"> (clear charge)</w:t>
      </w:r>
    </w:p>
    <w:p w14:paraId="4066B1DE" w14:textId="77777777" w:rsidR="00506BD9" w:rsidRDefault="00506BD9" w:rsidP="00506BD9">
      <w:pPr>
        <w:pStyle w:val="a9"/>
        <w:numPr>
          <w:ilvl w:val="1"/>
          <w:numId w:val="24"/>
        </w:numPr>
      </w:pPr>
      <w:r>
        <w:rPr>
          <w:rFonts w:hint="eastAsia"/>
        </w:rPr>
        <w:t>重置最大</w:t>
      </w:r>
      <w:r>
        <w:t>/</w:t>
      </w:r>
      <w:r>
        <w:rPr>
          <w:rFonts w:hint="eastAsia"/>
        </w:rPr>
        <w:t>最小</w:t>
      </w:r>
      <w:r>
        <w:t xml:space="preserve"> (clear max/min)</w:t>
      </w:r>
    </w:p>
    <w:p w14:paraId="3EC25802" w14:textId="77777777" w:rsidR="00506BD9" w:rsidRDefault="00506BD9" w:rsidP="00506BD9">
      <w:pPr>
        <w:pStyle w:val="a9"/>
        <w:numPr>
          <w:ilvl w:val="1"/>
          <w:numId w:val="24"/>
        </w:numPr>
      </w:pPr>
      <w:r>
        <w:rPr>
          <w:rFonts w:hint="eastAsia"/>
        </w:rPr>
        <w:t>清除交易日志</w:t>
      </w:r>
      <w:r>
        <w:t xml:space="preserve"> (clear transaction log)</w:t>
      </w:r>
      <w:r>
        <w:rPr>
          <w:rFonts w:hint="eastAsia"/>
        </w:rPr>
        <w:t xml:space="preserve"> </w:t>
      </w:r>
      <w:r>
        <w:t>–</w:t>
      </w:r>
      <w:r>
        <w:rPr>
          <w:rFonts w:hint="eastAsia"/>
        </w:rPr>
        <w:t xml:space="preserve"> </w:t>
      </w:r>
      <w:r>
        <w:rPr>
          <w:rFonts w:hint="eastAsia"/>
        </w:rPr>
        <w:t>工厂模式</w:t>
      </w:r>
    </w:p>
    <w:p w14:paraId="417CD9FC" w14:textId="38095838" w:rsidR="00506BD9" w:rsidRDefault="00506BD9" w:rsidP="009C663D">
      <w:pPr>
        <w:pStyle w:val="a9"/>
        <w:numPr>
          <w:ilvl w:val="1"/>
          <w:numId w:val="24"/>
        </w:numPr>
      </w:pPr>
      <w:r>
        <w:rPr>
          <w:rFonts w:hint="eastAsia"/>
        </w:rPr>
        <w:t>清除事件日志</w:t>
      </w:r>
      <w:r>
        <w:t xml:space="preserve"> (clear </w:t>
      </w:r>
      <w:r>
        <w:rPr>
          <w:rFonts w:hint="eastAsia"/>
        </w:rPr>
        <w:t>Echilog</w:t>
      </w:r>
      <w:r>
        <w:t>)</w:t>
      </w:r>
      <w:r>
        <w:rPr>
          <w:rFonts w:hint="eastAsia"/>
        </w:rPr>
        <w:t xml:space="preserve"> </w:t>
      </w:r>
      <w:r>
        <w:t>–</w:t>
      </w:r>
      <w:r>
        <w:rPr>
          <w:rFonts w:hint="eastAsia"/>
        </w:rPr>
        <w:t xml:space="preserve"> </w:t>
      </w:r>
      <w:r>
        <w:rPr>
          <w:rFonts w:hint="eastAsia"/>
        </w:rPr>
        <w:t>工厂模式</w:t>
      </w:r>
    </w:p>
    <w:p w14:paraId="34FCEC9D" w14:textId="7C0C40E6" w:rsidR="00AC0B1C" w:rsidRDefault="00AC0B1C" w:rsidP="00174C46">
      <w:pPr>
        <w:pStyle w:val="a9"/>
        <w:numPr>
          <w:ilvl w:val="0"/>
          <w:numId w:val="24"/>
        </w:numPr>
      </w:pPr>
      <w:r>
        <w:rPr>
          <w:rFonts w:hint="eastAsia"/>
        </w:rPr>
        <w:t>此外，</w:t>
      </w:r>
      <w:r>
        <w:t>AcuDC-</w:t>
      </w:r>
      <w:r w:rsidR="00FD7630">
        <w:t>32</w:t>
      </w:r>
      <w:r>
        <w:t>0</w:t>
      </w:r>
      <w:r>
        <w:rPr>
          <w:rFonts w:hint="eastAsia"/>
        </w:rPr>
        <w:t>支持</w:t>
      </w:r>
      <w:r w:rsidR="006F29B0" w:rsidRPr="006F29B0">
        <w:rPr>
          <w:rFonts w:hint="eastAsia"/>
        </w:rPr>
        <w:t>使用特殊指令</w:t>
      </w:r>
      <w:r w:rsidR="006F29B0" w:rsidRPr="006F29B0">
        <w:rPr>
          <w:rFonts w:hint="eastAsia"/>
        </w:rPr>
        <w:t>0x6A</w:t>
      </w:r>
      <w:r w:rsidR="006F29B0" w:rsidRPr="006F29B0">
        <w:rPr>
          <w:rFonts w:hint="eastAsia"/>
        </w:rPr>
        <w:t>写入</w:t>
      </w:r>
      <w:r w:rsidR="006F29B0">
        <w:rPr>
          <w:rFonts w:hint="eastAsia"/>
        </w:rPr>
        <w:t>，</w:t>
      </w:r>
      <w:r>
        <w:rPr>
          <w:rFonts w:hint="eastAsia"/>
        </w:rPr>
        <w:t>通过</w:t>
      </w:r>
      <w:r>
        <w:t>RS485</w:t>
      </w:r>
      <w:r>
        <w:rPr>
          <w:rFonts w:hint="eastAsia"/>
        </w:rPr>
        <w:t>上的</w:t>
      </w:r>
      <w:r>
        <w:t>Modbus RTU</w:t>
      </w:r>
      <w:r>
        <w:rPr>
          <w:rFonts w:hint="eastAsia"/>
        </w:rPr>
        <w:t>进行以下工厂功能：</w:t>
      </w:r>
    </w:p>
    <w:p w14:paraId="660E1AA0" w14:textId="57788225" w:rsidR="00AC0B1C" w:rsidRDefault="00AC0B1C" w:rsidP="00174C46">
      <w:pPr>
        <w:pStyle w:val="a9"/>
        <w:numPr>
          <w:ilvl w:val="1"/>
          <w:numId w:val="24"/>
        </w:numPr>
      </w:pPr>
      <w:r>
        <w:rPr>
          <w:rFonts w:hint="eastAsia"/>
        </w:rPr>
        <w:t>校准</w:t>
      </w:r>
    </w:p>
    <w:p w14:paraId="50E472FD" w14:textId="77777777" w:rsidR="00887ED0" w:rsidRDefault="00AC0B1C" w:rsidP="00174C46">
      <w:pPr>
        <w:pStyle w:val="a9"/>
        <w:numPr>
          <w:ilvl w:val="1"/>
          <w:numId w:val="24"/>
        </w:numPr>
      </w:pPr>
      <w:r>
        <w:rPr>
          <w:rFonts w:hint="eastAsia"/>
        </w:rPr>
        <w:t>工厂配置</w:t>
      </w:r>
    </w:p>
    <w:p w14:paraId="4B50C54B" w14:textId="70EA8991" w:rsidR="00A2564B" w:rsidRPr="00A2564B" w:rsidRDefault="00B904DE" w:rsidP="00A2564B">
      <w:pPr>
        <w:pStyle w:val="4"/>
      </w:pPr>
      <w:r>
        <w:rPr>
          <w:rFonts w:hint="eastAsia"/>
        </w:rPr>
        <w:t>HMI</w:t>
      </w:r>
      <w:r>
        <w:rPr>
          <w:rFonts w:hint="eastAsia"/>
        </w:rPr>
        <w:t>接口</w:t>
      </w:r>
    </w:p>
    <w:p w14:paraId="74ADB592" w14:textId="72902DD1" w:rsidR="00A2564B" w:rsidRDefault="00B904DE" w:rsidP="00A2564B">
      <w:r>
        <w:rPr>
          <w:rFonts w:hint="eastAsia"/>
        </w:rPr>
        <w:t>HMI</w:t>
      </w:r>
      <w:r>
        <w:rPr>
          <w:rFonts w:hint="eastAsia"/>
        </w:rPr>
        <w:t>接口以</w:t>
      </w:r>
      <w:r>
        <w:rPr>
          <w:rFonts w:hint="eastAsia"/>
        </w:rPr>
        <w:t>RS485</w:t>
      </w:r>
      <w:r>
        <w:rPr>
          <w:rFonts w:hint="eastAsia"/>
        </w:rPr>
        <w:t>进行通信。</w:t>
      </w:r>
      <w:r w:rsidR="00A2564B">
        <w:rPr>
          <w:rFonts w:hint="eastAsia"/>
        </w:rPr>
        <w:t>AcuDC-320</w:t>
      </w:r>
      <w:r w:rsidR="00A2564B">
        <w:rPr>
          <w:rFonts w:hint="eastAsia"/>
        </w:rPr>
        <w:t>支持</w:t>
      </w:r>
      <w:r>
        <w:rPr>
          <w:rFonts w:hint="eastAsia"/>
        </w:rPr>
        <w:t>该接口</w:t>
      </w:r>
      <w:r w:rsidR="00A2564B">
        <w:rPr>
          <w:rFonts w:hint="eastAsia"/>
        </w:rPr>
        <w:t>上的</w:t>
      </w:r>
      <w:r w:rsidR="00A2564B">
        <w:rPr>
          <w:rFonts w:hint="eastAsia"/>
        </w:rPr>
        <w:t>Modbus RTU</w:t>
      </w:r>
      <w:r w:rsidR="00A2564B">
        <w:rPr>
          <w:rFonts w:hint="eastAsia"/>
        </w:rPr>
        <w:t>通信</w:t>
      </w:r>
      <w:r w:rsidR="00850932">
        <w:rPr>
          <w:rFonts w:hint="eastAsia"/>
        </w:rPr>
        <w:t>。</w:t>
      </w:r>
    </w:p>
    <w:p w14:paraId="02ECA389" w14:textId="027BB85C" w:rsidR="00850932" w:rsidRDefault="00850932" w:rsidP="00A2564B">
      <w:r>
        <w:rPr>
          <w:rFonts w:hint="eastAsia"/>
        </w:rPr>
        <w:t>通信</w:t>
      </w:r>
      <w:bookmarkStart w:id="194" w:name="_Hlk211925856"/>
      <w:r>
        <w:rPr>
          <w:rFonts w:hint="eastAsia"/>
        </w:rPr>
        <w:t>配置</w:t>
      </w:r>
      <w:r w:rsidR="001C0BD7">
        <w:rPr>
          <w:rFonts w:hint="eastAsia"/>
        </w:rPr>
        <w:t>固定</w:t>
      </w:r>
      <w:r>
        <w:rPr>
          <w:rFonts w:hint="eastAsia"/>
        </w:rPr>
        <w:t>为</w:t>
      </w:r>
      <w:r>
        <w:rPr>
          <w:rFonts w:hint="eastAsia"/>
        </w:rPr>
        <w:t xml:space="preserve"> 115200bps, 8N</w:t>
      </w:r>
      <w:r w:rsidR="001C0BD7">
        <w:rPr>
          <w:rFonts w:hint="eastAsia"/>
        </w:rPr>
        <w:t>1, Modbus slave ID 1</w:t>
      </w:r>
      <w:bookmarkEnd w:id="194"/>
      <w:r w:rsidR="001C0BD7">
        <w:rPr>
          <w:rFonts w:hint="eastAsia"/>
        </w:rPr>
        <w:t>.</w:t>
      </w:r>
    </w:p>
    <w:p w14:paraId="6E4C43EC" w14:textId="77777777" w:rsidR="00A2564B" w:rsidRDefault="00A2564B" w:rsidP="00A2564B"/>
    <w:p w14:paraId="44B165E4" w14:textId="2CB280BA" w:rsidR="00AC0B1C" w:rsidRDefault="00AC0B1C" w:rsidP="00887ED0">
      <w:pPr>
        <w:pStyle w:val="2"/>
      </w:pPr>
      <w:bookmarkStart w:id="195" w:name="_Toc212470207"/>
      <w:r>
        <w:rPr>
          <w:rFonts w:hint="eastAsia"/>
        </w:rPr>
        <w:t>3.</w:t>
      </w:r>
      <w:r w:rsidR="000258D0">
        <w:rPr>
          <w:rFonts w:hint="eastAsia"/>
        </w:rPr>
        <w:t>9</w:t>
      </w:r>
      <w:r>
        <w:rPr>
          <w:rFonts w:hint="eastAsia"/>
        </w:rPr>
        <w:t xml:space="preserve"> </w:t>
      </w:r>
      <w:r>
        <w:rPr>
          <w:rFonts w:hint="eastAsia"/>
        </w:rPr>
        <w:t>固件更新</w:t>
      </w:r>
      <w:bookmarkEnd w:id="195"/>
    </w:p>
    <w:p w14:paraId="649EC480" w14:textId="7D22BDD3" w:rsidR="00AC0B1C" w:rsidRDefault="00AC0B1C" w:rsidP="00AC0B1C">
      <w:r>
        <w:rPr>
          <w:rFonts w:hint="eastAsia"/>
        </w:rPr>
        <w:t>AcuDC-</w:t>
      </w:r>
      <w:r w:rsidR="00FD7630">
        <w:rPr>
          <w:rFonts w:hint="eastAsia"/>
        </w:rPr>
        <w:t>32</w:t>
      </w:r>
      <w:r>
        <w:rPr>
          <w:rFonts w:hint="eastAsia"/>
        </w:rPr>
        <w:t>0</w:t>
      </w:r>
      <w:r>
        <w:rPr>
          <w:rFonts w:hint="eastAsia"/>
        </w:rPr>
        <w:t>支持固件更新。</w:t>
      </w:r>
    </w:p>
    <w:p w14:paraId="39E55930" w14:textId="61ABA95B" w:rsidR="00AC0B1C" w:rsidRDefault="00AC0B1C" w:rsidP="00887ED0">
      <w:pPr>
        <w:pStyle w:val="3"/>
      </w:pPr>
      <w:bookmarkStart w:id="196" w:name="_Toc212470208"/>
      <w:r>
        <w:rPr>
          <w:rFonts w:hint="eastAsia"/>
        </w:rPr>
        <w:t>3.</w:t>
      </w:r>
      <w:r w:rsidR="000258D0">
        <w:rPr>
          <w:rFonts w:hint="eastAsia"/>
        </w:rPr>
        <w:t>9</w:t>
      </w:r>
      <w:r>
        <w:rPr>
          <w:rFonts w:hint="eastAsia"/>
        </w:rPr>
        <w:t xml:space="preserve">.1 </w:t>
      </w:r>
      <w:r>
        <w:rPr>
          <w:rFonts w:hint="eastAsia"/>
        </w:rPr>
        <w:t>固件更新范围</w:t>
      </w:r>
      <w:bookmarkEnd w:id="196"/>
    </w:p>
    <w:p w14:paraId="2E9B557D" w14:textId="1FF0537E" w:rsidR="00AC0B1C" w:rsidRDefault="00AC0B1C" w:rsidP="00174C46">
      <w:pPr>
        <w:pStyle w:val="a9"/>
        <w:numPr>
          <w:ilvl w:val="0"/>
          <w:numId w:val="25"/>
        </w:numPr>
      </w:pPr>
      <w:r>
        <w:rPr>
          <w:rFonts w:hint="eastAsia"/>
        </w:rPr>
        <w:t>可更新应用程序</w:t>
      </w:r>
      <w:r w:rsidR="00250006">
        <w:rPr>
          <w:rFonts w:hint="eastAsia"/>
        </w:rPr>
        <w:t xml:space="preserve"> application</w:t>
      </w:r>
      <w:r w:rsidR="00250006">
        <w:rPr>
          <w:rFonts w:hint="eastAsia"/>
        </w:rPr>
        <w:t>；不可更新</w:t>
      </w:r>
      <w:r w:rsidR="00250006">
        <w:rPr>
          <w:rFonts w:hint="eastAsia"/>
        </w:rPr>
        <w:t>boot</w:t>
      </w:r>
    </w:p>
    <w:p w14:paraId="138EB5F6" w14:textId="238D046E" w:rsidR="00250006" w:rsidRDefault="00250006" w:rsidP="00250006">
      <w:pPr>
        <w:pStyle w:val="a9"/>
        <w:numPr>
          <w:ilvl w:val="1"/>
          <w:numId w:val="25"/>
        </w:numPr>
      </w:pPr>
      <w:r>
        <w:rPr>
          <w:rFonts w:hint="eastAsia"/>
        </w:rPr>
        <w:t>考虑</w:t>
      </w:r>
      <w:r>
        <w:rPr>
          <w:rFonts w:hint="eastAsia"/>
        </w:rPr>
        <w:t>JTAG</w:t>
      </w:r>
      <w:r>
        <w:rPr>
          <w:rFonts w:hint="eastAsia"/>
        </w:rPr>
        <w:t>使用</w:t>
      </w:r>
      <w:r>
        <w:rPr>
          <w:rFonts w:hint="eastAsia"/>
        </w:rPr>
        <w:t>RDP1</w:t>
      </w:r>
    </w:p>
    <w:p w14:paraId="182B6817" w14:textId="0A4DDB72" w:rsidR="00AC0B1C" w:rsidRDefault="00AC0B1C" w:rsidP="00174C46">
      <w:pPr>
        <w:pStyle w:val="a9"/>
        <w:numPr>
          <w:ilvl w:val="0"/>
          <w:numId w:val="25"/>
        </w:numPr>
      </w:pPr>
      <w:r>
        <w:rPr>
          <w:rFonts w:hint="eastAsia"/>
        </w:rPr>
        <w:t>固件更新期间测量数据</w:t>
      </w:r>
      <w:r>
        <w:t>/</w:t>
      </w:r>
      <w:r>
        <w:rPr>
          <w:rFonts w:hint="eastAsia"/>
        </w:rPr>
        <w:t>日志不会改变</w:t>
      </w:r>
    </w:p>
    <w:p w14:paraId="5444FF5D" w14:textId="67E854F7" w:rsidR="00AC0B1C" w:rsidRDefault="00AC0B1C" w:rsidP="00174C46">
      <w:pPr>
        <w:pStyle w:val="a9"/>
        <w:numPr>
          <w:ilvl w:val="0"/>
          <w:numId w:val="25"/>
        </w:numPr>
      </w:pPr>
      <w:r>
        <w:rPr>
          <w:rFonts w:hint="eastAsia"/>
        </w:rPr>
        <w:t>配置将迁移到新版本以继续工作</w:t>
      </w:r>
    </w:p>
    <w:p w14:paraId="760577C9" w14:textId="64C30639" w:rsidR="00AC0B1C" w:rsidRDefault="00AC0B1C" w:rsidP="00887ED0">
      <w:pPr>
        <w:pStyle w:val="3"/>
      </w:pPr>
      <w:bookmarkStart w:id="197" w:name="_Toc212470209"/>
      <w:r>
        <w:rPr>
          <w:rFonts w:hint="eastAsia"/>
        </w:rPr>
        <w:lastRenderedPageBreak/>
        <w:t>3.</w:t>
      </w:r>
      <w:r w:rsidR="000258D0">
        <w:rPr>
          <w:rFonts w:hint="eastAsia"/>
        </w:rPr>
        <w:t>9</w:t>
      </w:r>
      <w:r>
        <w:rPr>
          <w:rFonts w:hint="eastAsia"/>
        </w:rPr>
        <w:t xml:space="preserve">.2 </w:t>
      </w:r>
      <w:r>
        <w:rPr>
          <w:rFonts w:hint="eastAsia"/>
        </w:rPr>
        <w:t>固件更新方法</w:t>
      </w:r>
      <w:bookmarkEnd w:id="197"/>
    </w:p>
    <w:p w14:paraId="5BA49848" w14:textId="670B9D2D" w:rsidR="00AC0B1C" w:rsidRDefault="00AC0B1C" w:rsidP="00AC0B1C">
      <w:r>
        <w:rPr>
          <w:rFonts w:hint="eastAsia"/>
        </w:rPr>
        <w:t>AcuDC-</w:t>
      </w:r>
      <w:r w:rsidR="00FD7630">
        <w:rPr>
          <w:rFonts w:hint="eastAsia"/>
        </w:rPr>
        <w:t>32</w:t>
      </w:r>
      <w:r>
        <w:rPr>
          <w:rFonts w:hint="eastAsia"/>
        </w:rPr>
        <w:t>0</w:t>
      </w:r>
      <w:r>
        <w:rPr>
          <w:rFonts w:hint="eastAsia"/>
        </w:rPr>
        <w:t>支持通过</w:t>
      </w:r>
      <w:r>
        <w:rPr>
          <w:rFonts w:hint="eastAsia"/>
        </w:rPr>
        <w:t>RS485</w:t>
      </w:r>
      <w:r>
        <w:rPr>
          <w:rFonts w:hint="eastAsia"/>
        </w:rPr>
        <w:t>上传和更新固件；用户从</w:t>
      </w:r>
      <w:r>
        <w:rPr>
          <w:rFonts w:hint="eastAsia"/>
        </w:rPr>
        <w:t>Accuenergy</w:t>
      </w:r>
      <w:r>
        <w:rPr>
          <w:rFonts w:hint="eastAsia"/>
        </w:rPr>
        <w:t>获取固件文件并上传到</w:t>
      </w:r>
      <w:r>
        <w:rPr>
          <w:rFonts w:hint="eastAsia"/>
        </w:rPr>
        <w:t>AcuDC-</w:t>
      </w:r>
      <w:r w:rsidR="00FD7630">
        <w:rPr>
          <w:rFonts w:hint="eastAsia"/>
        </w:rPr>
        <w:t>32</w:t>
      </w:r>
      <w:r>
        <w:rPr>
          <w:rFonts w:hint="eastAsia"/>
        </w:rPr>
        <w:t>0</w:t>
      </w:r>
      <w:r>
        <w:rPr>
          <w:rFonts w:hint="eastAsia"/>
        </w:rPr>
        <w:t>进行更新</w:t>
      </w:r>
    </w:p>
    <w:p w14:paraId="5472E8CF" w14:textId="36FB5518" w:rsidR="00AC0B1C" w:rsidRDefault="00AC0B1C" w:rsidP="00887ED0">
      <w:pPr>
        <w:pStyle w:val="3"/>
      </w:pPr>
      <w:bookmarkStart w:id="198" w:name="_Toc212470210"/>
      <w:r>
        <w:rPr>
          <w:rFonts w:hint="eastAsia"/>
        </w:rPr>
        <w:t>3.</w:t>
      </w:r>
      <w:r w:rsidR="000258D0">
        <w:rPr>
          <w:rFonts w:hint="eastAsia"/>
        </w:rPr>
        <w:t>9</w:t>
      </w:r>
      <w:r>
        <w:rPr>
          <w:rFonts w:hint="eastAsia"/>
        </w:rPr>
        <w:t xml:space="preserve">.3 </w:t>
      </w:r>
      <w:r>
        <w:rPr>
          <w:rFonts w:hint="eastAsia"/>
        </w:rPr>
        <w:t>固件更新限制</w:t>
      </w:r>
      <w:bookmarkEnd w:id="198"/>
    </w:p>
    <w:p w14:paraId="575A2131" w14:textId="77777777" w:rsidR="00AC0B1C" w:rsidRDefault="00AC0B1C" w:rsidP="00AC0B1C">
      <w:r>
        <w:rPr>
          <w:rFonts w:hint="eastAsia"/>
        </w:rPr>
        <w:t>如果铅封封闭，则不允许更新固件</w:t>
      </w:r>
    </w:p>
    <w:p w14:paraId="37B84665" w14:textId="77777777" w:rsidR="00AC0B1C" w:rsidRDefault="00AC0B1C" w:rsidP="00AC0B1C">
      <w:r>
        <w:rPr>
          <w:rFonts w:hint="eastAsia"/>
        </w:rPr>
        <w:t>只能使用</w:t>
      </w:r>
      <w:r>
        <w:rPr>
          <w:rFonts w:hint="eastAsia"/>
        </w:rPr>
        <w:t>Accuenergy</w:t>
      </w:r>
      <w:r>
        <w:rPr>
          <w:rFonts w:hint="eastAsia"/>
        </w:rPr>
        <w:t>发布的文件。固件文件加密并签名</w:t>
      </w:r>
    </w:p>
    <w:p w14:paraId="0A0A266C" w14:textId="7461EE01" w:rsidR="00AC0B1C" w:rsidRDefault="00AC0B1C" w:rsidP="00F62B0D">
      <w:pPr>
        <w:pStyle w:val="2"/>
      </w:pPr>
      <w:bookmarkStart w:id="199" w:name="_Toc212470211"/>
      <w:r>
        <w:rPr>
          <w:rFonts w:hint="eastAsia"/>
        </w:rPr>
        <w:t>3.</w:t>
      </w:r>
      <w:r w:rsidR="000258D0">
        <w:rPr>
          <w:rFonts w:hint="eastAsia"/>
        </w:rPr>
        <w:t>10</w:t>
      </w:r>
      <w:r>
        <w:rPr>
          <w:rFonts w:hint="eastAsia"/>
        </w:rPr>
        <w:t>校准</w:t>
      </w:r>
      <w:bookmarkEnd w:id="199"/>
    </w:p>
    <w:p w14:paraId="7857A65D" w14:textId="7A0AC059" w:rsidR="00AC0B1C" w:rsidRDefault="00AC0B1C" w:rsidP="00AC0B1C">
      <w:r>
        <w:rPr>
          <w:rFonts w:hint="eastAsia"/>
        </w:rPr>
        <w:t>所有电压输入、电流输入都需要校准，以补偿各种组件公差引起的错误。</w:t>
      </w:r>
    </w:p>
    <w:p w14:paraId="55963692" w14:textId="1D2DDF68" w:rsidR="00AC0B1C" w:rsidRDefault="00AC0B1C" w:rsidP="000F6AC3">
      <w:pPr>
        <w:pStyle w:val="a9"/>
        <w:numPr>
          <w:ilvl w:val="0"/>
          <w:numId w:val="26"/>
        </w:numPr>
      </w:pPr>
      <w:r>
        <w:rPr>
          <w:rFonts w:hint="eastAsia"/>
        </w:rPr>
        <w:t>校准应仅在</w:t>
      </w:r>
      <w:r>
        <w:t>Accuenergy</w:t>
      </w:r>
      <w:r>
        <w:rPr>
          <w:rFonts w:hint="eastAsia"/>
        </w:rPr>
        <w:t>工厂进行</w:t>
      </w:r>
    </w:p>
    <w:p w14:paraId="7EB85162" w14:textId="7F78A2AE" w:rsidR="00AC0B1C" w:rsidRDefault="00AC0B1C" w:rsidP="000F6AC3">
      <w:pPr>
        <w:pStyle w:val="a9"/>
        <w:numPr>
          <w:ilvl w:val="0"/>
          <w:numId w:val="26"/>
        </w:numPr>
      </w:pPr>
      <w:r>
        <w:rPr>
          <w:rFonts w:hint="eastAsia"/>
        </w:rPr>
        <w:t>校准值应保留在</w:t>
      </w:r>
      <w:r>
        <w:t>AcuDC-</w:t>
      </w:r>
      <w:r w:rsidR="00FD7630">
        <w:t>32</w:t>
      </w:r>
      <w:r>
        <w:t>0</w:t>
      </w:r>
      <w:r>
        <w:rPr>
          <w:rFonts w:hint="eastAsia"/>
        </w:rPr>
        <w:t>的非易失性内存中</w:t>
      </w:r>
    </w:p>
    <w:p w14:paraId="253CC7D1" w14:textId="5205F102" w:rsidR="0003613F" w:rsidRPr="00314133" w:rsidRDefault="00AC0B1C" w:rsidP="000F6AC3">
      <w:pPr>
        <w:pStyle w:val="a9"/>
        <w:numPr>
          <w:ilvl w:val="0"/>
          <w:numId w:val="26"/>
        </w:numPr>
      </w:pPr>
      <w:r>
        <w:rPr>
          <w:rFonts w:hint="eastAsia"/>
        </w:rPr>
        <w:t>校准值在</w:t>
      </w:r>
      <w:r>
        <w:t>AcuDC-</w:t>
      </w:r>
      <w:r w:rsidR="00FD7630">
        <w:t>32</w:t>
      </w:r>
      <w:r>
        <w:t>0</w:t>
      </w:r>
      <w:r>
        <w:rPr>
          <w:rFonts w:hint="eastAsia"/>
        </w:rPr>
        <w:t>正常生命周期内或通过固件更新不应更改</w:t>
      </w:r>
      <w:r w:rsidR="0003613F">
        <w:br w:type="page"/>
      </w:r>
    </w:p>
    <w:p w14:paraId="63D278B5" w14:textId="6DCE1226" w:rsidR="006A6CEB" w:rsidRDefault="006A6CEB" w:rsidP="00B13B4B">
      <w:pPr>
        <w:pStyle w:val="1"/>
      </w:pPr>
      <w:bookmarkStart w:id="200" w:name="_Toc83830669"/>
      <w:bookmarkStart w:id="201" w:name="_Toc119438486"/>
      <w:bookmarkStart w:id="202" w:name="_Toc212470212"/>
      <w:r>
        <w:lastRenderedPageBreak/>
        <w:t xml:space="preserve">4 </w:t>
      </w:r>
      <w:bookmarkStart w:id="203" w:name="_Toc83830670"/>
      <w:bookmarkStart w:id="204" w:name="_Toc119438487"/>
      <w:bookmarkEnd w:id="200"/>
      <w:bookmarkEnd w:id="201"/>
      <w:r>
        <w:rPr>
          <w:rFonts w:hint="eastAsia"/>
        </w:rPr>
        <w:t>分立显示模块</w:t>
      </w:r>
      <w:bookmarkEnd w:id="202"/>
    </w:p>
    <w:p w14:paraId="1C6DA6BA" w14:textId="67544AAC" w:rsidR="006A6CEB" w:rsidRDefault="006A6CEB" w:rsidP="00F2382A">
      <w:r>
        <w:rPr>
          <w:rFonts w:hint="eastAsia"/>
        </w:rPr>
        <w:t>AcuDC-320</w:t>
      </w:r>
      <w:r>
        <w:rPr>
          <w:rFonts w:hint="eastAsia"/>
        </w:rPr>
        <w:t>支持分立显示模块。</w:t>
      </w:r>
    </w:p>
    <w:p w14:paraId="35A1E16C" w14:textId="45CE299E" w:rsidR="006A6CEB" w:rsidRDefault="006A6CEB" w:rsidP="00F2382A">
      <w:pPr>
        <w:pStyle w:val="2"/>
      </w:pPr>
      <w:bookmarkStart w:id="205" w:name="_Toc194500206"/>
      <w:bookmarkStart w:id="206" w:name="_Toc212470213"/>
      <w:r>
        <w:rPr>
          <w:rFonts w:hint="eastAsia"/>
        </w:rPr>
        <w:t xml:space="preserve">4.1 </w:t>
      </w:r>
      <w:r>
        <w:rPr>
          <w:rFonts w:ascii="SimSun" w:eastAsia="SimSun" w:hAnsi="SimSun" w:cs="SimSun" w:hint="eastAsia"/>
        </w:rPr>
        <w:t>硬件</w:t>
      </w:r>
      <w:bookmarkEnd w:id="205"/>
      <w:bookmarkEnd w:id="206"/>
    </w:p>
    <w:p w14:paraId="0C491ADC" w14:textId="77777777" w:rsidR="00A10587" w:rsidRDefault="006A6CEB" w:rsidP="00D83E92">
      <w:r>
        <w:rPr>
          <w:rFonts w:hint="eastAsia"/>
        </w:rPr>
        <w:t>分立显示模块</w:t>
      </w:r>
      <w:r w:rsidR="00A10587">
        <w:rPr>
          <w:rFonts w:hint="eastAsia"/>
        </w:rPr>
        <w:t>包含以下接口</w:t>
      </w:r>
    </w:p>
    <w:p w14:paraId="7D2DCB95" w14:textId="77777777" w:rsidR="0075428A" w:rsidRDefault="0075428A" w:rsidP="00A10587">
      <w:pPr>
        <w:pStyle w:val="a9"/>
        <w:numPr>
          <w:ilvl w:val="0"/>
          <w:numId w:val="26"/>
        </w:numPr>
      </w:pPr>
      <w:r>
        <w:rPr>
          <w:rFonts w:hint="eastAsia"/>
        </w:rPr>
        <w:t>与</w:t>
      </w:r>
      <w:r>
        <w:rPr>
          <w:rFonts w:hint="eastAsia"/>
        </w:rPr>
        <w:t>AcuDC-320</w:t>
      </w:r>
      <w:r>
        <w:rPr>
          <w:rFonts w:hint="eastAsia"/>
        </w:rPr>
        <w:t>表本体连接线，包含</w:t>
      </w:r>
    </w:p>
    <w:p w14:paraId="48F3FDF7" w14:textId="61B87A04" w:rsidR="00A10587" w:rsidRDefault="00A10587" w:rsidP="0075428A">
      <w:pPr>
        <w:pStyle w:val="a9"/>
        <w:numPr>
          <w:ilvl w:val="1"/>
          <w:numId w:val="26"/>
        </w:numPr>
      </w:pPr>
      <w:r>
        <w:rPr>
          <w:rFonts w:hint="eastAsia"/>
        </w:rPr>
        <w:t>供电，从</w:t>
      </w:r>
      <w:r>
        <w:rPr>
          <w:rFonts w:hint="eastAsia"/>
        </w:rPr>
        <w:t>AcuDC-320</w:t>
      </w:r>
      <w:r>
        <w:rPr>
          <w:rFonts w:hint="eastAsia"/>
        </w:rPr>
        <w:t>表本体供电</w:t>
      </w:r>
    </w:p>
    <w:p w14:paraId="553C11C6" w14:textId="61D2AEA7" w:rsidR="00A10587" w:rsidRDefault="0075428A" w:rsidP="0075428A">
      <w:pPr>
        <w:pStyle w:val="a9"/>
        <w:numPr>
          <w:ilvl w:val="1"/>
          <w:numId w:val="26"/>
        </w:numPr>
      </w:pPr>
      <w:r>
        <w:rPr>
          <w:rFonts w:hint="eastAsia"/>
        </w:rPr>
        <w:t>RS485</w:t>
      </w:r>
      <w:r>
        <w:rPr>
          <w:rFonts w:hint="eastAsia"/>
        </w:rPr>
        <w:t>，</w:t>
      </w:r>
      <w:r w:rsidR="001F32FD">
        <w:rPr>
          <w:rFonts w:hint="eastAsia"/>
        </w:rPr>
        <w:t>分立显示模块作为</w:t>
      </w:r>
      <w:r w:rsidR="001F32FD">
        <w:rPr>
          <w:rFonts w:hint="eastAsia"/>
        </w:rPr>
        <w:t>Modbus RTU</w:t>
      </w:r>
      <w:r w:rsidR="001F32FD">
        <w:rPr>
          <w:rFonts w:hint="eastAsia"/>
        </w:rPr>
        <w:t>主站与表本体通信</w:t>
      </w:r>
    </w:p>
    <w:p w14:paraId="670307EB" w14:textId="12B8EA71" w:rsidR="0075428A" w:rsidRDefault="0075428A" w:rsidP="0075428A">
      <w:pPr>
        <w:pStyle w:val="a9"/>
        <w:numPr>
          <w:ilvl w:val="1"/>
          <w:numId w:val="26"/>
        </w:numPr>
      </w:pPr>
      <w:r>
        <w:rPr>
          <w:rFonts w:hint="eastAsia"/>
        </w:rPr>
        <w:t>该连接线的两端（与表本体，和与</w:t>
      </w:r>
      <w:r w:rsidR="001F32FD">
        <w:rPr>
          <w:rFonts w:hint="eastAsia"/>
        </w:rPr>
        <w:t>分立显示模块）均应被铅封。</w:t>
      </w:r>
    </w:p>
    <w:p w14:paraId="2436BF5F" w14:textId="77777777" w:rsidR="00A90F5A" w:rsidRDefault="006A6CEB" w:rsidP="00AA129E">
      <w:pPr>
        <w:pStyle w:val="a9"/>
        <w:numPr>
          <w:ilvl w:val="0"/>
          <w:numId w:val="26"/>
        </w:numPr>
      </w:pPr>
      <w:r>
        <w:rPr>
          <w:rFonts w:hint="eastAsia"/>
        </w:rPr>
        <w:t>显示屏（复用</w:t>
      </w:r>
      <w:r>
        <w:rPr>
          <w:rFonts w:hint="eastAsia"/>
        </w:rPr>
        <w:t>AcuDC-300</w:t>
      </w:r>
      <w:r>
        <w:rPr>
          <w:rFonts w:hint="eastAsia"/>
        </w:rPr>
        <w:t>）</w:t>
      </w:r>
    </w:p>
    <w:p w14:paraId="204ADE78" w14:textId="77777777" w:rsidR="00A90F5A" w:rsidRDefault="006A6CEB" w:rsidP="00AA129E">
      <w:pPr>
        <w:pStyle w:val="a9"/>
        <w:numPr>
          <w:ilvl w:val="1"/>
          <w:numId w:val="26"/>
        </w:numPr>
      </w:pPr>
      <w:r>
        <w:rPr>
          <w:rFonts w:hint="eastAsia"/>
        </w:rPr>
        <w:t>LCD</w:t>
      </w:r>
      <w:r>
        <w:rPr>
          <w:rFonts w:hint="eastAsia"/>
        </w:rPr>
        <w:t>的寿命应</w:t>
      </w:r>
      <w:r>
        <w:rPr>
          <w:rFonts w:hint="eastAsia"/>
        </w:rPr>
        <w:t>&gt;= 12</w:t>
      </w:r>
      <w:r>
        <w:rPr>
          <w:rFonts w:hint="eastAsia"/>
        </w:rPr>
        <w:t>年。</w:t>
      </w:r>
    </w:p>
    <w:p w14:paraId="307AF2AF" w14:textId="77777777" w:rsidR="00A90F5A" w:rsidRDefault="006A6CEB" w:rsidP="00AA129E">
      <w:pPr>
        <w:pStyle w:val="a9"/>
        <w:numPr>
          <w:ilvl w:val="1"/>
          <w:numId w:val="26"/>
        </w:numPr>
      </w:pPr>
      <w:r>
        <w:rPr>
          <w:rFonts w:hint="eastAsia"/>
        </w:rPr>
        <w:t>能够以</w:t>
      </w:r>
      <w:r>
        <w:rPr>
          <w:rFonts w:hint="eastAsia"/>
        </w:rPr>
        <w:t>0.0001 kWh</w:t>
      </w:r>
      <w:r>
        <w:rPr>
          <w:rFonts w:hint="eastAsia"/>
        </w:rPr>
        <w:t>的分辨率显示</w:t>
      </w:r>
      <w:r>
        <w:rPr>
          <w:rFonts w:hint="eastAsia"/>
        </w:rPr>
        <w:t>11</w:t>
      </w:r>
      <w:r>
        <w:rPr>
          <w:rFonts w:hint="eastAsia"/>
        </w:rPr>
        <w:t>位数能量，例如</w:t>
      </w:r>
      <w:r>
        <w:rPr>
          <w:rFonts w:hint="eastAsia"/>
        </w:rPr>
        <w:t>1234567.8901</w:t>
      </w:r>
      <w:r>
        <w:rPr>
          <w:rFonts w:hint="eastAsia"/>
        </w:rPr>
        <w:t>。</w:t>
      </w:r>
    </w:p>
    <w:p w14:paraId="57FE53DA" w14:textId="7966DFC5" w:rsidR="006A6CEB" w:rsidRDefault="006A6CEB" w:rsidP="009E7053">
      <w:bookmarkStart w:id="207" w:name="_Toc83830672"/>
      <w:bookmarkEnd w:id="203"/>
      <w:bookmarkEnd w:id="204"/>
      <w:r>
        <w:rPr>
          <w:rFonts w:hint="eastAsia"/>
        </w:rPr>
        <w:t xml:space="preserve">4.3 </w:t>
      </w:r>
      <w:r>
        <w:rPr>
          <w:rFonts w:hint="eastAsia"/>
        </w:rPr>
        <w:t>分立显示模块</w:t>
      </w:r>
      <w:r>
        <w:rPr>
          <w:rFonts w:ascii="SimSun" w:eastAsia="SimSun" w:hAnsi="SimSun" w:cs="SimSun" w:hint="eastAsia"/>
        </w:rPr>
        <w:t>功能</w:t>
      </w:r>
      <w:r>
        <w:rPr>
          <w:rFonts w:hint="eastAsia"/>
        </w:rPr>
        <w:t>系统考虑两个状态的页面</w:t>
      </w:r>
    </w:p>
    <w:p w14:paraId="52E3A61D" w14:textId="77777777" w:rsidR="006A6CEB" w:rsidRDefault="006A6CEB" w:rsidP="000F6AC3">
      <w:pPr>
        <w:pStyle w:val="a9"/>
        <w:widowControl w:val="0"/>
        <w:numPr>
          <w:ilvl w:val="0"/>
          <w:numId w:val="46"/>
        </w:numPr>
      </w:pPr>
      <w:r>
        <w:rPr>
          <w:rFonts w:hint="eastAsia"/>
        </w:rPr>
        <w:t>空闲</w:t>
      </w:r>
    </w:p>
    <w:p w14:paraId="0268912A" w14:textId="7AA37FD9" w:rsidR="006A6CEB" w:rsidRDefault="006A6CEB" w:rsidP="000F6AC3">
      <w:pPr>
        <w:pStyle w:val="a9"/>
        <w:widowControl w:val="0"/>
        <w:numPr>
          <w:ilvl w:val="0"/>
          <w:numId w:val="46"/>
        </w:numPr>
      </w:pPr>
      <w:r>
        <w:rPr>
          <w:rFonts w:hint="eastAsia"/>
        </w:rPr>
        <w:t>充电中</w:t>
      </w:r>
    </w:p>
    <w:p w14:paraId="00959795" w14:textId="77777777" w:rsidR="006A6CEB" w:rsidRDefault="006A6CEB" w:rsidP="009E7053">
      <w:r>
        <w:rPr>
          <w:rFonts w:hint="eastAsia"/>
        </w:rPr>
        <w:t>装置屏幕显示三种模式生产、正常、组装。和铅封状态。</w:t>
      </w:r>
    </w:p>
    <w:p w14:paraId="05E4DFC3" w14:textId="7D7427A2" w:rsidR="006A6CEB" w:rsidRDefault="006A6CEB" w:rsidP="000F6AC3">
      <w:pPr>
        <w:pStyle w:val="a9"/>
        <w:widowControl w:val="0"/>
        <w:numPr>
          <w:ilvl w:val="0"/>
          <w:numId w:val="31"/>
        </w:numPr>
      </w:pPr>
      <w:r>
        <w:rPr>
          <w:rFonts w:hint="eastAsia"/>
        </w:rPr>
        <w:t xml:space="preserve">Boot -&gt; Selftest </w:t>
      </w:r>
    </w:p>
    <w:p w14:paraId="386901E5" w14:textId="50D59270" w:rsidR="006A6CEB" w:rsidRDefault="006A6CEB" w:rsidP="000F6AC3">
      <w:pPr>
        <w:pStyle w:val="a9"/>
        <w:widowControl w:val="0"/>
        <w:numPr>
          <w:ilvl w:val="0"/>
          <w:numId w:val="31"/>
        </w:numPr>
      </w:pPr>
      <w:r>
        <w:rPr>
          <w:rFonts w:hint="eastAsia"/>
        </w:rPr>
        <w:t xml:space="preserve">Idle </w:t>
      </w:r>
    </w:p>
    <w:p w14:paraId="2F7A6E8A" w14:textId="77777777" w:rsidR="006A6CEB" w:rsidRDefault="006A6CEB" w:rsidP="000F6AC3">
      <w:pPr>
        <w:pStyle w:val="a9"/>
        <w:widowControl w:val="0"/>
        <w:numPr>
          <w:ilvl w:val="0"/>
          <w:numId w:val="31"/>
        </w:numPr>
      </w:pPr>
      <w:r>
        <w:rPr>
          <w:rFonts w:hint="eastAsia"/>
        </w:rPr>
        <w:t>Charging</w:t>
      </w:r>
    </w:p>
    <w:p w14:paraId="06EF609B" w14:textId="77777777" w:rsidR="006A6CEB" w:rsidRDefault="006A6CEB" w:rsidP="009E7053">
      <w:r>
        <w:rPr>
          <w:rFonts w:hint="eastAsia"/>
        </w:rPr>
        <w:t>标识</w:t>
      </w:r>
    </w:p>
    <w:p w14:paraId="2859BDD4" w14:textId="77777777" w:rsidR="006A6CEB" w:rsidRDefault="006A6CEB" w:rsidP="000F6AC3">
      <w:pPr>
        <w:pStyle w:val="a9"/>
        <w:widowControl w:val="0"/>
        <w:numPr>
          <w:ilvl w:val="0"/>
          <w:numId w:val="43"/>
        </w:numPr>
      </w:pPr>
      <w:r>
        <w:rPr>
          <w:rFonts w:hint="eastAsia"/>
        </w:rPr>
        <w:t>Fatal error</w:t>
      </w:r>
    </w:p>
    <w:p w14:paraId="15D4253E" w14:textId="77777777" w:rsidR="006A6CEB" w:rsidRDefault="006A6CEB" w:rsidP="000F6AC3">
      <w:pPr>
        <w:pStyle w:val="a9"/>
        <w:widowControl w:val="0"/>
        <w:numPr>
          <w:ilvl w:val="0"/>
          <w:numId w:val="43"/>
        </w:numPr>
      </w:pPr>
      <w:r>
        <w:rPr>
          <w:rFonts w:hint="eastAsia"/>
        </w:rPr>
        <w:t>Mode (production, assembly)</w:t>
      </w:r>
    </w:p>
    <w:p w14:paraId="06A569FC" w14:textId="77777777" w:rsidR="006A6CEB" w:rsidRDefault="006A6CEB" w:rsidP="000F6AC3">
      <w:pPr>
        <w:pStyle w:val="a9"/>
        <w:widowControl w:val="0"/>
        <w:numPr>
          <w:ilvl w:val="0"/>
          <w:numId w:val="43"/>
        </w:numPr>
      </w:pPr>
      <w:r>
        <w:rPr>
          <w:rFonts w:hint="eastAsia"/>
        </w:rPr>
        <w:t>Cable loss</w:t>
      </w:r>
    </w:p>
    <w:p w14:paraId="12DF8D57" w14:textId="77777777" w:rsidR="006A6CEB" w:rsidRDefault="006A6CEB" w:rsidP="00082667">
      <w:pPr>
        <w:widowControl w:val="0"/>
      </w:pPr>
    </w:p>
    <w:p w14:paraId="253DFD34" w14:textId="77777777" w:rsidR="006A6CEB" w:rsidRDefault="006A6CEB" w:rsidP="00082667">
      <w:pPr>
        <w:widowControl w:val="0"/>
      </w:pPr>
      <w:r>
        <w:rPr>
          <w:rFonts w:hint="eastAsia"/>
        </w:rPr>
        <w:t>背光灯逻辑：</w:t>
      </w:r>
    </w:p>
    <w:p w14:paraId="56276904" w14:textId="77777777" w:rsidR="006A6CEB" w:rsidRDefault="006A6CEB" w:rsidP="000F6AC3">
      <w:pPr>
        <w:pStyle w:val="a9"/>
        <w:widowControl w:val="0"/>
        <w:numPr>
          <w:ilvl w:val="0"/>
          <w:numId w:val="47"/>
        </w:numPr>
      </w:pPr>
      <w:r>
        <w:rPr>
          <w:rFonts w:hint="eastAsia"/>
        </w:rPr>
        <w:t>充电中常亮</w:t>
      </w:r>
    </w:p>
    <w:p w14:paraId="5830D3CE" w14:textId="78C06A89" w:rsidR="00143E0F" w:rsidRDefault="00143E0F" w:rsidP="000F6AC3">
      <w:pPr>
        <w:pStyle w:val="a9"/>
        <w:widowControl w:val="0"/>
        <w:numPr>
          <w:ilvl w:val="0"/>
          <w:numId w:val="47"/>
        </w:numPr>
      </w:pPr>
      <w:r w:rsidRPr="007D2E8B">
        <w:rPr>
          <w:rFonts w:hint="eastAsia"/>
          <w:highlight w:val="yellow"/>
        </w:rPr>
        <w:t>有故</w:t>
      </w:r>
      <w:r w:rsidR="00EA0AB3" w:rsidRPr="007D2E8B">
        <w:rPr>
          <w:rFonts w:hint="eastAsia"/>
          <w:highlight w:val="yellow"/>
        </w:rPr>
        <w:t>故障常亮</w:t>
      </w:r>
    </w:p>
    <w:p w14:paraId="40F48FFA" w14:textId="77777777" w:rsidR="006A6CEB" w:rsidRDefault="006A6CEB" w:rsidP="000F6AC3">
      <w:pPr>
        <w:pStyle w:val="a9"/>
        <w:widowControl w:val="0"/>
        <w:numPr>
          <w:ilvl w:val="0"/>
          <w:numId w:val="47"/>
        </w:numPr>
      </w:pPr>
      <w:r>
        <w:rPr>
          <w:rFonts w:hint="eastAsia"/>
        </w:rPr>
        <w:t>点亮后，如无动作（充电），</w:t>
      </w:r>
      <w:bookmarkStart w:id="208" w:name="_Hlk212123954"/>
      <w:r>
        <w:rPr>
          <w:rFonts w:hint="eastAsia"/>
        </w:rPr>
        <w:t>在配置的</w:t>
      </w:r>
      <w:r>
        <w:rPr>
          <w:rFonts w:hint="eastAsia"/>
        </w:rPr>
        <w:t xml:space="preserve"> LCD backlight time </w:t>
      </w:r>
      <w:r>
        <w:rPr>
          <w:rFonts w:hint="eastAsia"/>
        </w:rPr>
        <w:t>后熄灭</w:t>
      </w:r>
      <w:bookmarkEnd w:id="208"/>
    </w:p>
    <w:p w14:paraId="01443547" w14:textId="77777777" w:rsidR="006A6CEB" w:rsidRDefault="006A6CEB" w:rsidP="00082667">
      <w:pPr>
        <w:widowControl w:val="0"/>
      </w:pPr>
    </w:p>
    <w:p w14:paraId="30BC94E6" w14:textId="77777777" w:rsidR="006A6CEB" w:rsidRDefault="006A6CEB" w:rsidP="009E7053">
      <w:pPr>
        <w:pStyle w:val="3"/>
      </w:pPr>
      <w:bookmarkStart w:id="209" w:name="_Toc212470214"/>
      <w:r>
        <w:rPr>
          <w:rFonts w:hint="eastAsia"/>
        </w:rPr>
        <w:lastRenderedPageBreak/>
        <w:t xml:space="preserve">4.3.1 </w:t>
      </w:r>
      <w:r>
        <w:rPr>
          <w:rFonts w:hint="eastAsia"/>
        </w:rPr>
        <w:t>启动</w:t>
      </w:r>
      <w:bookmarkEnd w:id="209"/>
    </w:p>
    <w:p w14:paraId="4DA9068F" w14:textId="77777777" w:rsidR="006A6CEB" w:rsidRDefault="006A6CEB" w:rsidP="009E7053">
      <w:r>
        <w:rPr>
          <w:rFonts w:hint="eastAsia"/>
        </w:rPr>
        <w:t>启动后可以考虑多个页面，</w:t>
      </w:r>
      <w:r>
        <w:rPr>
          <w:rFonts w:hint="eastAsia"/>
        </w:rPr>
        <w:t>3</w:t>
      </w:r>
      <w:r>
        <w:rPr>
          <w:rFonts w:hint="eastAsia"/>
        </w:rPr>
        <w:t>秒刷新到下个页面</w:t>
      </w:r>
      <w:r>
        <w:rPr>
          <w:rFonts w:hint="eastAsia"/>
        </w:rPr>
        <w:t>.</w:t>
      </w:r>
    </w:p>
    <w:p w14:paraId="686D7A78" w14:textId="77777777" w:rsidR="006A6CEB" w:rsidRDefault="006A6CEB" w:rsidP="000F6AC3">
      <w:pPr>
        <w:pStyle w:val="a9"/>
        <w:widowControl w:val="0"/>
        <w:numPr>
          <w:ilvl w:val="0"/>
          <w:numId w:val="41"/>
        </w:numPr>
      </w:pPr>
      <w:r>
        <w:rPr>
          <w:rFonts w:hint="eastAsia"/>
        </w:rPr>
        <w:t>Logo</w:t>
      </w:r>
    </w:p>
    <w:p w14:paraId="4B003FEF" w14:textId="77777777" w:rsidR="006A6CEB" w:rsidRDefault="006A6CEB" w:rsidP="000F6AC3">
      <w:pPr>
        <w:pStyle w:val="a9"/>
        <w:widowControl w:val="0"/>
        <w:numPr>
          <w:ilvl w:val="0"/>
          <w:numId w:val="41"/>
        </w:numPr>
      </w:pPr>
      <w:r>
        <w:rPr>
          <w:rFonts w:hint="eastAsia"/>
        </w:rPr>
        <w:t>Model + SN</w:t>
      </w:r>
    </w:p>
    <w:p w14:paraId="63A194B4" w14:textId="77777777" w:rsidR="006A6CEB" w:rsidRDefault="006A6CEB" w:rsidP="000F6AC3">
      <w:pPr>
        <w:pStyle w:val="a9"/>
        <w:widowControl w:val="0"/>
        <w:numPr>
          <w:ilvl w:val="0"/>
          <w:numId w:val="41"/>
        </w:numPr>
      </w:pPr>
      <w:r>
        <w:rPr>
          <w:rFonts w:hint="eastAsia"/>
        </w:rPr>
        <w:t>FW version + CRC</w:t>
      </w:r>
    </w:p>
    <w:p w14:paraId="48D2B846" w14:textId="77777777" w:rsidR="006A6CEB" w:rsidRDefault="006A6CEB" w:rsidP="000F6AC3">
      <w:pPr>
        <w:pStyle w:val="a9"/>
        <w:widowControl w:val="0"/>
        <w:numPr>
          <w:ilvl w:val="0"/>
          <w:numId w:val="41"/>
        </w:numPr>
      </w:pPr>
      <w:r>
        <w:rPr>
          <w:rFonts w:hint="eastAsia"/>
        </w:rPr>
        <w:t>Public Key</w:t>
      </w:r>
    </w:p>
    <w:p w14:paraId="56F42B12" w14:textId="77777777" w:rsidR="006A6CEB" w:rsidRDefault="006A6CEB" w:rsidP="000F6AC3">
      <w:pPr>
        <w:pStyle w:val="a9"/>
        <w:widowControl w:val="0"/>
        <w:numPr>
          <w:ilvl w:val="0"/>
          <w:numId w:val="41"/>
        </w:numPr>
      </w:pPr>
      <w:r>
        <w:rPr>
          <w:rFonts w:hint="eastAsia"/>
        </w:rPr>
        <w:t>屏幕自检</w:t>
      </w:r>
    </w:p>
    <w:p w14:paraId="702542FA" w14:textId="77777777" w:rsidR="006A6CEB" w:rsidRDefault="006A6CEB" w:rsidP="009E7053">
      <w:r>
        <w:rPr>
          <w:rFonts w:hint="eastAsia"/>
        </w:rPr>
        <w:t>系统启动结束，自动进入</w:t>
      </w:r>
      <w:r>
        <w:rPr>
          <w:rFonts w:hint="eastAsia"/>
        </w:rPr>
        <w:t>Idle</w:t>
      </w:r>
      <w:r>
        <w:rPr>
          <w:rFonts w:hint="eastAsia"/>
        </w:rPr>
        <w:t>状态。</w:t>
      </w:r>
    </w:p>
    <w:p w14:paraId="40A69DEE" w14:textId="6DCA652B" w:rsidR="008F5263" w:rsidRPr="006704DB" w:rsidRDefault="008F5263" w:rsidP="008F5263">
      <w:r>
        <w:rPr>
          <w:rFonts w:hint="eastAsia"/>
        </w:rPr>
        <w:t>如果仪表未</w:t>
      </w:r>
      <w:r w:rsidR="002749BC">
        <w:rPr>
          <w:rFonts w:hint="eastAsia"/>
        </w:rPr>
        <w:t>运行</w:t>
      </w:r>
      <w:r>
        <w:rPr>
          <w:rFonts w:hint="eastAsia"/>
        </w:rPr>
        <w:t>，面板显示</w:t>
      </w:r>
      <w:r>
        <w:rPr>
          <w:rFonts w:hint="eastAsia"/>
        </w:rPr>
        <w:t>logo</w:t>
      </w:r>
      <w:r>
        <w:rPr>
          <w:rFonts w:hint="eastAsia"/>
        </w:rPr>
        <w:t>后，</w:t>
      </w:r>
      <w:r w:rsidRPr="005E49C4">
        <w:rPr>
          <w:rFonts w:hint="eastAsia"/>
          <w:highlight w:val="yellow"/>
        </w:rPr>
        <w:t>提示</w:t>
      </w:r>
      <w:r w:rsidR="00650F49" w:rsidRPr="005E49C4">
        <w:rPr>
          <w:rFonts w:hint="eastAsia"/>
          <w:highlight w:val="yellow"/>
        </w:rPr>
        <w:t>“连接</w:t>
      </w:r>
      <w:r w:rsidRPr="005E49C4">
        <w:rPr>
          <w:rFonts w:hint="eastAsia"/>
          <w:highlight w:val="yellow"/>
        </w:rPr>
        <w:t>未成功，请检查确认</w:t>
      </w:r>
      <w:r w:rsidR="00650F49" w:rsidRPr="005E49C4">
        <w:rPr>
          <w:rFonts w:hint="eastAsia"/>
          <w:highlight w:val="yellow"/>
        </w:rPr>
        <w:t>”</w:t>
      </w:r>
      <w:r w:rsidR="001B195A" w:rsidRPr="005E49C4">
        <w:rPr>
          <w:rFonts w:hint="eastAsia"/>
          <w:highlight w:val="yellow"/>
        </w:rPr>
        <w:t>停止在该页面</w:t>
      </w:r>
      <w:r w:rsidR="008D7D87">
        <w:rPr>
          <w:rFonts w:hint="eastAsia"/>
        </w:rPr>
        <w:t>。</w:t>
      </w:r>
    </w:p>
    <w:p w14:paraId="1A661586" w14:textId="77777777" w:rsidR="008F5263" w:rsidRPr="008F5263" w:rsidRDefault="008F5263" w:rsidP="009E7053"/>
    <w:p w14:paraId="6087712C" w14:textId="77777777" w:rsidR="006A6CEB" w:rsidRDefault="006A6CEB" w:rsidP="009E7053">
      <w:pPr>
        <w:pStyle w:val="3"/>
      </w:pPr>
      <w:bookmarkStart w:id="210" w:name="_Toc212470215"/>
      <w:r>
        <w:rPr>
          <w:rFonts w:hint="eastAsia"/>
        </w:rPr>
        <w:t>4.3.2 Idle</w:t>
      </w:r>
      <w:bookmarkEnd w:id="210"/>
    </w:p>
    <w:p w14:paraId="470D84AB" w14:textId="77777777" w:rsidR="006A6CEB" w:rsidRDefault="006A6CEB" w:rsidP="009E7053">
      <w:r>
        <w:rPr>
          <w:rFonts w:hint="eastAsia"/>
        </w:rPr>
        <w:t>如无充电，进入</w:t>
      </w:r>
      <w:r>
        <w:rPr>
          <w:rFonts w:hint="eastAsia"/>
        </w:rPr>
        <w:t>Idle</w:t>
      </w:r>
      <w:r>
        <w:rPr>
          <w:rFonts w:hint="eastAsia"/>
        </w:rPr>
        <w:t>状态。</w:t>
      </w:r>
    </w:p>
    <w:p w14:paraId="6CA76C3C" w14:textId="77777777" w:rsidR="006A6CEB" w:rsidRDefault="006A6CEB" w:rsidP="009E7053">
      <w:r>
        <w:rPr>
          <w:rFonts w:hint="eastAsia"/>
        </w:rPr>
        <w:t>页面显示</w:t>
      </w:r>
    </w:p>
    <w:p w14:paraId="6DF02B03" w14:textId="77777777" w:rsidR="006A6CEB" w:rsidRDefault="006A6CEB" w:rsidP="000F6AC3">
      <w:pPr>
        <w:pStyle w:val="a9"/>
        <w:widowControl w:val="0"/>
        <w:numPr>
          <w:ilvl w:val="0"/>
          <w:numId w:val="40"/>
        </w:numPr>
      </w:pPr>
      <w:r>
        <w:rPr>
          <w:rFonts w:hint="eastAsia"/>
        </w:rPr>
        <w:t>Date and Time</w:t>
      </w:r>
    </w:p>
    <w:p w14:paraId="31AEFD9D" w14:textId="77777777" w:rsidR="006A6CEB" w:rsidRDefault="006A6CEB" w:rsidP="000F6AC3">
      <w:pPr>
        <w:pStyle w:val="a9"/>
        <w:widowControl w:val="0"/>
        <w:numPr>
          <w:ilvl w:val="0"/>
          <w:numId w:val="40"/>
        </w:numPr>
      </w:pPr>
      <w:r>
        <w:rPr>
          <w:rFonts w:hint="eastAsia"/>
        </w:rPr>
        <w:t>Eimp</w:t>
      </w:r>
    </w:p>
    <w:p w14:paraId="21443CB0" w14:textId="77777777" w:rsidR="006A6CEB" w:rsidRDefault="006A6CEB" w:rsidP="000F6AC3">
      <w:pPr>
        <w:pStyle w:val="a9"/>
        <w:widowControl w:val="0"/>
        <w:numPr>
          <w:ilvl w:val="0"/>
          <w:numId w:val="40"/>
        </w:numPr>
      </w:pPr>
      <w:r>
        <w:rPr>
          <w:rFonts w:hint="eastAsia"/>
        </w:rPr>
        <w:t>Eexp</w:t>
      </w:r>
    </w:p>
    <w:p w14:paraId="51D8FECF" w14:textId="77777777" w:rsidR="006A6CEB" w:rsidRDefault="006A6CEB" w:rsidP="009E7053">
      <w:pPr>
        <w:pStyle w:val="3"/>
      </w:pPr>
      <w:bookmarkStart w:id="211" w:name="_Toc212470216"/>
      <w:r>
        <w:rPr>
          <w:rFonts w:hint="eastAsia"/>
        </w:rPr>
        <w:t xml:space="preserve">4.2.3 </w:t>
      </w:r>
      <w:r w:rsidRPr="00751E3C">
        <w:rPr>
          <w:rFonts w:hint="eastAsia"/>
        </w:rPr>
        <w:t>Charging</w:t>
      </w:r>
      <w:r w:rsidRPr="00751E3C">
        <w:rPr>
          <w:rFonts w:hint="eastAsia"/>
        </w:rPr>
        <w:t>充电中</w:t>
      </w:r>
      <w:bookmarkEnd w:id="211"/>
    </w:p>
    <w:p w14:paraId="0CB420FF" w14:textId="77777777" w:rsidR="006A6CEB" w:rsidRDefault="006A6CEB" w:rsidP="000F6AC3">
      <w:pPr>
        <w:pStyle w:val="a9"/>
        <w:widowControl w:val="0"/>
        <w:numPr>
          <w:ilvl w:val="0"/>
          <w:numId w:val="48"/>
        </w:numPr>
      </w:pPr>
      <w:r>
        <w:rPr>
          <w:rFonts w:hint="eastAsia"/>
        </w:rPr>
        <w:t>标识</w:t>
      </w:r>
    </w:p>
    <w:p w14:paraId="75628949" w14:textId="77777777" w:rsidR="006A6CEB" w:rsidRDefault="006A6CEB" w:rsidP="000F6AC3">
      <w:pPr>
        <w:pStyle w:val="a9"/>
        <w:widowControl w:val="0"/>
        <w:numPr>
          <w:ilvl w:val="0"/>
          <w:numId w:val="49"/>
        </w:numPr>
      </w:pPr>
      <w:r>
        <w:rPr>
          <w:rFonts w:hint="eastAsia"/>
        </w:rPr>
        <w:t>充电标识</w:t>
      </w:r>
    </w:p>
    <w:p w14:paraId="6039ADA1" w14:textId="77777777" w:rsidR="006A6CEB" w:rsidRDefault="006A6CEB" w:rsidP="000F6AC3">
      <w:pPr>
        <w:pStyle w:val="a9"/>
        <w:widowControl w:val="0"/>
        <w:numPr>
          <w:ilvl w:val="0"/>
          <w:numId w:val="49"/>
        </w:numPr>
      </w:pPr>
      <w:r>
        <w:t>C</w:t>
      </w:r>
      <w:r>
        <w:rPr>
          <w:rFonts w:hint="eastAsia"/>
        </w:rPr>
        <w:t>able loss compensation</w:t>
      </w:r>
      <w:r>
        <w:rPr>
          <w:rFonts w:hint="eastAsia"/>
        </w:rPr>
        <w:t>标识</w:t>
      </w:r>
      <w:r>
        <w:rPr>
          <w:rFonts w:hint="eastAsia"/>
        </w:rPr>
        <w:t xml:space="preserve"> </w:t>
      </w:r>
    </w:p>
    <w:p w14:paraId="1FC6D9EC" w14:textId="77777777" w:rsidR="006A6CEB" w:rsidRDefault="006A6CEB" w:rsidP="000F6AC3">
      <w:pPr>
        <w:pStyle w:val="a9"/>
        <w:widowControl w:val="0"/>
        <w:numPr>
          <w:ilvl w:val="0"/>
          <w:numId w:val="48"/>
        </w:numPr>
      </w:pPr>
      <w:r>
        <w:rPr>
          <w:rFonts w:hint="eastAsia"/>
        </w:rPr>
        <w:t>上栏</w:t>
      </w:r>
    </w:p>
    <w:p w14:paraId="2AA303CF" w14:textId="77777777" w:rsidR="006A6CEB" w:rsidRDefault="006A6CEB" w:rsidP="000F6AC3">
      <w:pPr>
        <w:pStyle w:val="a9"/>
        <w:widowControl w:val="0"/>
        <w:numPr>
          <w:ilvl w:val="0"/>
          <w:numId w:val="50"/>
        </w:numPr>
      </w:pPr>
      <w:r>
        <w:rPr>
          <w:rFonts w:hint="eastAsia"/>
        </w:rPr>
        <w:t>Start Date and Time</w:t>
      </w:r>
    </w:p>
    <w:p w14:paraId="4AD5E434" w14:textId="77777777" w:rsidR="006A6CEB" w:rsidRDefault="006A6CEB" w:rsidP="000F6AC3">
      <w:pPr>
        <w:pStyle w:val="a9"/>
        <w:widowControl w:val="0"/>
        <w:numPr>
          <w:ilvl w:val="0"/>
          <w:numId w:val="50"/>
        </w:numPr>
      </w:pPr>
      <w:r>
        <w:rPr>
          <w:rFonts w:hint="eastAsia"/>
        </w:rPr>
        <w:t>EV Charger ID</w:t>
      </w:r>
    </w:p>
    <w:p w14:paraId="0AA08E16" w14:textId="77777777" w:rsidR="006A6CEB" w:rsidRDefault="006A6CEB" w:rsidP="000F6AC3">
      <w:pPr>
        <w:pStyle w:val="a9"/>
        <w:widowControl w:val="0"/>
        <w:numPr>
          <w:ilvl w:val="0"/>
          <w:numId w:val="50"/>
        </w:numPr>
      </w:pPr>
      <w:r>
        <w:rPr>
          <w:rFonts w:hint="eastAsia"/>
        </w:rPr>
        <w:t>duration</w:t>
      </w:r>
    </w:p>
    <w:p w14:paraId="4C77AABF" w14:textId="77777777" w:rsidR="006A6CEB" w:rsidRDefault="006A6CEB" w:rsidP="000F6AC3">
      <w:pPr>
        <w:pStyle w:val="a9"/>
        <w:widowControl w:val="0"/>
        <w:numPr>
          <w:ilvl w:val="0"/>
          <w:numId w:val="48"/>
        </w:numPr>
      </w:pPr>
      <w:r>
        <w:rPr>
          <w:rFonts w:hint="eastAsia"/>
        </w:rPr>
        <w:t>下栏</w:t>
      </w:r>
    </w:p>
    <w:p w14:paraId="25DE498A" w14:textId="77777777" w:rsidR="006A6CEB" w:rsidRDefault="006A6CEB" w:rsidP="000F6AC3">
      <w:pPr>
        <w:pStyle w:val="a9"/>
        <w:widowControl w:val="0"/>
        <w:numPr>
          <w:ilvl w:val="0"/>
          <w:numId w:val="51"/>
        </w:numPr>
      </w:pPr>
      <w:r>
        <w:rPr>
          <w:rFonts w:hint="eastAsia"/>
        </w:rPr>
        <w:t>本次</w:t>
      </w:r>
      <w:r>
        <w:t>I</w:t>
      </w:r>
      <w:r>
        <w:rPr>
          <w:rFonts w:hint="eastAsia"/>
        </w:rPr>
        <w:t>mport energy</w:t>
      </w:r>
    </w:p>
    <w:p w14:paraId="1D6B8A47" w14:textId="77777777" w:rsidR="00F673E2" w:rsidRDefault="006A6CEB" w:rsidP="009E7053">
      <w:r w:rsidRPr="00617952">
        <w:rPr>
          <w:rFonts w:hint="eastAsia"/>
        </w:rPr>
        <w:t>如果充电桩发送充电命令，开始充电，</w:t>
      </w:r>
      <w:r w:rsidRPr="00617952">
        <w:rPr>
          <w:rFonts w:hint="eastAsia"/>
        </w:rPr>
        <w:t>UI</w:t>
      </w:r>
      <w:r w:rsidRPr="00617952">
        <w:rPr>
          <w:rFonts w:hint="eastAsia"/>
        </w:rPr>
        <w:t>自动切换到该页面；充电结束，切换到空闲页面。</w:t>
      </w:r>
    </w:p>
    <w:p w14:paraId="3BD9E088" w14:textId="64638FA5" w:rsidR="006A6CEB" w:rsidRDefault="00F673E2" w:rsidP="00D31C1D">
      <w:r>
        <w:rPr>
          <w:rFonts w:hint="eastAsia"/>
        </w:rPr>
        <w:t>分立模块</w:t>
      </w:r>
      <w:r w:rsidR="00720C2D">
        <w:rPr>
          <w:rFonts w:hint="eastAsia"/>
        </w:rPr>
        <w:t>设置</w:t>
      </w:r>
      <w:r w:rsidR="00720C2D">
        <w:rPr>
          <w:rFonts w:hint="eastAsia"/>
        </w:rPr>
        <w:t>DIP</w:t>
      </w:r>
      <w:r w:rsidR="00720C2D">
        <w:rPr>
          <w:rFonts w:hint="eastAsia"/>
        </w:rPr>
        <w:t>开关</w:t>
      </w:r>
      <w:r w:rsidR="00C232BF">
        <w:rPr>
          <w:rFonts w:hint="eastAsia"/>
        </w:rPr>
        <w:t>或者其它方案</w:t>
      </w:r>
      <w:r w:rsidR="00720C2D">
        <w:rPr>
          <w:rFonts w:hint="eastAsia"/>
        </w:rPr>
        <w:t>，考虑固件升级</w:t>
      </w:r>
      <w:r w:rsidR="001500F2">
        <w:rPr>
          <w:rFonts w:hint="eastAsia"/>
        </w:rPr>
        <w:t>识别</w:t>
      </w:r>
      <w:r w:rsidR="00720C2D">
        <w:rPr>
          <w:rFonts w:hint="eastAsia"/>
        </w:rPr>
        <w:t>。</w:t>
      </w:r>
      <w:r w:rsidR="006A6CEB" w:rsidRPr="00461B8E">
        <w:rPr>
          <w:rFonts w:eastAsia="Times New Roman"/>
          <w:b/>
          <w:bCs/>
          <w:kern w:val="36"/>
          <w:sz w:val="48"/>
          <w:szCs w:val="48"/>
          <w:lang w:val="en-CA"/>
        </w:rPr>
        <w:br w:type="page"/>
      </w:r>
      <w:bookmarkStart w:id="212" w:name="_Toc164630293"/>
      <w:bookmarkStart w:id="213" w:name="_Toc119438489"/>
      <w:r w:rsidR="006A6CEB">
        <w:rPr>
          <w:rFonts w:hint="eastAsia"/>
        </w:rPr>
        <w:lastRenderedPageBreak/>
        <w:t>5</w:t>
      </w:r>
      <w:r w:rsidR="006A6CEB">
        <w:t xml:space="preserve"> </w:t>
      </w:r>
      <w:r w:rsidR="006A6CEB">
        <w:rPr>
          <w:rFonts w:ascii="SimSun" w:eastAsia="SimSun" w:hAnsi="SimSun" w:cs="SimSun" w:hint="eastAsia"/>
        </w:rPr>
        <w:t>认证</w:t>
      </w:r>
      <w:bookmarkEnd w:id="212"/>
      <w:r w:rsidR="006A6CEB">
        <w:rPr>
          <w:rFonts w:ascii="SimSun" w:eastAsia="SimSun" w:hAnsi="SimSun" w:cs="SimSun" w:hint="eastAsia"/>
        </w:rPr>
        <w:t>要求</w:t>
      </w:r>
    </w:p>
    <w:p w14:paraId="30878A76" w14:textId="77777777" w:rsidR="006A6CEB" w:rsidRDefault="006A6CEB" w:rsidP="00DF400A">
      <w:r>
        <w:rPr>
          <w:rFonts w:hint="eastAsia"/>
        </w:rPr>
        <w:t xml:space="preserve">AcuDC-320 </w:t>
      </w:r>
      <w:r>
        <w:rPr>
          <w:rFonts w:hint="eastAsia"/>
        </w:rPr>
        <w:t>需要取得以下认证：</w:t>
      </w:r>
    </w:p>
    <w:p w14:paraId="5AD7AE87" w14:textId="77777777" w:rsidR="006A6CEB" w:rsidRDefault="006A6CEB" w:rsidP="000F6AC3">
      <w:pPr>
        <w:pStyle w:val="a9"/>
        <w:numPr>
          <w:ilvl w:val="0"/>
          <w:numId w:val="27"/>
        </w:numPr>
      </w:pPr>
      <w:r>
        <w:t>UL</w:t>
      </w:r>
    </w:p>
    <w:p w14:paraId="1F4F4CD5" w14:textId="77777777" w:rsidR="006A6CEB" w:rsidRDefault="006A6CEB" w:rsidP="000F6AC3">
      <w:pPr>
        <w:pStyle w:val="a9"/>
        <w:numPr>
          <w:ilvl w:val="0"/>
          <w:numId w:val="27"/>
        </w:numPr>
      </w:pPr>
      <w:r>
        <w:t>MID</w:t>
      </w:r>
      <w:r>
        <w:rPr>
          <w:rFonts w:hint="eastAsia"/>
        </w:rPr>
        <w:t>: EN50470-4 + IEC 62053-41</w:t>
      </w:r>
    </w:p>
    <w:p w14:paraId="40434E69" w14:textId="77777777" w:rsidR="006A6CEB" w:rsidRDefault="006A6CEB" w:rsidP="000F6AC3">
      <w:pPr>
        <w:pStyle w:val="a9"/>
        <w:numPr>
          <w:ilvl w:val="0"/>
          <w:numId w:val="27"/>
        </w:numPr>
      </w:pPr>
      <w:r>
        <w:rPr>
          <w:rFonts w:hint="eastAsia"/>
        </w:rPr>
        <w:t>PTB</w:t>
      </w:r>
    </w:p>
    <w:p w14:paraId="7123F379" w14:textId="77777777" w:rsidR="006A6CEB" w:rsidRDefault="006A6CEB" w:rsidP="00B13B4B">
      <w:r>
        <w:br w:type="page"/>
      </w:r>
    </w:p>
    <w:p w14:paraId="78D220EF" w14:textId="0B40674A" w:rsidR="0003613F" w:rsidRDefault="006A6CEB" w:rsidP="0003613F">
      <w:pPr>
        <w:pStyle w:val="1"/>
      </w:pPr>
      <w:bookmarkStart w:id="214" w:name="_Toc212470217"/>
      <w:r>
        <w:rPr>
          <w:rFonts w:hint="eastAsia"/>
        </w:rPr>
        <w:lastRenderedPageBreak/>
        <w:t>6</w:t>
      </w:r>
      <w:r>
        <w:t xml:space="preserve"> </w:t>
      </w:r>
      <w:bookmarkEnd w:id="207"/>
      <w:bookmarkEnd w:id="213"/>
      <w:r>
        <w:rPr>
          <w:rFonts w:ascii="SimSun" w:eastAsia="SimSun" w:hAnsi="SimSun" w:cs="SimSun" w:hint="eastAsia"/>
        </w:rPr>
        <w:t>机械规格</w:t>
      </w:r>
      <w:bookmarkEnd w:id="214"/>
    </w:p>
    <w:p w14:paraId="3046772C" w14:textId="7659EDC2" w:rsidR="0003613F" w:rsidRDefault="002D0985" w:rsidP="0003613F">
      <w:pPr>
        <w:pStyle w:val="2"/>
      </w:pPr>
      <w:bookmarkStart w:id="215" w:name="_Toc83830673"/>
      <w:bookmarkStart w:id="216" w:name="_Toc119438490"/>
      <w:bookmarkStart w:id="217" w:name="_Toc212470218"/>
      <w:r>
        <w:rPr>
          <w:rFonts w:hint="eastAsia"/>
        </w:rPr>
        <w:t>6</w:t>
      </w:r>
      <w:r w:rsidR="0003613F">
        <w:t xml:space="preserve">.1 </w:t>
      </w:r>
      <w:bookmarkEnd w:id="215"/>
      <w:bookmarkEnd w:id="216"/>
      <w:r w:rsidR="006C7E06">
        <w:rPr>
          <w:rFonts w:ascii="SimSun" w:eastAsia="SimSun" w:hAnsi="SimSun" w:cs="SimSun" w:hint="eastAsia"/>
        </w:rPr>
        <w:t>尺寸</w:t>
      </w:r>
      <w:bookmarkEnd w:id="217"/>
    </w:p>
    <w:p w14:paraId="0F284967" w14:textId="77777777" w:rsidR="00676881" w:rsidRDefault="00676881" w:rsidP="00DC02AE">
      <w:pPr>
        <w:spacing w:after="0" w:line="240" w:lineRule="auto"/>
      </w:pPr>
      <w:bookmarkStart w:id="218" w:name="_Toc83830674"/>
      <w:bookmarkStart w:id="219" w:name="_Toc119438491"/>
      <w:r>
        <w:rPr>
          <w:rFonts w:hint="eastAsia"/>
        </w:rPr>
        <w:t>表体导轨式安装。</w:t>
      </w:r>
    </w:p>
    <w:p w14:paraId="1794BB3A" w14:textId="77777777" w:rsidR="00676881" w:rsidRDefault="00676881" w:rsidP="00DC02AE">
      <w:pPr>
        <w:spacing w:after="0" w:line="240" w:lineRule="auto"/>
      </w:pPr>
      <w:r>
        <w:rPr>
          <w:rFonts w:hint="eastAsia"/>
        </w:rPr>
        <w:t>表本体尺寸越小越好。</w:t>
      </w:r>
      <w:r w:rsidRPr="003247A5">
        <w:rPr>
          <w:rFonts w:hint="eastAsia"/>
          <w:highlight w:val="yellow"/>
        </w:rPr>
        <w:t>竞品尺寸</w:t>
      </w:r>
      <w:r w:rsidRPr="003247A5">
        <w:rPr>
          <w:rFonts w:hint="eastAsia"/>
          <w:highlight w:val="yellow"/>
        </w:rPr>
        <w:t xml:space="preserve"> 178mm(width) x 159 mm (height) x 69 mm (depth)</w:t>
      </w:r>
      <w:r w:rsidRPr="003247A5">
        <w:rPr>
          <w:rFonts w:hint="eastAsia"/>
          <w:highlight w:val="yellow"/>
        </w:rPr>
        <w:t>。我们应与其相近。</w:t>
      </w:r>
    </w:p>
    <w:p w14:paraId="3FDF6C7F" w14:textId="77777777" w:rsidR="00676881" w:rsidRDefault="00676881" w:rsidP="00DC02AE">
      <w:pPr>
        <w:spacing w:after="0" w:line="240" w:lineRule="auto"/>
      </w:pPr>
      <w:r>
        <w:rPr>
          <w:rFonts w:hint="eastAsia"/>
          <w:highlight w:val="yellow"/>
        </w:rPr>
        <w:t>参考竞品，不能大于竞品。</w:t>
      </w:r>
    </w:p>
    <w:p w14:paraId="44096A80" w14:textId="0D88D157" w:rsidR="000D1D05" w:rsidRDefault="00876AFE" w:rsidP="00DC02AE">
      <w:pPr>
        <w:spacing w:after="0" w:line="240" w:lineRule="auto"/>
      </w:pPr>
      <w:r>
        <w:rPr>
          <w:rFonts w:hint="eastAsia"/>
        </w:rPr>
        <w:t>分立显示模块</w:t>
      </w:r>
      <w:r w:rsidR="00676881">
        <w:rPr>
          <w:rFonts w:hint="eastAsia"/>
        </w:rPr>
        <w:t>考虑导轨</w:t>
      </w:r>
      <w:r w:rsidR="00676881">
        <w:rPr>
          <w:rFonts w:hint="eastAsia"/>
        </w:rPr>
        <w:t>+</w:t>
      </w:r>
      <w:r w:rsidR="00676881">
        <w:rPr>
          <w:rFonts w:hint="eastAsia"/>
        </w:rPr>
        <w:t>面板</w:t>
      </w:r>
      <w:r w:rsidR="00B85AF9">
        <w:rPr>
          <w:rFonts w:hint="eastAsia"/>
        </w:rPr>
        <w:t>兼容</w:t>
      </w:r>
      <w:r w:rsidR="00676881">
        <w:rPr>
          <w:rFonts w:hint="eastAsia"/>
        </w:rPr>
        <w:t>安装方式。</w:t>
      </w:r>
      <w:r w:rsidR="000D1D05">
        <w:rPr>
          <w:rFonts w:hint="eastAsia"/>
        </w:rPr>
        <w:t>尺寸不大于</w:t>
      </w:r>
      <w:r w:rsidR="00AD0141">
        <w:rPr>
          <w:rFonts w:hint="eastAsia"/>
        </w:rPr>
        <w:t>87*103</w:t>
      </w:r>
      <w:r w:rsidR="00B12A63">
        <w:rPr>
          <w:rFonts w:hint="eastAsia"/>
        </w:rPr>
        <w:t>*30</w:t>
      </w:r>
      <w:r w:rsidR="00B43BAF">
        <w:rPr>
          <w:rFonts w:hint="eastAsia"/>
        </w:rPr>
        <w:t>（也可参考液晶尺寸</w:t>
      </w:r>
      <w:r w:rsidR="008420A1">
        <w:rPr>
          <w:rFonts w:hint="eastAsia"/>
        </w:rPr>
        <w:t>，比例协调</w:t>
      </w:r>
      <w:r w:rsidR="00B43BAF">
        <w:rPr>
          <w:rFonts w:hint="eastAsia"/>
        </w:rPr>
        <w:t>）</w:t>
      </w:r>
    </w:p>
    <w:p w14:paraId="79522876" w14:textId="798A270F" w:rsidR="00676881" w:rsidRDefault="00320CFF" w:rsidP="00DC02AE">
      <w:pPr>
        <w:spacing w:after="0" w:line="240" w:lineRule="auto"/>
      </w:pPr>
      <w:r>
        <w:rPr>
          <w:rFonts w:hint="eastAsia"/>
        </w:rPr>
        <w:t>参考下图</w:t>
      </w:r>
    </w:p>
    <w:p w14:paraId="6F06A17E" w14:textId="3FB74594" w:rsidR="00320CFF" w:rsidRDefault="00320CFF" w:rsidP="00DC02AE">
      <w:pPr>
        <w:spacing w:after="0" w:line="240" w:lineRule="auto"/>
      </w:pPr>
      <w:r>
        <w:rPr>
          <w:noProof/>
        </w:rPr>
        <w:drawing>
          <wp:inline distT="0" distB="0" distL="0" distR="0" wp14:anchorId="74F5241A" wp14:editId="64CABCBE">
            <wp:extent cx="5943600" cy="4536440"/>
            <wp:effectExtent l="0" t="0" r="0" b="0"/>
            <wp:docPr id="16326596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5964" name="图片 1" descr="图示&#10;&#10;AI 生成的内容可能不正确。"/>
                    <pic:cNvPicPr/>
                  </pic:nvPicPr>
                  <pic:blipFill>
                    <a:blip r:embed="rId16"/>
                    <a:stretch>
                      <a:fillRect/>
                    </a:stretch>
                  </pic:blipFill>
                  <pic:spPr>
                    <a:xfrm>
                      <a:off x="0" y="0"/>
                      <a:ext cx="5943600" cy="4536440"/>
                    </a:xfrm>
                    <a:prstGeom prst="rect">
                      <a:avLst/>
                    </a:prstGeom>
                  </pic:spPr>
                </pic:pic>
              </a:graphicData>
            </a:graphic>
          </wp:inline>
        </w:drawing>
      </w:r>
    </w:p>
    <w:p w14:paraId="2923F0E8" w14:textId="77777777" w:rsidR="008420A1" w:rsidRDefault="008420A1" w:rsidP="00DC02AE">
      <w:pPr>
        <w:spacing w:after="0" w:line="240" w:lineRule="auto"/>
      </w:pPr>
    </w:p>
    <w:p w14:paraId="0314BB67" w14:textId="229C1E89" w:rsidR="008420A1" w:rsidRDefault="004839D4" w:rsidP="00DC02AE">
      <w:pPr>
        <w:spacing w:after="0" w:line="240" w:lineRule="auto"/>
      </w:pPr>
      <w:r>
        <w:rPr>
          <w:rFonts w:hint="eastAsia"/>
        </w:rPr>
        <w:t>典型</w:t>
      </w:r>
      <w:r w:rsidR="00F94A74">
        <w:rPr>
          <w:rFonts w:hint="eastAsia"/>
        </w:rPr>
        <w:t>整个应用场景：</w:t>
      </w:r>
    </w:p>
    <w:p w14:paraId="5565D9AD" w14:textId="06CF1261" w:rsidR="00F94A74" w:rsidRDefault="00F94A74" w:rsidP="00DC02AE">
      <w:pPr>
        <w:spacing w:after="0" w:line="240" w:lineRule="auto"/>
      </w:pPr>
      <w:r>
        <w:rPr>
          <w:rFonts w:hint="eastAsia"/>
        </w:rPr>
        <w:t>表体以</w:t>
      </w:r>
      <w:r w:rsidR="004839D4">
        <w:rPr>
          <w:rFonts w:hint="eastAsia"/>
        </w:rPr>
        <w:t>导轨方式安装于</w:t>
      </w:r>
      <w:r w:rsidR="00553EA5">
        <w:rPr>
          <w:rFonts w:hint="eastAsia"/>
        </w:rPr>
        <w:t>金属箱体内，通过电缆连接面板。面板安装在箱体</w:t>
      </w:r>
      <w:r w:rsidR="004450EF">
        <w:rPr>
          <w:rFonts w:hint="eastAsia"/>
        </w:rPr>
        <w:t>前面，采用面板式安装。</w:t>
      </w:r>
    </w:p>
    <w:p w14:paraId="17B6D9B9" w14:textId="77777777" w:rsidR="00FF5325" w:rsidRDefault="00FF5325" w:rsidP="00DC02AE">
      <w:pPr>
        <w:spacing w:after="0" w:line="240" w:lineRule="auto"/>
      </w:pPr>
    </w:p>
    <w:p w14:paraId="50A04B52" w14:textId="7DC65F7F" w:rsidR="00FF5325" w:rsidRDefault="00FF5325" w:rsidP="00DC02AE">
      <w:pPr>
        <w:spacing w:after="0" w:line="240" w:lineRule="auto"/>
      </w:pPr>
      <w:r>
        <w:rPr>
          <w:rFonts w:hint="eastAsia"/>
        </w:rPr>
        <w:t>整个产品</w:t>
      </w:r>
      <w:r w:rsidR="00E9031A">
        <w:rPr>
          <w:rFonts w:hint="eastAsia"/>
        </w:rPr>
        <w:t>模具</w:t>
      </w:r>
      <w:r>
        <w:rPr>
          <w:rFonts w:hint="eastAsia"/>
        </w:rPr>
        <w:t>采用</w:t>
      </w:r>
      <w:r w:rsidR="00E9031A">
        <w:rPr>
          <w:rFonts w:hint="eastAsia"/>
        </w:rPr>
        <w:t>新设计模具。</w:t>
      </w:r>
    </w:p>
    <w:p w14:paraId="45927A13" w14:textId="77777777" w:rsidR="00427049" w:rsidRDefault="00427049" w:rsidP="00DC02AE">
      <w:pPr>
        <w:spacing w:after="0" w:line="240" w:lineRule="auto"/>
      </w:pPr>
    </w:p>
    <w:p w14:paraId="08918BB2" w14:textId="2AC31E71" w:rsidR="00427049" w:rsidRDefault="00427049" w:rsidP="00DC02AE">
      <w:pPr>
        <w:spacing w:after="0" w:line="240" w:lineRule="auto"/>
      </w:pPr>
      <w:r>
        <w:rPr>
          <w:rFonts w:hint="eastAsia"/>
        </w:rPr>
        <w:lastRenderedPageBreak/>
        <w:t>标签设计</w:t>
      </w:r>
      <w:r w:rsidR="00C62692">
        <w:rPr>
          <w:rFonts w:hint="eastAsia"/>
        </w:rPr>
        <w:t>符合认证机构</w:t>
      </w:r>
      <w:r w:rsidR="00197768">
        <w:rPr>
          <w:rFonts w:hint="eastAsia"/>
        </w:rPr>
        <w:t>要求，根据模具可设计在正面或者侧面。</w:t>
      </w:r>
    </w:p>
    <w:p w14:paraId="4CE59037" w14:textId="77777777" w:rsidR="008420A1" w:rsidRPr="00824830" w:rsidRDefault="008420A1" w:rsidP="00DC02AE">
      <w:pPr>
        <w:spacing w:after="0" w:line="240" w:lineRule="auto"/>
      </w:pPr>
    </w:p>
    <w:p w14:paraId="085F4147" w14:textId="5FE73F63" w:rsidR="0003613F" w:rsidRDefault="00676881" w:rsidP="0003613F">
      <w:pPr>
        <w:pStyle w:val="2"/>
      </w:pPr>
      <w:bookmarkStart w:id="220" w:name="_Toc212470219"/>
      <w:r>
        <w:rPr>
          <w:rFonts w:hint="eastAsia"/>
        </w:rPr>
        <w:t>6</w:t>
      </w:r>
      <w:r>
        <w:t>.2 </w:t>
      </w:r>
      <w:bookmarkEnd w:id="218"/>
      <w:bookmarkEnd w:id="219"/>
      <w:r>
        <w:rPr>
          <w:rFonts w:ascii="SimSun" w:eastAsia="SimSun" w:hAnsi="SimSun" w:cs="SimSun" w:hint="eastAsia"/>
        </w:rPr>
        <w:t>机械要求</w:t>
      </w:r>
      <w:bookmarkEnd w:id="220"/>
    </w:p>
    <w:p w14:paraId="49580341" w14:textId="1632F6A8" w:rsidR="0003613F" w:rsidRDefault="002D0985" w:rsidP="0003613F">
      <w:pPr>
        <w:pStyle w:val="3"/>
      </w:pPr>
      <w:bookmarkStart w:id="221" w:name="_Toc119438492"/>
      <w:bookmarkStart w:id="222" w:name="_Toc212470220"/>
      <w:r>
        <w:rPr>
          <w:rFonts w:hint="eastAsia"/>
        </w:rPr>
        <w:t>6</w:t>
      </w:r>
      <w:r w:rsidR="0003613F">
        <w:t xml:space="preserve">.2.1 </w:t>
      </w:r>
      <w:bookmarkEnd w:id="221"/>
      <w:r w:rsidR="00C3602F">
        <w:rPr>
          <w:rFonts w:ascii="SimSun" w:eastAsia="SimSun" w:hAnsi="SimSun" w:cs="SimSun" w:hint="eastAsia"/>
        </w:rPr>
        <w:t>振动</w:t>
      </w:r>
      <w:bookmarkEnd w:id="222"/>
    </w:p>
    <w:p w14:paraId="26A24950" w14:textId="77777777" w:rsidR="00DF7D70" w:rsidRDefault="00DF7D70" w:rsidP="00DF7D70">
      <w:bookmarkStart w:id="223" w:name="_Hlk119408900"/>
      <w:r>
        <w:rPr>
          <w:rFonts w:hint="eastAsia"/>
        </w:rPr>
        <w:t>IEC 62052-11:2020</w:t>
      </w:r>
      <w:r>
        <w:rPr>
          <w:rFonts w:hint="eastAsia"/>
        </w:rPr>
        <w:t>第</w:t>
      </w:r>
      <w:r>
        <w:rPr>
          <w:rFonts w:hint="eastAsia"/>
        </w:rPr>
        <w:t>5.2.2</w:t>
      </w:r>
      <w:r>
        <w:rPr>
          <w:rFonts w:hint="eastAsia"/>
        </w:rPr>
        <w:t>节振动测试</w:t>
      </w:r>
    </w:p>
    <w:p w14:paraId="3AE33C22" w14:textId="77777777" w:rsidR="00DF7D70" w:rsidRDefault="00DF7D70" w:rsidP="00DF7D70">
      <w:r>
        <w:rPr>
          <w:rFonts w:hint="eastAsia"/>
        </w:rPr>
        <w:t>测试应根据</w:t>
      </w:r>
      <w:r>
        <w:rPr>
          <w:rFonts w:hint="eastAsia"/>
        </w:rPr>
        <w:t>IEC 60068-2-6:2007</w:t>
      </w:r>
      <w:r>
        <w:rPr>
          <w:rFonts w:hint="eastAsia"/>
        </w:rPr>
        <w:t>进行，条件如下：</w:t>
      </w:r>
    </w:p>
    <w:p w14:paraId="3A86B56D" w14:textId="77777777" w:rsidR="00DF7D70" w:rsidRDefault="00DF7D70" w:rsidP="00DF7D70">
      <w:r>
        <w:rPr>
          <w:rFonts w:hint="eastAsia"/>
        </w:rPr>
        <w:t xml:space="preserve">a) </w:t>
      </w:r>
      <w:r>
        <w:rPr>
          <w:rFonts w:hint="eastAsia"/>
        </w:rPr>
        <w:t>电表在非工作状态，不带包装；</w:t>
      </w:r>
    </w:p>
    <w:p w14:paraId="5CEADE9A" w14:textId="77777777" w:rsidR="00DF7D70" w:rsidRDefault="00DF7D70" w:rsidP="00DF7D70">
      <w:r>
        <w:rPr>
          <w:rFonts w:hint="eastAsia"/>
        </w:rPr>
        <w:t xml:space="preserve">b) </w:t>
      </w:r>
      <w:r>
        <w:rPr>
          <w:rFonts w:hint="eastAsia"/>
        </w:rPr>
        <w:t>频率范围：</w:t>
      </w:r>
      <w:r>
        <w:rPr>
          <w:rFonts w:hint="eastAsia"/>
        </w:rPr>
        <w:t>10 Hz</w:t>
      </w:r>
      <w:r>
        <w:rPr>
          <w:rFonts w:hint="eastAsia"/>
        </w:rPr>
        <w:t>至</w:t>
      </w:r>
      <w:r>
        <w:rPr>
          <w:rFonts w:hint="eastAsia"/>
        </w:rPr>
        <w:t>150 Hz</w:t>
      </w:r>
      <w:r>
        <w:rPr>
          <w:rFonts w:hint="eastAsia"/>
        </w:rPr>
        <w:t>；</w:t>
      </w:r>
    </w:p>
    <w:p w14:paraId="396AA924" w14:textId="77777777" w:rsidR="00DF7D70" w:rsidRDefault="00DF7D70" w:rsidP="00DF7D70">
      <w:r>
        <w:rPr>
          <w:rFonts w:hint="eastAsia"/>
        </w:rPr>
        <w:t xml:space="preserve">c) </w:t>
      </w:r>
      <w:r>
        <w:rPr>
          <w:rFonts w:hint="eastAsia"/>
        </w:rPr>
        <w:t>过渡频率：</w:t>
      </w:r>
      <w:r>
        <w:rPr>
          <w:rFonts w:hint="eastAsia"/>
        </w:rPr>
        <w:t>60 Hz</w:t>
      </w:r>
      <w:r>
        <w:rPr>
          <w:rFonts w:hint="eastAsia"/>
        </w:rPr>
        <w:t>；</w:t>
      </w:r>
    </w:p>
    <w:p w14:paraId="4BE792D5" w14:textId="77777777" w:rsidR="00DF7D70" w:rsidRDefault="00DF7D70" w:rsidP="00DF7D70">
      <w:r>
        <w:rPr>
          <w:rFonts w:hint="eastAsia"/>
        </w:rPr>
        <w:t>d) f &lt; 60 Hz</w:t>
      </w:r>
      <w:r>
        <w:rPr>
          <w:rFonts w:hint="eastAsia"/>
        </w:rPr>
        <w:t>，运动的恒定幅度</w:t>
      </w:r>
      <w:r>
        <w:rPr>
          <w:rFonts w:hint="eastAsia"/>
        </w:rPr>
        <w:t>0.075</w:t>
      </w:r>
      <w:r>
        <w:rPr>
          <w:rFonts w:hint="eastAsia"/>
        </w:rPr>
        <w:t>毫米；</w:t>
      </w:r>
    </w:p>
    <w:p w14:paraId="0DF8DD88" w14:textId="77777777" w:rsidR="00DF7D70" w:rsidRDefault="00DF7D70" w:rsidP="00DF7D70">
      <w:r>
        <w:rPr>
          <w:rFonts w:hint="eastAsia"/>
        </w:rPr>
        <w:t>e) f &gt; 60 Hz</w:t>
      </w:r>
      <w:r>
        <w:rPr>
          <w:rFonts w:hint="eastAsia"/>
        </w:rPr>
        <w:t>，恒定加速度</w:t>
      </w:r>
      <w:r>
        <w:rPr>
          <w:rFonts w:hint="eastAsia"/>
        </w:rPr>
        <w:t>9.8 m/s</w:t>
      </w:r>
      <w:r>
        <w:rPr>
          <w:rFonts w:hint="eastAsia"/>
        </w:rPr>
        <w:t>²（</w:t>
      </w:r>
      <w:r>
        <w:rPr>
          <w:rFonts w:hint="eastAsia"/>
        </w:rPr>
        <w:t>1 g</w:t>
      </w:r>
      <w:r>
        <w:rPr>
          <w:rFonts w:hint="eastAsia"/>
        </w:rPr>
        <w:t>）；</w:t>
      </w:r>
    </w:p>
    <w:p w14:paraId="1F577051" w14:textId="77777777" w:rsidR="00DF7D70" w:rsidRDefault="00DF7D70" w:rsidP="00DF7D70">
      <w:r>
        <w:rPr>
          <w:rFonts w:hint="eastAsia"/>
        </w:rPr>
        <w:t xml:space="preserve">f) </w:t>
      </w:r>
      <w:r>
        <w:rPr>
          <w:rFonts w:hint="eastAsia"/>
        </w:rPr>
        <w:t>单点控制；</w:t>
      </w:r>
    </w:p>
    <w:p w14:paraId="787C98F5" w14:textId="77777777" w:rsidR="00DF7D70" w:rsidRDefault="00DF7D70" w:rsidP="00DF7D70">
      <w:r>
        <w:rPr>
          <w:rFonts w:hint="eastAsia"/>
        </w:rPr>
        <w:t xml:space="preserve">g) </w:t>
      </w:r>
      <w:r>
        <w:rPr>
          <w:rFonts w:hint="eastAsia"/>
        </w:rPr>
        <w:t>每轴扫描周期数：</w:t>
      </w:r>
      <w:r>
        <w:rPr>
          <w:rFonts w:hint="eastAsia"/>
        </w:rPr>
        <w:t>10</w:t>
      </w:r>
      <w:r>
        <w:rPr>
          <w:rFonts w:hint="eastAsia"/>
        </w:rPr>
        <w:t>。</w:t>
      </w:r>
    </w:p>
    <w:p w14:paraId="393E3D80" w14:textId="5F04DE6C" w:rsidR="00DF7D70" w:rsidRPr="00DF7D70" w:rsidRDefault="00DF7D70" w:rsidP="00DF7D70">
      <w:r>
        <w:rPr>
          <w:rFonts w:hint="eastAsia"/>
        </w:rPr>
        <w:t>测试后，电表应无损坏或信息变更，并应按照相关标准的要求正确运行。</w:t>
      </w:r>
    </w:p>
    <w:p w14:paraId="6D41BC57" w14:textId="3125377C" w:rsidR="0003613F" w:rsidRDefault="002D0985" w:rsidP="0003613F">
      <w:pPr>
        <w:pStyle w:val="3"/>
      </w:pPr>
      <w:bookmarkStart w:id="224" w:name="_Toc119438493"/>
      <w:bookmarkStart w:id="225" w:name="_Toc212470221"/>
      <w:bookmarkEnd w:id="223"/>
      <w:r>
        <w:rPr>
          <w:rFonts w:hint="eastAsia"/>
        </w:rPr>
        <w:t>6</w:t>
      </w:r>
      <w:r w:rsidR="0003613F">
        <w:t xml:space="preserve">.2.2 </w:t>
      </w:r>
      <w:bookmarkEnd w:id="224"/>
      <w:r w:rsidR="0022640F">
        <w:rPr>
          <w:rFonts w:ascii="SimSun" w:eastAsia="SimSun" w:hAnsi="SimSun" w:cs="SimSun" w:hint="eastAsia"/>
        </w:rPr>
        <w:t>冲击</w:t>
      </w:r>
      <w:bookmarkEnd w:id="225"/>
    </w:p>
    <w:p w14:paraId="448DDFE6" w14:textId="77777777" w:rsidR="00102E9C" w:rsidRDefault="00102E9C" w:rsidP="00102E9C">
      <w:r>
        <w:rPr>
          <w:rFonts w:hint="eastAsia"/>
        </w:rPr>
        <w:t>IEC 62052-11:2020</w:t>
      </w:r>
      <w:r>
        <w:rPr>
          <w:rFonts w:hint="eastAsia"/>
        </w:rPr>
        <w:t>第</w:t>
      </w:r>
      <w:r>
        <w:rPr>
          <w:rFonts w:hint="eastAsia"/>
        </w:rPr>
        <w:t>5.2.1</w:t>
      </w:r>
      <w:r>
        <w:rPr>
          <w:rFonts w:hint="eastAsia"/>
        </w:rPr>
        <w:t>节冲击测试</w:t>
      </w:r>
    </w:p>
    <w:p w14:paraId="11D34EED" w14:textId="092CF699" w:rsidR="00102E9C" w:rsidRDefault="00102E9C" w:rsidP="00102E9C">
      <w:r>
        <w:rPr>
          <w:rFonts w:hint="eastAsia"/>
        </w:rPr>
        <w:t>测试应根据</w:t>
      </w:r>
      <w:r>
        <w:rPr>
          <w:rFonts w:hint="eastAsia"/>
        </w:rPr>
        <w:t>IEC 60068-2-</w:t>
      </w:r>
      <w:r w:rsidR="00FD7630">
        <w:rPr>
          <w:rFonts w:hint="eastAsia"/>
        </w:rPr>
        <w:t>32</w:t>
      </w:r>
      <w:r>
        <w:rPr>
          <w:rFonts w:hint="eastAsia"/>
        </w:rPr>
        <w:t>:2008</w:t>
      </w:r>
      <w:r>
        <w:rPr>
          <w:rFonts w:hint="eastAsia"/>
        </w:rPr>
        <w:t>进行，条件如下：</w:t>
      </w:r>
    </w:p>
    <w:p w14:paraId="7287A1CD" w14:textId="77777777" w:rsidR="00102E9C" w:rsidRDefault="00102E9C" w:rsidP="00102E9C">
      <w:r>
        <w:rPr>
          <w:rFonts w:hint="eastAsia"/>
        </w:rPr>
        <w:t xml:space="preserve">a) </w:t>
      </w:r>
      <w:r>
        <w:rPr>
          <w:rFonts w:hint="eastAsia"/>
        </w:rPr>
        <w:t>电表在非工作状态，不带包装；</w:t>
      </w:r>
    </w:p>
    <w:p w14:paraId="58572F28" w14:textId="77777777" w:rsidR="00102E9C" w:rsidRDefault="00102E9C" w:rsidP="00102E9C">
      <w:r>
        <w:rPr>
          <w:rFonts w:hint="eastAsia"/>
        </w:rPr>
        <w:t xml:space="preserve">b) </w:t>
      </w:r>
      <w:r>
        <w:rPr>
          <w:rFonts w:hint="eastAsia"/>
        </w:rPr>
        <w:t>半正弦脉冲；</w:t>
      </w:r>
    </w:p>
    <w:p w14:paraId="23B8EAC6" w14:textId="77777777" w:rsidR="00102E9C" w:rsidRDefault="00102E9C" w:rsidP="00102E9C">
      <w:r>
        <w:rPr>
          <w:rFonts w:hint="eastAsia"/>
        </w:rPr>
        <w:t xml:space="preserve">c) </w:t>
      </w:r>
      <w:r>
        <w:rPr>
          <w:rFonts w:hint="eastAsia"/>
        </w:rPr>
        <w:t>峰值加速度：</w:t>
      </w:r>
      <w:r>
        <w:rPr>
          <w:rFonts w:hint="eastAsia"/>
        </w:rPr>
        <w:t>30 gn</w:t>
      </w:r>
      <w:r>
        <w:rPr>
          <w:rFonts w:hint="eastAsia"/>
        </w:rPr>
        <w:t>（</w:t>
      </w:r>
      <w:r>
        <w:rPr>
          <w:rFonts w:hint="eastAsia"/>
        </w:rPr>
        <w:t>300 m/s</w:t>
      </w:r>
      <w:r>
        <w:rPr>
          <w:rFonts w:hint="eastAsia"/>
        </w:rPr>
        <w:t>²）；</w:t>
      </w:r>
    </w:p>
    <w:p w14:paraId="08136E39" w14:textId="77777777" w:rsidR="00102E9C" w:rsidRDefault="00102E9C" w:rsidP="00102E9C">
      <w:r>
        <w:rPr>
          <w:rFonts w:hint="eastAsia"/>
        </w:rPr>
        <w:t xml:space="preserve">d) </w:t>
      </w:r>
      <w:r>
        <w:rPr>
          <w:rFonts w:hint="eastAsia"/>
        </w:rPr>
        <w:t>脉冲持续时间：</w:t>
      </w:r>
      <w:r>
        <w:rPr>
          <w:rFonts w:hint="eastAsia"/>
        </w:rPr>
        <w:t>18</w:t>
      </w:r>
      <w:r>
        <w:rPr>
          <w:rFonts w:hint="eastAsia"/>
        </w:rPr>
        <w:t>毫秒。</w:t>
      </w:r>
    </w:p>
    <w:p w14:paraId="557A2430" w14:textId="6C782E56" w:rsidR="0003613F" w:rsidRPr="00852DED" w:rsidRDefault="00102E9C" w:rsidP="00102E9C">
      <w:r>
        <w:rPr>
          <w:rFonts w:hint="eastAsia"/>
        </w:rPr>
        <w:t>测试后，电表应无损坏或信息变更，并应按照相关标准的要求正确运行。</w:t>
      </w:r>
    </w:p>
    <w:p w14:paraId="49CB384D" w14:textId="343D6F20" w:rsidR="0003613F" w:rsidRDefault="002D0985" w:rsidP="0003613F">
      <w:pPr>
        <w:pStyle w:val="2"/>
      </w:pPr>
      <w:bookmarkStart w:id="226" w:name="_Toc83830675"/>
      <w:bookmarkStart w:id="227" w:name="_Toc119438495"/>
      <w:bookmarkStart w:id="228" w:name="_Toc212470222"/>
      <w:r>
        <w:rPr>
          <w:rFonts w:hint="eastAsia"/>
        </w:rPr>
        <w:t>6</w:t>
      </w:r>
      <w:r w:rsidR="0003613F">
        <w:t xml:space="preserve">.3 </w:t>
      </w:r>
      <w:bookmarkEnd w:id="226"/>
      <w:bookmarkEnd w:id="227"/>
      <w:r w:rsidR="00437ADE">
        <w:rPr>
          <w:rFonts w:eastAsia="SimSun" w:hint="eastAsia"/>
        </w:rPr>
        <w:t>防护等级要求</w:t>
      </w:r>
      <w:bookmarkEnd w:id="228"/>
    </w:p>
    <w:p w14:paraId="54644767" w14:textId="77777777" w:rsidR="00040BEE" w:rsidRDefault="00040BEE" w:rsidP="00040BEE">
      <w:r>
        <w:t>IP30</w:t>
      </w:r>
    </w:p>
    <w:p w14:paraId="0A5DC493" w14:textId="1CFD0E6C" w:rsidR="00040BEE" w:rsidRDefault="00040BEE" w:rsidP="00040BEE">
      <w:r>
        <w:rPr>
          <w:rFonts w:hint="eastAsia"/>
        </w:rPr>
        <w:lastRenderedPageBreak/>
        <w:t>AcuDC-</w:t>
      </w:r>
      <w:r w:rsidR="00FD7630">
        <w:rPr>
          <w:rFonts w:hint="eastAsia"/>
        </w:rPr>
        <w:t>32</w:t>
      </w:r>
      <w:r>
        <w:rPr>
          <w:rFonts w:hint="eastAsia"/>
        </w:rPr>
        <w:t>0</w:t>
      </w:r>
      <w:r>
        <w:rPr>
          <w:rFonts w:hint="eastAsia"/>
        </w:rPr>
        <w:t>应安装在具有</w:t>
      </w:r>
      <w:r>
        <w:rPr>
          <w:rFonts w:hint="eastAsia"/>
        </w:rPr>
        <w:t>IP51</w:t>
      </w:r>
      <w:r>
        <w:rPr>
          <w:rFonts w:hint="eastAsia"/>
        </w:rPr>
        <w:t>防护等级的外壳内用于室内使用，以及</w:t>
      </w:r>
      <w:r>
        <w:rPr>
          <w:rFonts w:hint="eastAsia"/>
        </w:rPr>
        <w:t>IP54</w:t>
      </w:r>
      <w:r>
        <w:rPr>
          <w:rFonts w:hint="eastAsia"/>
        </w:rPr>
        <w:t>用于室外使用</w:t>
      </w:r>
    </w:p>
    <w:p w14:paraId="79E82BEA" w14:textId="77777777" w:rsidR="00C805AA" w:rsidRDefault="00C805AA" w:rsidP="00C805AA">
      <w:pPr>
        <w:pStyle w:val="a7"/>
        <w:jc w:val="left"/>
      </w:pPr>
      <w:r>
        <w:rPr>
          <w:rFonts w:hint="eastAsia"/>
        </w:rPr>
        <w:t>参考文献</w:t>
      </w:r>
    </w:p>
    <w:p w14:paraId="5AE9A45F" w14:textId="465885DC" w:rsidR="00C805AA" w:rsidRDefault="00C805AA" w:rsidP="00C805AA">
      <w:pPr>
        <w:pStyle w:val="a7"/>
        <w:jc w:val="left"/>
      </w:pPr>
      <w:r>
        <w:t>VDE-AR-E 2418-3-100</w:t>
      </w:r>
      <w:r>
        <w:rPr>
          <w:rFonts w:hint="eastAsia"/>
        </w:rPr>
        <w:t>，</w:t>
      </w:r>
      <w:r>
        <w:t>A.3.9</w:t>
      </w:r>
      <w:r>
        <w:rPr>
          <w:rFonts w:hint="eastAsia"/>
        </w:rPr>
        <w:t>节：</w:t>
      </w:r>
    </w:p>
    <w:p w14:paraId="5053C4BA" w14:textId="77777777" w:rsidR="00C805AA" w:rsidRDefault="00C805AA" w:rsidP="00C805AA">
      <w:pPr>
        <w:pStyle w:val="a7"/>
        <w:jc w:val="left"/>
      </w:pPr>
      <w:r>
        <w:rPr>
          <w:rFonts w:hint="eastAsia"/>
        </w:rPr>
        <w:t>室内电表</w:t>
      </w:r>
      <w:r>
        <w:rPr>
          <w:rFonts w:hint="eastAsia"/>
        </w:rPr>
        <w:t>IP51</w:t>
      </w:r>
    </w:p>
    <w:p w14:paraId="38AEE2D8" w14:textId="77777777" w:rsidR="00C805AA" w:rsidRDefault="00C805AA" w:rsidP="00C805AA">
      <w:pPr>
        <w:pStyle w:val="a7"/>
        <w:jc w:val="left"/>
      </w:pPr>
      <w:r>
        <w:rPr>
          <w:rFonts w:hint="eastAsia"/>
        </w:rPr>
        <w:t>室外电表：</w:t>
      </w:r>
      <w:r>
        <w:rPr>
          <w:rFonts w:hint="eastAsia"/>
        </w:rPr>
        <w:t>IP54</w:t>
      </w:r>
    </w:p>
    <w:p w14:paraId="6A09EF44" w14:textId="2841590E" w:rsidR="00C805AA" w:rsidRPr="008552AD" w:rsidRDefault="00C805AA" w:rsidP="00C805AA">
      <w:pPr>
        <w:pStyle w:val="a7"/>
        <w:jc w:val="left"/>
      </w:pPr>
      <w:r>
        <w:rPr>
          <w:rFonts w:hint="eastAsia"/>
        </w:rPr>
        <w:t>对于面板安装的电表，如果面板提供</w:t>
      </w:r>
      <w:r>
        <w:rPr>
          <w:rFonts w:hint="eastAsia"/>
        </w:rPr>
        <w:t>IP</w:t>
      </w:r>
      <w:r>
        <w:rPr>
          <w:rFonts w:hint="eastAsia"/>
        </w:rPr>
        <w:t>保护，则</w:t>
      </w:r>
      <w:r>
        <w:rPr>
          <w:rFonts w:hint="eastAsia"/>
        </w:rPr>
        <w:t>IP</w:t>
      </w:r>
      <w:r>
        <w:rPr>
          <w:rFonts w:hint="eastAsia"/>
        </w:rPr>
        <w:t>等级适用于电表前部（面板外部）暴露的部分。面板后面的电表部分可能具有较低的</w:t>
      </w:r>
      <w:r>
        <w:rPr>
          <w:rFonts w:hint="eastAsia"/>
        </w:rPr>
        <w:t>IP</w:t>
      </w:r>
      <w:r>
        <w:rPr>
          <w:rFonts w:hint="eastAsia"/>
        </w:rPr>
        <w:t>等级，例如</w:t>
      </w:r>
      <w:r>
        <w:rPr>
          <w:rFonts w:hint="eastAsia"/>
        </w:rPr>
        <w:t>IP30</w:t>
      </w:r>
    </w:p>
    <w:p w14:paraId="7B10288C" w14:textId="4031B386" w:rsidR="0003613F" w:rsidRDefault="002D0985" w:rsidP="0003613F">
      <w:pPr>
        <w:pStyle w:val="2"/>
      </w:pPr>
      <w:bookmarkStart w:id="229" w:name="_Toc83830676"/>
      <w:bookmarkStart w:id="230" w:name="_Toc119438496"/>
      <w:bookmarkStart w:id="231" w:name="_Toc212470223"/>
      <w:r>
        <w:rPr>
          <w:rFonts w:hint="eastAsia"/>
        </w:rPr>
        <w:t>6</w:t>
      </w:r>
      <w:r w:rsidR="0003613F">
        <w:t xml:space="preserve">.4 </w:t>
      </w:r>
      <w:bookmarkEnd w:id="229"/>
      <w:bookmarkEnd w:id="230"/>
      <w:r w:rsidR="000E4FE2">
        <w:rPr>
          <w:rFonts w:ascii="SimSun" w:eastAsia="SimSun" w:hAnsi="SimSun" w:cs="SimSun" w:hint="eastAsia"/>
        </w:rPr>
        <w:t>外壳标记</w:t>
      </w:r>
      <w:bookmarkEnd w:id="231"/>
    </w:p>
    <w:p w14:paraId="23ADA165" w14:textId="7BEB9FC4" w:rsidR="0003613F" w:rsidRDefault="002D0985" w:rsidP="0003613F">
      <w:pPr>
        <w:pStyle w:val="3"/>
      </w:pPr>
      <w:bookmarkStart w:id="232" w:name="_Toc83830677"/>
      <w:bookmarkStart w:id="233" w:name="_Toc119438497"/>
      <w:bookmarkStart w:id="234" w:name="_Toc212470224"/>
      <w:r>
        <w:rPr>
          <w:rFonts w:hint="eastAsia"/>
        </w:rPr>
        <w:t>6</w:t>
      </w:r>
      <w:r w:rsidR="0003613F">
        <w:t xml:space="preserve">.4.1 </w:t>
      </w:r>
      <w:r w:rsidR="001D1027" w:rsidRPr="001D1027">
        <w:t>丝印内容</w:t>
      </w:r>
      <w:bookmarkEnd w:id="232"/>
      <w:bookmarkEnd w:id="233"/>
      <w:bookmarkEnd w:id="234"/>
    </w:p>
    <w:p w14:paraId="2CCD0C99" w14:textId="5616BA46" w:rsidR="001D1027" w:rsidRPr="001D1027" w:rsidRDefault="001D1027" w:rsidP="00B70C1F">
      <w:r w:rsidRPr="001D1027">
        <w:t>面板或外壳上的永久丝印标识说明。</w:t>
      </w:r>
    </w:p>
    <w:p w14:paraId="12083707" w14:textId="77777777" w:rsidR="002D0985" w:rsidRDefault="002D0985" w:rsidP="002D0985">
      <w:pPr>
        <w:pStyle w:val="3"/>
      </w:pPr>
      <w:bookmarkStart w:id="235" w:name="_Toc83830678"/>
      <w:bookmarkStart w:id="236" w:name="_Toc119438498"/>
      <w:bookmarkStart w:id="237" w:name="_Toc212470225"/>
      <w:bookmarkStart w:id="238" w:name="_Toc83830679"/>
      <w:bookmarkStart w:id="239" w:name="_Toc119438499"/>
      <w:r>
        <w:rPr>
          <w:rFonts w:hint="eastAsia"/>
        </w:rPr>
        <w:t>6</w:t>
      </w:r>
      <w:r>
        <w:t xml:space="preserve">.4.2 </w:t>
      </w:r>
      <w:r w:rsidRPr="009B002D">
        <w:t>标签内容</w:t>
      </w:r>
      <w:bookmarkEnd w:id="235"/>
      <w:bookmarkEnd w:id="236"/>
      <w:bookmarkEnd w:id="237"/>
    </w:p>
    <w:p w14:paraId="6033D265" w14:textId="77777777" w:rsidR="002D0985" w:rsidRPr="009B002D" w:rsidRDefault="002D0985" w:rsidP="002D0985">
      <w:r w:rsidRPr="009B002D">
        <w:t>产品标签包含型号、序列号、条码、认证标志等。</w:t>
      </w:r>
    </w:p>
    <w:p w14:paraId="3F1B5824" w14:textId="77777777" w:rsidR="002D0985" w:rsidRPr="009B002D" w:rsidRDefault="002D0985" w:rsidP="002D0985"/>
    <w:p w14:paraId="171122B0" w14:textId="77777777" w:rsidR="002D0985" w:rsidRPr="00D56FE0" w:rsidRDefault="002D0985" w:rsidP="002D0985">
      <w:pPr>
        <w:numPr>
          <w:ilvl w:val="0"/>
          <w:numId w:val="2"/>
        </w:numPr>
        <w:spacing w:before="100" w:beforeAutospacing="1" w:after="100" w:afterAutospacing="1" w:line="240" w:lineRule="auto"/>
        <w:rPr>
          <w:rFonts w:eastAsia="Times New Roman"/>
          <w:strike/>
          <w:lang w:val="en-CA"/>
        </w:rPr>
      </w:pPr>
      <w:r w:rsidRPr="00D56FE0">
        <w:rPr>
          <w:lang w:val="en-CA"/>
        </w:rPr>
        <w:br w:type="page"/>
      </w:r>
    </w:p>
    <w:p w14:paraId="438FF97B" w14:textId="69F57BE7" w:rsidR="0003613F" w:rsidRDefault="002D0985" w:rsidP="0003613F">
      <w:pPr>
        <w:pStyle w:val="1"/>
      </w:pPr>
      <w:bookmarkStart w:id="240" w:name="_Toc212470226"/>
      <w:r>
        <w:rPr>
          <w:rFonts w:hint="eastAsia"/>
        </w:rPr>
        <w:lastRenderedPageBreak/>
        <w:t>7</w:t>
      </w:r>
      <w:r w:rsidR="0003613F">
        <w:t xml:space="preserve"> </w:t>
      </w:r>
      <w:bookmarkEnd w:id="238"/>
      <w:bookmarkEnd w:id="239"/>
      <w:r w:rsidR="004C34D0">
        <w:rPr>
          <w:rFonts w:ascii="SimSun" w:eastAsia="SimSun" w:hAnsi="SimSun" w:cs="SimSun" w:hint="eastAsia"/>
        </w:rPr>
        <w:t>电气规格</w:t>
      </w:r>
      <w:bookmarkEnd w:id="240"/>
    </w:p>
    <w:p w14:paraId="295CEF4D" w14:textId="1D113A51" w:rsidR="003D1D54" w:rsidRDefault="00CA12DC" w:rsidP="00CA12DC">
      <w:pPr>
        <w:pStyle w:val="2"/>
      </w:pPr>
      <w:bookmarkStart w:id="241" w:name="_Toc212470227"/>
      <w:r>
        <w:rPr>
          <w:rFonts w:hint="eastAsia"/>
        </w:rPr>
        <w:t>7</w:t>
      </w:r>
      <w:r w:rsidR="003D1D54">
        <w:rPr>
          <w:rFonts w:hint="eastAsia"/>
        </w:rPr>
        <w:t xml:space="preserve">.1 </w:t>
      </w:r>
      <w:r w:rsidR="003D1D54">
        <w:rPr>
          <w:rFonts w:hint="eastAsia"/>
        </w:rPr>
        <w:t>电源</w:t>
      </w:r>
      <w:bookmarkEnd w:id="241"/>
    </w:p>
    <w:p w14:paraId="6D552893" w14:textId="331EF99C" w:rsidR="003D1D54" w:rsidRDefault="003D1D54" w:rsidP="003D1D54">
      <w:r>
        <w:t>AcuDC-</w:t>
      </w:r>
      <w:r w:rsidR="00FD7630">
        <w:t>32</w:t>
      </w:r>
      <w:r>
        <w:t>0</w:t>
      </w:r>
      <w:r>
        <w:rPr>
          <w:rFonts w:hint="eastAsia"/>
        </w:rPr>
        <w:t>电源。输入范围</w:t>
      </w:r>
      <w:r>
        <w:t>9-36 Vdc</w:t>
      </w:r>
      <w:r>
        <w:rPr>
          <w:rFonts w:hint="eastAsia"/>
        </w:rPr>
        <w:t>。</w:t>
      </w:r>
    </w:p>
    <w:p w14:paraId="770273CE" w14:textId="5913E68D" w:rsidR="003D1D54" w:rsidRDefault="003D1D54" w:rsidP="003D1D54">
      <w:r>
        <w:rPr>
          <w:rFonts w:hint="eastAsia"/>
        </w:rPr>
        <w:t>功耗</w:t>
      </w:r>
      <w:r>
        <w:t>&lt;=6W</w:t>
      </w:r>
      <w:r>
        <w:rPr>
          <w:rFonts w:hint="eastAsia"/>
        </w:rPr>
        <w:t>可接受。</w:t>
      </w:r>
    </w:p>
    <w:p w14:paraId="6D41353B" w14:textId="73BC12CD" w:rsidR="003D1D54" w:rsidRDefault="00CA12DC" w:rsidP="00CA12DC">
      <w:pPr>
        <w:pStyle w:val="2"/>
      </w:pPr>
      <w:bookmarkStart w:id="242" w:name="_Toc212470228"/>
      <w:r>
        <w:rPr>
          <w:rFonts w:hint="eastAsia"/>
        </w:rPr>
        <w:t>7</w:t>
      </w:r>
      <w:r w:rsidR="003D1D54">
        <w:rPr>
          <w:rFonts w:hint="eastAsia"/>
        </w:rPr>
        <w:t xml:space="preserve">.2 </w:t>
      </w:r>
      <w:r w:rsidR="003D1D54">
        <w:rPr>
          <w:rFonts w:hint="eastAsia"/>
        </w:rPr>
        <w:t>电压输入</w:t>
      </w:r>
      <w:bookmarkEnd w:id="242"/>
    </w:p>
    <w:p w14:paraId="79A4156A" w14:textId="50EE1D06" w:rsidR="003D1D54" w:rsidRDefault="003D1D54" w:rsidP="003D1D54">
      <w:r>
        <w:rPr>
          <w:rFonts w:hint="eastAsia"/>
        </w:rPr>
        <w:t>精度：首选</w:t>
      </w:r>
      <w:r>
        <w:t>0.1</w:t>
      </w:r>
      <w:r>
        <w:rPr>
          <w:rFonts w:hint="eastAsia"/>
        </w:rPr>
        <w:t>级，可接受</w:t>
      </w:r>
      <w:r>
        <w:t>0.2</w:t>
      </w:r>
      <w:r>
        <w:rPr>
          <w:rFonts w:hint="eastAsia"/>
        </w:rPr>
        <w:t>级</w:t>
      </w:r>
    </w:p>
    <w:p w14:paraId="26D67387" w14:textId="6327EB35" w:rsidR="003D1D54" w:rsidRPr="00F877C1" w:rsidRDefault="003D1D54" w:rsidP="003D1D54">
      <w:r>
        <w:rPr>
          <w:rFonts w:hint="eastAsia"/>
        </w:rPr>
        <w:t>直接连接。输入范围：</w:t>
      </w:r>
      <w:r>
        <w:t>0-1</w:t>
      </w:r>
      <w:r w:rsidR="00F877C1">
        <w:rPr>
          <w:rFonts w:hint="eastAsia"/>
        </w:rPr>
        <w:t>8</w:t>
      </w:r>
      <w:r>
        <w:t>00 V</w:t>
      </w:r>
      <w:r w:rsidR="00F877C1">
        <w:rPr>
          <w:rFonts w:hint="eastAsia"/>
        </w:rPr>
        <w:t xml:space="preserve"> (</w:t>
      </w:r>
      <w:r w:rsidR="00F877C1">
        <w:rPr>
          <w:rFonts w:hint="eastAsia"/>
        </w:rPr>
        <w:t>测量裕量</w:t>
      </w:r>
      <w:r w:rsidR="00F877C1">
        <w:rPr>
          <w:rFonts w:hint="eastAsia"/>
        </w:rPr>
        <w:t>)</w:t>
      </w:r>
    </w:p>
    <w:p w14:paraId="0C1ACACD" w14:textId="5F64DBC6" w:rsidR="003D1D54" w:rsidRDefault="003D1D54" w:rsidP="003D1D54">
      <w:r>
        <w:rPr>
          <w:rFonts w:hint="eastAsia"/>
        </w:rPr>
        <w:t>最小标称电压</w:t>
      </w:r>
      <w:r>
        <w:t xml:space="preserve">Vn-min </w:t>
      </w:r>
      <w:commentRangeStart w:id="243"/>
      <w:r>
        <w:t>60 V</w:t>
      </w:r>
      <w:r>
        <w:rPr>
          <w:rFonts w:hint="eastAsia"/>
        </w:rPr>
        <w:t>；</w:t>
      </w:r>
      <w:commentRangeEnd w:id="243"/>
      <w:r w:rsidR="00C23080">
        <w:rPr>
          <w:rStyle w:val="af6"/>
          <w:sz w:val="24"/>
          <w:szCs w:val="24"/>
        </w:rPr>
        <w:commentReference w:id="243"/>
      </w:r>
    </w:p>
    <w:p w14:paraId="7AE2DC42" w14:textId="757A0D53" w:rsidR="003D1D54" w:rsidRDefault="003D1D54" w:rsidP="003D1D54">
      <w:r>
        <w:rPr>
          <w:rFonts w:hint="eastAsia"/>
        </w:rPr>
        <w:t>最大标称电压</w:t>
      </w:r>
      <w:r>
        <w:t>Vn-max 1</w:t>
      </w:r>
      <w:r w:rsidR="00CA12DC">
        <w:rPr>
          <w:rFonts w:hint="eastAsia"/>
        </w:rPr>
        <w:t>5</w:t>
      </w:r>
      <w:r>
        <w:t>00V</w:t>
      </w:r>
      <w:r>
        <w:rPr>
          <w:rFonts w:hint="eastAsia"/>
        </w:rPr>
        <w:t>。</w:t>
      </w:r>
    </w:p>
    <w:p w14:paraId="6C28BC3F" w14:textId="1A537A96" w:rsidR="003D1D54" w:rsidRDefault="003D1D54" w:rsidP="003D1D54">
      <w:r>
        <w:rPr>
          <w:rFonts w:hint="eastAsia"/>
        </w:rPr>
        <w:t>可从</w:t>
      </w:r>
      <w:r>
        <w:t>10</w:t>
      </w:r>
      <w:r w:rsidR="005D5FD8">
        <w:rPr>
          <w:rFonts w:hint="eastAsia"/>
        </w:rPr>
        <w:t>-</w:t>
      </w:r>
      <w:r w:rsidR="00806792">
        <w:rPr>
          <w:rFonts w:hint="eastAsia"/>
        </w:rPr>
        <w:t>59</w:t>
      </w:r>
      <w:r>
        <w:t>V</w:t>
      </w:r>
      <w:r>
        <w:rPr>
          <w:rFonts w:hint="eastAsia"/>
        </w:rPr>
        <w:t>到</w:t>
      </w:r>
      <w:r w:rsidR="00806792">
        <w:rPr>
          <w:rFonts w:hint="eastAsia"/>
        </w:rPr>
        <w:t>1500-</w:t>
      </w:r>
      <w:r>
        <w:t>1</w:t>
      </w:r>
      <w:r w:rsidR="00CA12DC">
        <w:rPr>
          <w:rFonts w:hint="eastAsia"/>
        </w:rPr>
        <w:t>8</w:t>
      </w:r>
      <w:r>
        <w:t>00V</w:t>
      </w:r>
      <w:r>
        <w:rPr>
          <w:rFonts w:hint="eastAsia"/>
        </w:rPr>
        <w:t>测量，无具体精度要求</w:t>
      </w:r>
      <w:r w:rsidR="003C4253">
        <w:rPr>
          <w:rFonts w:hint="eastAsia"/>
        </w:rPr>
        <w:t xml:space="preserve"> </w:t>
      </w:r>
      <w:r w:rsidR="003C4253">
        <w:rPr>
          <w:rFonts w:hint="eastAsia"/>
        </w:rPr>
        <w:t>启动电压</w:t>
      </w:r>
      <w:r w:rsidR="003C4253">
        <w:rPr>
          <w:rFonts w:hint="eastAsia"/>
        </w:rPr>
        <w:t>10</w:t>
      </w:r>
      <w:r w:rsidR="00D664E2">
        <w:rPr>
          <w:rFonts w:hint="eastAsia"/>
        </w:rPr>
        <w:t xml:space="preserve">  </w:t>
      </w:r>
      <w:r w:rsidR="00904B54">
        <w:rPr>
          <w:rFonts w:hint="eastAsia"/>
        </w:rPr>
        <w:t>V</w:t>
      </w:r>
    </w:p>
    <w:p w14:paraId="06BCD006" w14:textId="2EC4E764" w:rsidR="003D1D54" w:rsidRDefault="00CA12DC" w:rsidP="00CA12DC">
      <w:pPr>
        <w:pStyle w:val="2"/>
      </w:pPr>
      <w:bookmarkStart w:id="244" w:name="_Toc212470229"/>
      <w:r>
        <w:rPr>
          <w:rFonts w:hint="eastAsia"/>
        </w:rPr>
        <w:t>7</w:t>
      </w:r>
      <w:r w:rsidR="003D1D54">
        <w:rPr>
          <w:rFonts w:hint="eastAsia"/>
        </w:rPr>
        <w:t xml:space="preserve">.3 </w:t>
      </w:r>
      <w:r w:rsidR="003D1D54">
        <w:rPr>
          <w:rFonts w:hint="eastAsia"/>
        </w:rPr>
        <w:t>电流输入</w:t>
      </w:r>
      <w:bookmarkEnd w:id="244"/>
    </w:p>
    <w:p w14:paraId="1E47CF5D" w14:textId="52A4D9C8" w:rsidR="00907349" w:rsidRDefault="00907349" w:rsidP="003D1D54">
      <w:r>
        <w:rPr>
          <w:rFonts w:hint="eastAsia"/>
        </w:rPr>
        <w:t>间接接入。</w:t>
      </w:r>
    </w:p>
    <w:p w14:paraId="14853067" w14:textId="4CC72185" w:rsidR="003D1D54" w:rsidRDefault="003D1D54" w:rsidP="003D1D54">
      <w:r>
        <w:rPr>
          <w:rFonts w:hint="eastAsia"/>
        </w:rPr>
        <w:t>电流精度：首选</w:t>
      </w:r>
      <w:r>
        <w:t>0.2</w:t>
      </w:r>
      <w:r>
        <w:rPr>
          <w:rFonts w:hint="eastAsia"/>
        </w:rPr>
        <w:t>级，可接受</w:t>
      </w:r>
      <w:r>
        <w:t>0.5</w:t>
      </w:r>
      <w:r>
        <w:rPr>
          <w:rFonts w:hint="eastAsia"/>
        </w:rPr>
        <w:t>级</w:t>
      </w:r>
      <w:r w:rsidR="007179C8">
        <w:rPr>
          <w:rFonts w:hint="eastAsia"/>
        </w:rPr>
        <w:t>甚至</w:t>
      </w:r>
      <w:r w:rsidR="007179C8">
        <w:rPr>
          <w:rFonts w:hint="eastAsia"/>
        </w:rPr>
        <w:t>1</w:t>
      </w:r>
      <w:r w:rsidR="007179C8">
        <w:rPr>
          <w:rFonts w:hint="eastAsia"/>
        </w:rPr>
        <w:t>级（</w:t>
      </w:r>
      <w:r w:rsidR="00024BD5">
        <w:rPr>
          <w:rFonts w:hint="eastAsia"/>
        </w:rPr>
        <w:t>满足整机能量精度要求）</w:t>
      </w:r>
    </w:p>
    <w:p w14:paraId="26218FA3" w14:textId="2510E654" w:rsidR="003D1D54" w:rsidRDefault="004D75AF" w:rsidP="003D1D54">
      <w:r>
        <w:rPr>
          <w:rFonts w:hint="eastAsia"/>
        </w:rPr>
        <w:t>整机</w:t>
      </w:r>
      <w:r w:rsidR="003D1D54">
        <w:rPr>
          <w:rFonts w:hint="eastAsia"/>
        </w:rPr>
        <w:t>能量精度等级</w:t>
      </w:r>
      <w:r w:rsidR="003D1D54">
        <w:t>C</w:t>
      </w:r>
      <w:r w:rsidR="003D1D54">
        <w:rPr>
          <w:rFonts w:hint="eastAsia"/>
        </w:rPr>
        <w:t>（</w:t>
      </w:r>
      <w:r w:rsidR="003D1D54">
        <w:t>0.5%</w:t>
      </w:r>
      <w:r w:rsidR="003D1D54">
        <w:rPr>
          <w:rFonts w:hint="eastAsia"/>
        </w:rPr>
        <w:t>）首选，等级</w:t>
      </w:r>
      <w:r w:rsidR="003D1D54">
        <w:t>B</w:t>
      </w:r>
      <w:r w:rsidR="003D1D54">
        <w:rPr>
          <w:rFonts w:hint="eastAsia"/>
        </w:rPr>
        <w:t>（</w:t>
      </w:r>
      <w:r w:rsidR="003D1D54">
        <w:t>1%</w:t>
      </w:r>
      <w:r w:rsidR="003D1D54">
        <w:rPr>
          <w:rFonts w:hint="eastAsia"/>
        </w:rPr>
        <w:t>）可接受</w:t>
      </w:r>
    </w:p>
    <w:p w14:paraId="5DE8FA28" w14:textId="56CDD1A5" w:rsidR="00D664E2" w:rsidRDefault="00904B54" w:rsidP="003D1D54">
      <w:r>
        <w:rPr>
          <w:rFonts w:hint="eastAsia"/>
        </w:rPr>
        <w:t>启动</w:t>
      </w:r>
      <w:r w:rsidR="00D664E2">
        <w:rPr>
          <w:rFonts w:hint="eastAsia"/>
        </w:rPr>
        <w:t>电流</w:t>
      </w:r>
      <w:r w:rsidR="00D664E2">
        <w:rPr>
          <w:rFonts w:hint="eastAsia"/>
        </w:rPr>
        <w:t xml:space="preserve">0.05 </w:t>
      </w:r>
      <w:r>
        <w:rPr>
          <w:rFonts w:hint="eastAsia"/>
        </w:rPr>
        <w:t>%</w:t>
      </w:r>
    </w:p>
    <w:p w14:paraId="55A05EAA" w14:textId="77777777" w:rsidR="006E4966" w:rsidRPr="00850734" w:rsidRDefault="006E4966" w:rsidP="006E4966"/>
    <w:p w14:paraId="2ACE6007" w14:textId="77777777" w:rsidR="0003613F" w:rsidRDefault="0003613F" w:rsidP="0003613F">
      <w:pPr>
        <w:rPr>
          <w:lang w:val="en-CA"/>
        </w:rPr>
      </w:pPr>
      <w:r>
        <w:rPr>
          <w:lang w:val="en-CA"/>
        </w:rPr>
        <w:br w:type="page"/>
      </w:r>
    </w:p>
    <w:p w14:paraId="203F48E0" w14:textId="1B254244" w:rsidR="003117A8" w:rsidRDefault="00382478" w:rsidP="0003613F">
      <w:pPr>
        <w:pStyle w:val="1"/>
      </w:pPr>
      <w:bookmarkStart w:id="245" w:name="_Toc212470230"/>
      <w:bookmarkStart w:id="246" w:name="_Toc83830689"/>
      <w:bookmarkStart w:id="247" w:name="_Toc119438504"/>
      <w:r>
        <w:rPr>
          <w:rFonts w:hint="eastAsia"/>
        </w:rPr>
        <w:lastRenderedPageBreak/>
        <w:t>8</w:t>
      </w:r>
      <w:r w:rsidR="0003613F">
        <w:t xml:space="preserve"> </w:t>
      </w:r>
      <w:r w:rsidR="00BF1A7F" w:rsidRPr="00BF1A7F">
        <w:rPr>
          <w:rFonts w:hint="eastAsia"/>
        </w:rPr>
        <w:t>EMC</w:t>
      </w:r>
      <w:r w:rsidR="00BF1A7F" w:rsidRPr="00BF1A7F">
        <w:rPr>
          <w:rFonts w:hint="eastAsia"/>
        </w:rPr>
        <w:t>与可靠性要求</w:t>
      </w:r>
      <w:bookmarkEnd w:id="245"/>
    </w:p>
    <w:p w14:paraId="3BE41F76" w14:textId="2046FF56" w:rsidR="0003613F" w:rsidRDefault="00382478" w:rsidP="00CA047B">
      <w:pPr>
        <w:pStyle w:val="2"/>
      </w:pPr>
      <w:bookmarkStart w:id="248" w:name="_Toc83830690"/>
      <w:bookmarkStart w:id="249" w:name="_Toc119438505"/>
      <w:bookmarkStart w:id="250" w:name="_Toc212470231"/>
      <w:bookmarkEnd w:id="246"/>
      <w:bookmarkEnd w:id="247"/>
      <w:r>
        <w:rPr>
          <w:rFonts w:hint="eastAsia"/>
        </w:rPr>
        <w:t>8</w:t>
      </w:r>
      <w:r w:rsidR="0003613F">
        <w:t xml:space="preserve">.1 </w:t>
      </w:r>
      <w:r w:rsidR="00992EFD" w:rsidRPr="00992EFD">
        <w:t>抗扰度</w:t>
      </w:r>
      <w:bookmarkEnd w:id="248"/>
      <w:bookmarkEnd w:id="249"/>
      <w:bookmarkEnd w:id="250"/>
    </w:p>
    <w:p w14:paraId="45AFF760" w14:textId="2CA90F7F" w:rsidR="00CA047B" w:rsidRPr="00CA047B" w:rsidRDefault="00CA047B" w:rsidP="00CA047B">
      <w:r>
        <w:rPr>
          <w:rFonts w:hint="eastAsia"/>
        </w:rPr>
        <w:t>满足</w:t>
      </w:r>
      <w:r>
        <w:rPr>
          <w:rFonts w:hint="eastAsia"/>
        </w:rPr>
        <w:t>MID</w:t>
      </w:r>
      <w:r w:rsidR="00D35719">
        <w:rPr>
          <w:rFonts w:hint="eastAsia"/>
        </w:rPr>
        <w:t>认证</w:t>
      </w:r>
      <w:r>
        <w:rPr>
          <w:rFonts w:hint="eastAsia"/>
        </w:rPr>
        <w:t>对应要求。</w:t>
      </w:r>
    </w:p>
    <w:p w14:paraId="138D9E4A" w14:textId="7456BA73" w:rsidR="0003613F" w:rsidRDefault="00382478" w:rsidP="0003613F">
      <w:pPr>
        <w:pStyle w:val="2"/>
      </w:pPr>
      <w:bookmarkStart w:id="251" w:name="_Toc83830691"/>
      <w:bookmarkStart w:id="252" w:name="_Toc119438508"/>
      <w:bookmarkStart w:id="253" w:name="_Toc212470232"/>
      <w:r>
        <w:rPr>
          <w:rFonts w:hint="eastAsia"/>
        </w:rPr>
        <w:t>8</w:t>
      </w:r>
      <w:r w:rsidR="0003613F">
        <w:t xml:space="preserve">.2 </w:t>
      </w:r>
      <w:r w:rsidR="00992EFD" w:rsidRPr="00992EFD">
        <w:t>发射</w:t>
      </w:r>
      <w:bookmarkEnd w:id="251"/>
      <w:bookmarkEnd w:id="252"/>
      <w:bookmarkEnd w:id="253"/>
    </w:p>
    <w:p w14:paraId="393CE442" w14:textId="1487EDC9" w:rsidR="0003613F" w:rsidRDefault="00DC2140" w:rsidP="0003613F">
      <w:pPr>
        <w:rPr>
          <w:lang w:val="en-CA"/>
        </w:rPr>
      </w:pPr>
      <w:r w:rsidRPr="00DC2140">
        <w:rPr>
          <w:rFonts w:ascii="Times New Roman" w:hAnsi="Times New Roman" w:cs="Times New Roman" w:hint="eastAsia"/>
          <w:kern w:val="0"/>
          <w14:ligatures w14:val="none"/>
        </w:rPr>
        <w:t>符合</w:t>
      </w:r>
      <w:r w:rsidRPr="00DC2140">
        <w:rPr>
          <w:rFonts w:ascii="Times New Roman" w:hAnsi="Times New Roman" w:cs="Times New Roman" w:hint="eastAsia"/>
          <w:kern w:val="0"/>
          <w14:ligatures w14:val="none"/>
        </w:rPr>
        <w:t>EN55032/FCC</w:t>
      </w:r>
      <w:r w:rsidRPr="00DC2140">
        <w:rPr>
          <w:rFonts w:ascii="Times New Roman" w:hAnsi="Times New Roman" w:cs="Times New Roman" w:hint="eastAsia"/>
          <w:kern w:val="0"/>
          <w14:ligatures w14:val="none"/>
        </w:rPr>
        <w:t>第</w:t>
      </w:r>
      <w:r w:rsidRPr="00DC2140">
        <w:rPr>
          <w:rFonts w:ascii="Times New Roman" w:hAnsi="Times New Roman" w:cs="Times New Roman" w:hint="eastAsia"/>
          <w:kern w:val="0"/>
          <w14:ligatures w14:val="none"/>
        </w:rPr>
        <w:t>15</w:t>
      </w:r>
      <w:r w:rsidRPr="00DC2140">
        <w:rPr>
          <w:rFonts w:ascii="Times New Roman" w:hAnsi="Times New Roman" w:cs="Times New Roman" w:hint="eastAsia"/>
          <w:kern w:val="0"/>
          <w14:ligatures w14:val="none"/>
        </w:rPr>
        <w:t>部分</w:t>
      </w:r>
      <w:r w:rsidRPr="00DC2140">
        <w:rPr>
          <w:rFonts w:ascii="Times New Roman" w:hAnsi="Times New Roman" w:cs="Times New Roman" w:hint="eastAsia"/>
          <w:kern w:val="0"/>
          <w14:ligatures w14:val="none"/>
        </w:rPr>
        <w:t>B</w:t>
      </w:r>
      <w:r w:rsidRPr="00DC2140">
        <w:rPr>
          <w:rFonts w:ascii="Times New Roman" w:hAnsi="Times New Roman" w:cs="Times New Roman" w:hint="eastAsia"/>
          <w:kern w:val="0"/>
          <w14:ligatures w14:val="none"/>
        </w:rPr>
        <w:t>类的要求</w:t>
      </w:r>
      <w:r w:rsidR="0003613F">
        <w:rPr>
          <w:lang w:val="en-CA"/>
        </w:rPr>
        <w:br w:type="page"/>
      </w:r>
    </w:p>
    <w:p w14:paraId="700D87C6" w14:textId="106A910B" w:rsidR="0003613F" w:rsidRDefault="00382478" w:rsidP="0003613F">
      <w:pPr>
        <w:pStyle w:val="1"/>
      </w:pPr>
      <w:bookmarkStart w:id="254" w:name="_Toc83830692"/>
      <w:bookmarkStart w:id="255" w:name="_Toc119438509"/>
      <w:bookmarkStart w:id="256" w:name="_Toc212470233"/>
      <w:r>
        <w:rPr>
          <w:rFonts w:hint="eastAsia"/>
        </w:rPr>
        <w:lastRenderedPageBreak/>
        <w:t>9</w:t>
      </w:r>
      <w:r w:rsidR="0003613F">
        <w:t xml:space="preserve"> </w:t>
      </w:r>
      <w:bookmarkEnd w:id="254"/>
      <w:bookmarkEnd w:id="255"/>
      <w:r w:rsidR="002A3701">
        <w:rPr>
          <w:rFonts w:hint="eastAsia"/>
        </w:rPr>
        <w:t>安规</w:t>
      </w:r>
      <w:r w:rsidR="00250171">
        <w:rPr>
          <w:rFonts w:hint="eastAsia"/>
        </w:rPr>
        <w:t>要求</w:t>
      </w:r>
      <w:bookmarkEnd w:id="256"/>
    </w:p>
    <w:p w14:paraId="6BD7509E" w14:textId="7F87720C" w:rsidR="00560745" w:rsidRPr="00560745" w:rsidRDefault="00560745" w:rsidP="000F6AC3">
      <w:pPr>
        <w:pStyle w:val="af0"/>
        <w:numPr>
          <w:ilvl w:val="0"/>
          <w:numId w:val="28"/>
        </w:numPr>
        <w:rPr>
          <w:lang w:val="en-CA"/>
        </w:rPr>
      </w:pPr>
      <w:r w:rsidRPr="00560745">
        <w:rPr>
          <w:rFonts w:hint="eastAsia"/>
          <w:lang w:val="en-CA"/>
        </w:rPr>
        <w:t>污染等级</w:t>
      </w:r>
      <w:r w:rsidRPr="00560745">
        <w:rPr>
          <w:lang w:val="en-CA"/>
        </w:rPr>
        <w:t>2</w:t>
      </w:r>
      <w:r w:rsidRPr="00560745">
        <w:rPr>
          <w:rFonts w:hint="eastAsia"/>
          <w:lang w:val="en-CA"/>
        </w:rPr>
        <w:t>，海拔</w:t>
      </w:r>
      <w:r w:rsidRPr="00560745">
        <w:rPr>
          <w:lang w:val="en-CA"/>
        </w:rPr>
        <w:t>0</w:t>
      </w:r>
      <w:r w:rsidRPr="00560745">
        <w:rPr>
          <w:rFonts w:hint="eastAsia"/>
          <w:lang w:val="en-CA"/>
        </w:rPr>
        <w:t>米至</w:t>
      </w:r>
      <w:r w:rsidRPr="00560745">
        <w:rPr>
          <w:lang w:val="en-CA"/>
        </w:rPr>
        <w:t>2000</w:t>
      </w:r>
      <w:r w:rsidRPr="00560745">
        <w:rPr>
          <w:rFonts w:hint="eastAsia"/>
          <w:lang w:val="en-CA"/>
        </w:rPr>
        <w:t>米</w:t>
      </w:r>
    </w:p>
    <w:p w14:paraId="3E3CB01D" w14:textId="331E23A3" w:rsidR="00560745" w:rsidRPr="00560745" w:rsidRDefault="00560745" w:rsidP="000F6AC3">
      <w:pPr>
        <w:pStyle w:val="af0"/>
        <w:numPr>
          <w:ilvl w:val="0"/>
          <w:numId w:val="28"/>
        </w:numPr>
        <w:rPr>
          <w:lang w:val="en-CA"/>
        </w:rPr>
      </w:pPr>
      <w:r w:rsidRPr="00560745">
        <w:rPr>
          <w:rFonts w:hint="eastAsia"/>
          <w:lang w:val="en-CA"/>
        </w:rPr>
        <w:t>双重绝缘</w:t>
      </w:r>
    </w:p>
    <w:p w14:paraId="393D25F9" w14:textId="0B9198AE" w:rsidR="00560745" w:rsidRPr="00560745" w:rsidRDefault="00560745" w:rsidP="000F6AC3">
      <w:pPr>
        <w:pStyle w:val="af0"/>
        <w:numPr>
          <w:ilvl w:val="0"/>
          <w:numId w:val="28"/>
        </w:numPr>
        <w:rPr>
          <w:lang w:val="en-CA"/>
        </w:rPr>
      </w:pPr>
      <w:r w:rsidRPr="00560745">
        <w:rPr>
          <w:rFonts w:hint="eastAsia"/>
          <w:lang w:val="en-CA"/>
        </w:rPr>
        <w:t>过电压类别</w:t>
      </w:r>
      <w:r w:rsidRPr="00560745">
        <w:rPr>
          <w:lang w:val="en-CA"/>
        </w:rPr>
        <w:t>II</w:t>
      </w:r>
    </w:p>
    <w:p w14:paraId="34345EA2" w14:textId="2329D288" w:rsidR="00C16F6B" w:rsidRDefault="00560745" w:rsidP="000F6AC3">
      <w:pPr>
        <w:pStyle w:val="af0"/>
        <w:numPr>
          <w:ilvl w:val="0"/>
          <w:numId w:val="28"/>
        </w:numPr>
        <w:rPr>
          <w:lang w:val="en-CA"/>
        </w:rPr>
      </w:pPr>
      <w:r w:rsidRPr="00560745">
        <w:rPr>
          <w:rFonts w:hint="eastAsia"/>
          <w:lang w:val="en-CA"/>
        </w:rPr>
        <w:t>过电压类别</w:t>
      </w:r>
      <w:r w:rsidRPr="00560745">
        <w:rPr>
          <w:lang w:val="en-CA"/>
        </w:rPr>
        <w:t>II</w:t>
      </w:r>
      <w:r w:rsidRPr="00560745">
        <w:rPr>
          <w:rFonts w:hint="eastAsia"/>
          <w:lang w:val="en-CA"/>
        </w:rPr>
        <w:t>至</w:t>
      </w:r>
      <w:r w:rsidRPr="00560745">
        <w:rPr>
          <w:lang w:val="en-CA"/>
        </w:rPr>
        <w:t>1500V</w:t>
      </w:r>
    </w:p>
    <w:p w14:paraId="415837F3" w14:textId="524FAF66" w:rsidR="00C16F6B" w:rsidRDefault="00C16F6B" w:rsidP="006C7BBE">
      <w:pPr>
        <w:pStyle w:val="af0"/>
        <w:rPr>
          <w:lang w:val="en-CA"/>
        </w:rPr>
      </w:pPr>
    </w:p>
    <w:p w14:paraId="3DD29CD7" w14:textId="3F994FCC" w:rsidR="0030616F" w:rsidRDefault="0030616F" w:rsidP="006C7BBE">
      <w:pPr>
        <w:pStyle w:val="af0"/>
        <w:rPr>
          <w:lang w:val="en-CA"/>
        </w:rPr>
      </w:pPr>
    </w:p>
    <w:p w14:paraId="5B8790CF" w14:textId="0A618A64" w:rsidR="0039517D" w:rsidRPr="00C16F6B" w:rsidRDefault="0039517D" w:rsidP="006C7BBE">
      <w:pPr>
        <w:pStyle w:val="af0"/>
        <w:rPr>
          <w:lang w:val="en-CA"/>
        </w:rPr>
      </w:pPr>
    </w:p>
    <w:p w14:paraId="26E636B2" w14:textId="6A158010" w:rsidR="0003613F" w:rsidRPr="00AF4245" w:rsidRDefault="0003613F" w:rsidP="0080637A">
      <w:pPr>
        <w:pStyle w:val="a9"/>
        <w:numPr>
          <w:ilvl w:val="0"/>
          <w:numId w:val="1"/>
        </w:numPr>
        <w:rPr>
          <w:highlight w:val="yellow"/>
          <w:lang w:val="en-CA"/>
        </w:rPr>
      </w:pPr>
      <w:r w:rsidRPr="00AF4245">
        <w:rPr>
          <w:highlight w:val="yellow"/>
          <w:lang w:val="en-CA"/>
        </w:rPr>
        <w:br w:type="page"/>
      </w:r>
    </w:p>
    <w:p w14:paraId="68CD1DD5" w14:textId="300E3A17" w:rsidR="0003613F" w:rsidRDefault="0069150F" w:rsidP="0003613F">
      <w:pPr>
        <w:pStyle w:val="1"/>
      </w:pPr>
      <w:bookmarkStart w:id="257" w:name="_Toc83830693"/>
      <w:bookmarkStart w:id="258" w:name="_Toc119438510"/>
      <w:bookmarkStart w:id="259" w:name="_Toc212470234"/>
      <w:r>
        <w:rPr>
          <w:rFonts w:hint="eastAsia"/>
        </w:rPr>
        <w:lastRenderedPageBreak/>
        <w:t>10</w:t>
      </w:r>
      <w:r w:rsidR="0003613F">
        <w:t xml:space="preserve"> </w:t>
      </w:r>
      <w:bookmarkEnd w:id="257"/>
      <w:bookmarkEnd w:id="258"/>
      <w:r w:rsidR="00C24DDF">
        <w:rPr>
          <w:rFonts w:hint="eastAsia"/>
        </w:rPr>
        <w:t>环境</w:t>
      </w:r>
      <w:r w:rsidR="002C5D43">
        <w:rPr>
          <w:rFonts w:hint="eastAsia"/>
        </w:rPr>
        <w:t>要求</w:t>
      </w:r>
      <w:bookmarkEnd w:id="259"/>
    </w:p>
    <w:p w14:paraId="7C915D86" w14:textId="714E6946" w:rsidR="009943E1" w:rsidRDefault="009943E1" w:rsidP="009943E1">
      <w:pPr>
        <w:pStyle w:val="a9"/>
        <w:numPr>
          <w:ilvl w:val="0"/>
          <w:numId w:val="1"/>
        </w:numPr>
        <w:spacing w:before="100" w:beforeAutospacing="1" w:after="100" w:afterAutospacing="1" w:line="240" w:lineRule="auto"/>
      </w:pPr>
      <w:r>
        <w:rPr>
          <w:rFonts w:hint="eastAsia"/>
        </w:rPr>
        <w:t>室内使用</w:t>
      </w:r>
    </w:p>
    <w:p w14:paraId="6FBDDDA8" w14:textId="1E5CC91A" w:rsidR="009943E1" w:rsidRDefault="009943E1" w:rsidP="009943E1">
      <w:pPr>
        <w:pStyle w:val="a9"/>
        <w:numPr>
          <w:ilvl w:val="0"/>
          <w:numId w:val="1"/>
        </w:numPr>
        <w:spacing w:before="100" w:beforeAutospacing="1" w:after="100" w:afterAutospacing="1" w:line="240" w:lineRule="auto"/>
      </w:pPr>
      <w:r>
        <w:rPr>
          <w:rFonts w:hint="eastAsia"/>
        </w:rPr>
        <w:t>污染等级</w:t>
      </w:r>
      <w:r>
        <w:t xml:space="preserve"> 2</w:t>
      </w:r>
    </w:p>
    <w:p w14:paraId="61ED5929" w14:textId="39F9DF60" w:rsidR="009943E1" w:rsidRDefault="009943E1" w:rsidP="009943E1">
      <w:pPr>
        <w:pStyle w:val="a9"/>
        <w:numPr>
          <w:ilvl w:val="0"/>
          <w:numId w:val="1"/>
        </w:numPr>
        <w:spacing w:before="100" w:beforeAutospacing="1" w:after="100" w:afterAutospacing="1" w:line="240" w:lineRule="auto"/>
      </w:pPr>
      <w:r>
        <w:rPr>
          <w:rFonts w:hint="eastAsia"/>
        </w:rPr>
        <w:t>气候条件</w:t>
      </w:r>
    </w:p>
    <w:p w14:paraId="69825FB8" w14:textId="11097A28" w:rsidR="009943E1" w:rsidRDefault="009943E1" w:rsidP="009943E1">
      <w:pPr>
        <w:pStyle w:val="a9"/>
        <w:numPr>
          <w:ilvl w:val="0"/>
          <w:numId w:val="1"/>
        </w:numPr>
        <w:spacing w:before="100" w:beforeAutospacing="1" w:after="100" w:afterAutospacing="1" w:line="240" w:lineRule="auto"/>
      </w:pPr>
      <w:r>
        <w:rPr>
          <w:rFonts w:hint="eastAsia"/>
        </w:rPr>
        <w:t>指定不确定度的额定操作范围：</w:t>
      </w:r>
      <w:r>
        <w:t>-</w:t>
      </w:r>
      <w:r w:rsidR="00063A1A">
        <w:rPr>
          <w:rFonts w:hint="eastAsia"/>
        </w:rPr>
        <w:t>25</w:t>
      </w:r>
      <w:r>
        <w:t xml:space="preserve">°C </w:t>
      </w:r>
      <w:r>
        <w:rPr>
          <w:rFonts w:hint="eastAsia"/>
        </w:rPr>
        <w:t>至</w:t>
      </w:r>
      <w:r>
        <w:t xml:space="preserve"> +</w:t>
      </w:r>
      <w:r w:rsidR="00063A1A">
        <w:rPr>
          <w:rFonts w:hint="eastAsia"/>
        </w:rPr>
        <w:t>70</w:t>
      </w:r>
      <w:r>
        <w:t>°C</w:t>
      </w:r>
      <w:r>
        <w:rPr>
          <w:rFonts w:hint="eastAsia"/>
        </w:rPr>
        <w:t>，相对湿度</w:t>
      </w:r>
      <w:r>
        <w:t xml:space="preserve">0% </w:t>
      </w:r>
      <w:r>
        <w:rPr>
          <w:rFonts w:hint="eastAsia"/>
        </w:rPr>
        <w:t>至</w:t>
      </w:r>
      <w:r>
        <w:t xml:space="preserve"> 95%</w:t>
      </w:r>
      <w:r>
        <w:rPr>
          <w:rFonts w:hint="eastAsia"/>
        </w:rPr>
        <w:t>，无冷凝</w:t>
      </w:r>
    </w:p>
    <w:p w14:paraId="499F1047" w14:textId="77F7BA3A" w:rsidR="009943E1" w:rsidRDefault="009943E1" w:rsidP="009943E1">
      <w:pPr>
        <w:pStyle w:val="a9"/>
        <w:numPr>
          <w:ilvl w:val="0"/>
          <w:numId w:val="1"/>
        </w:numPr>
        <w:spacing w:before="100" w:beforeAutospacing="1" w:after="100" w:afterAutospacing="1" w:line="240" w:lineRule="auto"/>
      </w:pPr>
      <w:r>
        <w:rPr>
          <w:rFonts w:hint="eastAsia"/>
        </w:rPr>
        <w:t>储存和运输范围：</w:t>
      </w:r>
      <w:r>
        <w:t xml:space="preserve">-40°C </w:t>
      </w:r>
      <w:r>
        <w:rPr>
          <w:rFonts w:hint="eastAsia"/>
        </w:rPr>
        <w:t>至</w:t>
      </w:r>
      <w:r>
        <w:t xml:space="preserve"> +85°C</w:t>
      </w:r>
      <w:r>
        <w:rPr>
          <w:rFonts w:hint="eastAsia"/>
        </w:rPr>
        <w:t>，相对湿度</w:t>
      </w:r>
      <w:r>
        <w:t xml:space="preserve">0% </w:t>
      </w:r>
      <w:r>
        <w:rPr>
          <w:rFonts w:hint="eastAsia"/>
        </w:rPr>
        <w:t>至</w:t>
      </w:r>
      <w:r>
        <w:t xml:space="preserve"> 95%</w:t>
      </w:r>
      <w:r>
        <w:rPr>
          <w:rFonts w:hint="eastAsia"/>
        </w:rPr>
        <w:t>，无冷凝</w:t>
      </w:r>
    </w:p>
    <w:p w14:paraId="764045FC" w14:textId="0470D902" w:rsidR="009943E1" w:rsidRDefault="009943E1" w:rsidP="009943E1">
      <w:pPr>
        <w:pStyle w:val="a9"/>
        <w:numPr>
          <w:ilvl w:val="0"/>
          <w:numId w:val="1"/>
        </w:numPr>
        <w:spacing w:before="100" w:beforeAutospacing="1" w:after="100" w:afterAutospacing="1" w:line="240" w:lineRule="auto"/>
      </w:pPr>
      <w:r>
        <w:rPr>
          <w:rFonts w:hint="eastAsia"/>
        </w:rPr>
        <w:t>海拔</w:t>
      </w:r>
      <w:r>
        <w:t xml:space="preserve"> 0 </w:t>
      </w:r>
      <w:r>
        <w:rPr>
          <w:rFonts w:hint="eastAsia"/>
        </w:rPr>
        <w:t>米至</w:t>
      </w:r>
      <w:r>
        <w:t xml:space="preserve"> 2000 </w:t>
      </w:r>
      <w:r>
        <w:rPr>
          <w:rFonts w:hint="eastAsia"/>
        </w:rPr>
        <w:t>米</w:t>
      </w:r>
    </w:p>
    <w:p w14:paraId="1AC9DEB8" w14:textId="10358239" w:rsidR="009943E1" w:rsidRDefault="009943E1" w:rsidP="009943E1">
      <w:pPr>
        <w:pStyle w:val="a9"/>
        <w:numPr>
          <w:ilvl w:val="0"/>
          <w:numId w:val="1"/>
        </w:numPr>
        <w:spacing w:before="100" w:beforeAutospacing="1" w:after="100" w:afterAutospacing="1" w:line="240" w:lineRule="auto"/>
      </w:pPr>
      <w:r>
        <w:rPr>
          <w:rFonts w:hint="eastAsia"/>
        </w:rPr>
        <w:t>机械环境类别：</w:t>
      </w:r>
      <w:r>
        <w:t>M1</w:t>
      </w:r>
    </w:p>
    <w:p w14:paraId="4D71EA39" w14:textId="512D7E0F" w:rsidR="009943E1" w:rsidRDefault="009943E1" w:rsidP="009943E1">
      <w:pPr>
        <w:pStyle w:val="a9"/>
        <w:numPr>
          <w:ilvl w:val="0"/>
          <w:numId w:val="1"/>
        </w:numPr>
        <w:spacing w:before="100" w:beforeAutospacing="1" w:after="100" w:afterAutospacing="1" w:line="240" w:lineRule="auto"/>
      </w:pPr>
      <w:r>
        <w:rPr>
          <w:rFonts w:hint="eastAsia"/>
        </w:rPr>
        <w:t>电磁环境类别：</w:t>
      </w:r>
      <w:r>
        <w:t>E2</w:t>
      </w:r>
    </w:p>
    <w:p w14:paraId="26335B15" w14:textId="77777777" w:rsidR="009943E1" w:rsidRDefault="009943E1" w:rsidP="009943E1">
      <w:pPr>
        <w:spacing w:before="100" w:beforeAutospacing="1" w:after="100" w:afterAutospacing="1" w:line="240" w:lineRule="auto"/>
      </w:pPr>
      <w:r>
        <w:rPr>
          <w:rFonts w:hint="eastAsia"/>
        </w:rPr>
        <w:t>参考资料</w:t>
      </w:r>
    </w:p>
    <w:p w14:paraId="1B3A0E52" w14:textId="00757DAA" w:rsidR="009943E1" w:rsidRDefault="009943E1" w:rsidP="009943E1">
      <w:pPr>
        <w:spacing w:before="100" w:beforeAutospacing="1" w:after="100" w:afterAutospacing="1" w:line="240" w:lineRule="auto"/>
      </w:pPr>
      <w:r>
        <w:t>CT-003, 2016 Corresponding Tables Active electrical energy meters OIML R 46 2012 – MID 2014/32/EU Annex V (MI-003)</w:t>
      </w:r>
    </w:p>
    <w:p w14:paraId="1D442387" w14:textId="77777777" w:rsidR="009943E1" w:rsidRDefault="009943E1" w:rsidP="009943E1">
      <w:pPr>
        <w:spacing w:before="100" w:beforeAutospacing="1" w:after="100" w:afterAutospacing="1" w:line="240" w:lineRule="auto"/>
      </w:pPr>
      <w:r>
        <w:rPr>
          <w:rFonts w:hint="eastAsia"/>
        </w:rPr>
        <w:t>M1</w:t>
      </w:r>
      <w:r>
        <w:rPr>
          <w:rFonts w:hint="eastAsia"/>
        </w:rPr>
        <w:t>：此类别适用于在振动和冲击不显著的地点使用的仪器，例如固定在受到微弱振动和冲击的轻结构上的仪器，这些振动和冲击来自当地爆破或打桩活动，猛然关门等。</w:t>
      </w:r>
    </w:p>
    <w:p w14:paraId="3890A9D8" w14:textId="5A13AD4F" w:rsidR="00CE3D36" w:rsidRPr="009943E1" w:rsidRDefault="009943E1" w:rsidP="009943E1">
      <w:pPr>
        <w:spacing w:before="100" w:beforeAutospacing="1" w:after="100" w:afterAutospacing="1" w:line="240" w:lineRule="auto"/>
      </w:pPr>
      <w:r>
        <w:rPr>
          <w:rFonts w:hint="eastAsia"/>
        </w:rPr>
        <w:t>E2</w:t>
      </w:r>
      <w:r>
        <w:rPr>
          <w:rFonts w:hint="eastAsia"/>
        </w:rPr>
        <w:t>：此类别适用于在电磁干扰相当于其他工业建筑物中可能出现的电磁干扰的地点使用的仪器。</w:t>
      </w:r>
    </w:p>
    <w:p w14:paraId="28941F8B" w14:textId="558AD802" w:rsidR="00CE3D36" w:rsidRDefault="00CE3D36">
      <w:pPr>
        <w:rPr>
          <w:lang w:val="en-CA"/>
        </w:rPr>
      </w:pPr>
      <w:r>
        <w:rPr>
          <w:lang w:val="en-CA"/>
        </w:rPr>
        <w:br w:type="page"/>
      </w:r>
    </w:p>
    <w:p w14:paraId="5C0AB7EF" w14:textId="1C3D3C7F" w:rsidR="00506F5B" w:rsidRDefault="00506F5B" w:rsidP="00506F5B">
      <w:pPr>
        <w:pStyle w:val="1"/>
      </w:pPr>
      <w:bookmarkStart w:id="260" w:name="_Toc164630300"/>
      <w:bookmarkStart w:id="261" w:name="_Toc212470235"/>
      <w:bookmarkStart w:id="262" w:name="_Toc164630294"/>
      <w:r>
        <w:rPr>
          <w:rFonts w:hint="eastAsia"/>
        </w:rPr>
        <w:lastRenderedPageBreak/>
        <w:t xml:space="preserve">11 </w:t>
      </w:r>
      <w:r>
        <w:rPr>
          <w:rFonts w:ascii="SimSun" w:eastAsia="SimSun" w:hAnsi="SimSun" w:cs="SimSun" w:hint="eastAsia"/>
        </w:rPr>
        <w:t>可制造性</w:t>
      </w:r>
      <w:bookmarkEnd w:id="260"/>
      <w:r>
        <w:rPr>
          <w:rFonts w:ascii="SimSun" w:eastAsia="SimSun" w:hAnsi="SimSun" w:cs="SimSun" w:hint="eastAsia"/>
        </w:rPr>
        <w:t>要求</w:t>
      </w:r>
      <w:bookmarkEnd w:id="261"/>
    </w:p>
    <w:p w14:paraId="223F364D" w14:textId="77777777" w:rsidR="00506F5B" w:rsidRDefault="00506F5B" w:rsidP="00174C46">
      <w:pPr>
        <w:pStyle w:val="a9"/>
        <w:numPr>
          <w:ilvl w:val="0"/>
          <w:numId w:val="4"/>
        </w:numPr>
      </w:pPr>
      <w:r>
        <w:rPr>
          <w:rFonts w:hint="eastAsia"/>
        </w:rPr>
        <w:t>推荐元件选型</w:t>
      </w:r>
    </w:p>
    <w:p w14:paraId="6E12DFB8" w14:textId="77777777" w:rsidR="00506F5B" w:rsidRDefault="00506F5B" w:rsidP="00174C46">
      <w:pPr>
        <w:pStyle w:val="a9"/>
        <w:numPr>
          <w:ilvl w:val="0"/>
          <w:numId w:val="4"/>
        </w:numPr>
      </w:pPr>
      <w:r>
        <w:rPr>
          <w:rFonts w:hint="eastAsia"/>
        </w:rPr>
        <w:t>BOM</w:t>
      </w:r>
      <w:r>
        <w:rPr>
          <w:rFonts w:hint="eastAsia"/>
        </w:rPr>
        <w:t>控制策略</w:t>
      </w:r>
    </w:p>
    <w:p w14:paraId="651D7513" w14:textId="77777777" w:rsidR="00506F5B" w:rsidRDefault="00506F5B" w:rsidP="00174C46">
      <w:pPr>
        <w:pStyle w:val="a9"/>
        <w:numPr>
          <w:ilvl w:val="0"/>
          <w:numId w:val="4"/>
        </w:numPr>
      </w:pPr>
      <w:r>
        <w:rPr>
          <w:rFonts w:hint="eastAsia"/>
        </w:rPr>
        <w:t>生产工艺要求</w:t>
      </w:r>
    </w:p>
    <w:p w14:paraId="36215503" w14:textId="77777777" w:rsidR="00506F5B" w:rsidRDefault="00506F5B" w:rsidP="00174C46">
      <w:pPr>
        <w:pStyle w:val="a9"/>
        <w:numPr>
          <w:ilvl w:val="0"/>
          <w:numId w:val="4"/>
        </w:numPr>
      </w:pPr>
      <w:r>
        <w:rPr>
          <w:rFonts w:hint="eastAsia"/>
        </w:rPr>
        <w:t>可测试性</w:t>
      </w:r>
    </w:p>
    <w:p w14:paraId="37C71847" w14:textId="77777777" w:rsidR="00506F5B" w:rsidRDefault="00506F5B" w:rsidP="00174C46">
      <w:pPr>
        <w:pStyle w:val="a9"/>
        <w:numPr>
          <w:ilvl w:val="0"/>
          <w:numId w:val="4"/>
        </w:numPr>
      </w:pPr>
      <w:r>
        <w:rPr>
          <w:rFonts w:hint="eastAsia"/>
        </w:rPr>
        <w:t>标准化设计建议</w:t>
      </w:r>
    </w:p>
    <w:p w14:paraId="6BFB1A81" w14:textId="56986E5D" w:rsidR="00506F5B" w:rsidRDefault="00506F5B">
      <w:pPr>
        <w:rPr>
          <w:lang w:val="en-CA"/>
        </w:rPr>
      </w:pPr>
      <w:r>
        <w:rPr>
          <w:lang w:val="en-CA"/>
        </w:rPr>
        <w:br w:type="page"/>
      </w:r>
    </w:p>
    <w:p w14:paraId="250A7A77" w14:textId="6024E8C5" w:rsidR="00303893" w:rsidRDefault="008205C7" w:rsidP="00CE3D36">
      <w:pPr>
        <w:pStyle w:val="1"/>
      </w:pPr>
      <w:bookmarkStart w:id="263" w:name="_Toc212470236"/>
      <w:r>
        <w:rPr>
          <w:rFonts w:hint="eastAsia"/>
        </w:rPr>
        <w:lastRenderedPageBreak/>
        <w:t>1</w:t>
      </w:r>
      <w:r w:rsidR="00E13864">
        <w:rPr>
          <w:rFonts w:hint="eastAsia"/>
        </w:rPr>
        <w:t>2</w:t>
      </w:r>
      <w:r>
        <w:rPr>
          <w:rFonts w:hint="eastAsia"/>
        </w:rPr>
        <w:t xml:space="preserve"> </w:t>
      </w:r>
      <w:r w:rsidR="00303893">
        <w:rPr>
          <w:rFonts w:hint="eastAsia"/>
        </w:rPr>
        <w:t>板级测试要求</w:t>
      </w:r>
      <w:bookmarkEnd w:id="263"/>
    </w:p>
    <w:p w14:paraId="2FE7A045" w14:textId="653717E4" w:rsidR="00303893" w:rsidRDefault="008205C7">
      <w:pPr>
        <w:rPr>
          <w:rFonts w:asciiTheme="majorHAnsi" w:eastAsiaTheme="majorEastAsia" w:hAnsiTheme="majorHAnsi" w:cstheme="majorBidi"/>
          <w:color w:val="0F4761" w:themeColor="accent1" w:themeShade="BF"/>
          <w:sz w:val="40"/>
          <w:szCs w:val="40"/>
        </w:rPr>
      </w:pPr>
      <w:r>
        <w:rPr>
          <w:rFonts w:hint="eastAsia"/>
        </w:rPr>
        <w:t>需要考虑</w:t>
      </w:r>
      <w:r>
        <w:rPr>
          <w:rFonts w:hint="eastAsia"/>
        </w:rPr>
        <w:t>ICT/FCT</w:t>
      </w:r>
      <w:r w:rsidR="00303893">
        <w:br w:type="page"/>
      </w:r>
    </w:p>
    <w:p w14:paraId="1FBE2C25" w14:textId="1B89082B" w:rsidR="00CE3D36" w:rsidRDefault="00CE3D36" w:rsidP="00CE3D36">
      <w:pPr>
        <w:pStyle w:val="1"/>
      </w:pPr>
      <w:bookmarkStart w:id="264" w:name="_Toc212470237"/>
      <w:r>
        <w:rPr>
          <w:rFonts w:hint="eastAsia"/>
        </w:rPr>
        <w:lastRenderedPageBreak/>
        <w:t>1</w:t>
      </w:r>
      <w:r w:rsidR="00E13864">
        <w:rPr>
          <w:rFonts w:hint="eastAsia"/>
        </w:rPr>
        <w:t>3</w:t>
      </w:r>
      <w:r>
        <w:rPr>
          <w:rFonts w:hint="eastAsia"/>
        </w:rPr>
        <w:t xml:space="preserve"> </w:t>
      </w:r>
      <w:r>
        <w:rPr>
          <w:rFonts w:ascii="SimSun" w:eastAsia="SimSun" w:hAnsi="SimSun" w:cs="SimSun" w:hint="eastAsia"/>
        </w:rPr>
        <w:t>工具软件</w:t>
      </w:r>
      <w:bookmarkEnd w:id="262"/>
      <w:bookmarkEnd w:id="264"/>
    </w:p>
    <w:p w14:paraId="5DB03F69" w14:textId="093649F1" w:rsidR="00CE3D36" w:rsidRDefault="00CE3D36" w:rsidP="00CE3D36">
      <w:pPr>
        <w:pStyle w:val="2"/>
      </w:pPr>
      <w:bookmarkStart w:id="265" w:name="_Toc164630295"/>
      <w:bookmarkStart w:id="266" w:name="_Toc212470238"/>
      <w:r>
        <w:rPr>
          <w:rFonts w:hint="eastAsia"/>
        </w:rPr>
        <w:t>1</w:t>
      </w:r>
      <w:r w:rsidR="00E13864">
        <w:rPr>
          <w:rFonts w:hint="eastAsia"/>
        </w:rPr>
        <w:t>3</w:t>
      </w:r>
      <w:r>
        <w:rPr>
          <w:rFonts w:hint="eastAsia"/>
        </w:rPr>
        <w:t xml:space="preserve">.1 </w:t>
      </w:r>
      <w:r>
        <w:rPr>
          <w:rFonts w:ascii="SimSun" w:eastAsia="SimSun" w:hAnsi="SimSun" w:cs="SimSun" w:hint="eastAsia"/>
        </w:rPr>
        <w:t>测试台</w:t>
      </w:r>
      <w:bookmarkEnd w:id="265"/>
      <w:bookmarkEnd w:id="266"/>
    </w:p>
    <w:p w14:paraId="7BC826BE" w14:textId="32CFE152" w:rsidR="00B52D3F" w:rsidRDefault="00B52D3F" w:rsidP="00CE3D36">
      <w:r w:rsidRPr="00B52D3F">
        <w:t>测试台支持的功能与测试要求。</w:t>
      </w:r>
    </w:p>
    <w:p w14:paraId="08C4AD2B" w14:textId="038782DF" w:rsidR="00CE3D36" w:rsidRDefault="00CE3D36" w:rsidP="00CE3D36">
      <w:pPr>
        <w:pStyle w:val="3"/>
      </w:pPr>
      <w:bookmarkStart w:id="267" w:name="_Toc164630296"/>
      <w:bookmarkStart w:id="268" w:name="_Toc212470239"/>
      <w:r>
        <w:rPr>
          <w:rFonts w:hint="eastAsia"/>
        </w:rPr>
        <w:t>1</w:t>
      </w:r>
      <w:r w:rsidR="00E13864">
        <w:rPr>
          <w:rFonts w:hint="eastAsia"/>
        </w:rPr>
        <w:t>3</w:t>
      </w:r>
      <w:r>
        <w:rPr>
          <w:rFonts w:hint="eastAsia"/>
        </w:rPr>
        <w:t xml:space="preserve">.1.1 </w:t>
      </w:r>
      <w:r>
        <w:rPr>
          <w:rFonts w:ascii="SimSun" w:eastAsia="SimSun" w:hAnsi="SimSun" w:cs="SimSun" w:hint="eastAsia"/>
        </w:rPr>
        <w:t>校准</w:t>
      </w:r>
      <w:bookmarkEnd w:id="267"/>
      <w:bookmarkEnd w:id="268"/>
    </w:p>
    <w:p w14:paraId="76361B27" w14:textId="77777777" w:rsidR="00B52D3F" w:rsidRPr="00B52D3F" w:rsidRDefault="00B52D3F" w:rsidP="00B52D3F">
      <w:r w:rsidRPr="00B52D3F">
        <w:t>所需测试设备，校准流程，精度要求。</w:t>
      </w:r>
    </w:p>
    <w:p w14:paraId="6B88209C" w14:textId="2151E07A" w:rsidR="00CE3D36" w:rsidRDefault="00CE3D36" w:rsidP="00CE3D36">
      <w:pPr>
        <w:pStyle w:val="3"/>
      </w:pPr>
      <w:bookmarkStart w:id="269" w:name="_Toc164630297"/>
      <w:bookmarkStart w:id="270" w:name="_Toc212470240"/>
      <w:r>
        <w:rPr>
          <w:rFonts w:hint="eastAsia"/>
        </w:rPr>
        <w:t>1</w:t>
      </w:r>
      <w:r w:rsidR="00E13864">
        <w:rPr>
          <w:rFonts w:hint="eastAsia"/>
        </w:rPr>
        <w:t>3</w:t>
      </w:r>
      <w:r>
        <w:rPr>
          <w:rFonts w:hint="eastAsia"/>
        </w:rPr>
        <w:t xml:space="preserve">.1.2 </w:t>
      </w:r>
      <w:r>
        <w:rPr>
          <w:rFonts w:ascii="SimSun" w:eastAsia="SimSun" w:hAnsi="SimSun" w:cs="SimSun" w:hint="eastAsia"/>
        </w:rPr>
        <w:t>工厂配置</w:t>
      </w:r>
      <w:bookmarkEnd w:id="269"/>
      <w:bookmarkEnd w:id="270"/>
    </w:p>
    <w:p w14:paraId="0AA7E5DB" w14:textId="77777777" w:rsidR="00DC29A3" w:rsidRDefault="00DC29A3" w:rsidP="00DC29A3">
      <w:r w:rsidRPr="00DC29A3">
        <w:t>默认配置项、序列号烧录、批量配置方式等。</w:t>
      </w:r>
    </w:p>
    <w:p w14:paraId="45752EF1" w14:textId="04DFC007" w:rsidR="00F81662" w:rsidRPr="00DC29A3" w:rsidRDefault="00F81662" w:rsidP="00DC29A3">
      <w:r>
        <w:rPr>
          <w:rFonts w:hint="eastAsia"/>
        </w:rPr>
        <w:t>需要考虑每台不一样的</w:t>
      </w:r>
      <w:r>
        <w:rPr>
          <w:rFonts w:hint="eastAsia"/>
        </w:rPr>
        <w:t>private key/public key.</w:t>
      </w:r>
    </w:p>
    <w:p w14:paraId="498EE021" w14:textId="4A6131DB" w:rsidR="00CE3D36" w:rsidRDefault="00CE3D36" w:rsidP="00CE3D36">
      <w:pPr>
        <w:pStyle w:val="3"/>
      </w:pPr>
      <w:bookmarkStart w:id="271" w:name="_Toc164630298"/>
      <w:bookmarkStart w:id="272" w:name="_Toc212470241"/>
      <w:r>
        <w:rPr>
          <w:rFonts w:hint="eastAsia"/>
        </w:rPr>
        <w:t>1</w:t>
      </w:r>
      <w:r w:rsidR="00E13864">
        <w:rPr>
          <w:rFonts w:hint="eastAsia"/>
        </w:rPr>
        <w:t>3</w:t>
      </w:r>
      <w:r>
        <w:rPr>
          <w:rFonts w:hint="eastAsia"/>
        </w:rPr>
        <w:t xml:space="preserve">.1.3 </w:t>
      </w:r>
      <w:r>
        <w:rPr>
          <w:rFonts w:ascii="SimSun" w:eastAsia="SimSun" w:hAnsi="SimSun" w:cs="SimSun" w:hint="eastAsia"/>
        </w:rPr>
        <w:t>工厂验证</w:t>
      </w:r>
      <w:bookmarkEnd w:id="271"/>
      <w:bookmarkEnd w:id="272"/>
    </w:p>
    <w:p w14:paraId="2ECA6775" w14:textId="77777777" w:rsidR="00F635D4" w:rsidRPr="00F635D4" w:rsidRDefault="00F635D4" w:rsidP="00F635D4">
      <w:r w:rsidRPr="00F635D4">
        <w:t>功能验证、出厂自检流程、记录方式。</w:t>
      </w:r>
    </w:p>
    <w:p w14:paraId="0C2BCBDF" w14:textId="78BCD0C9" w:rsidR="00CE3D36" w:rsidRDefault="00CE3D36" w:rsidP="00CE3D36">
      <w:pPr>
        <w:pStyle w:val="2"/>
      </w:pPr>
      <w:bookmarkStart w:id="273" w:name="_Toc164630299"/>
      <w:bookmarkStart w:id="274" w:name="_Toc212470242"/>
      <w:r>
        <w:rPr>
          <w:rFonts w:hint="eastAsia"/>
        </w:rPr>
        <w:t>1</w:t>
      </w:r>
      <w:r w:rsidR="00E13864">
        <w:rPr>
          <w:rFonts w:hint="eastAsia"/>
        </w:rPr>
        <w:t>3</w:t>
      </w:r>
      <w:r>
        <w:rPr>
          <w:rFonts w:hint="eastAsia"/>
        </w:rPr>
        <w:t xml:space="preserve">.2 </w:t>
      </w:r>
      <w:r w:rsidR="000E6B29" w:rsidRPr="003A2171">
        <w:t>上位机软件</w:t>
      </w:r>
      <w:bookmarkEnd w:id="273"/>
      <w:bookmarkEnd w:id="274"/>
    </w:p>
    <w:p w14:paraId="01CB6763" w14:textId="27719A83" w:rsidR="00CE3D36" w:rsidRDefault="002C2EA8" w:rsidP="00CE3D36">
      <w:r>
        <w:rPr>
          <w:rFonts w:hint="eastAsia"/>
        </w:rPr>
        <w:t>上位机软件功能要求</w:t>
      </w:r>
      <w:r w:rsidR="00ED1289">
        <w:rPr>
          <w:rFonts w:hint="eastAsia"/>
        </w:rPr>
        <w:t>。</w:t>
      </w:r>
      <w:r w:rsidR="00ED4CEA">
        <w:rPr>
          <w:rFonts w:hint="eastAsia"/>
        </w:rPr>
        <w:t>与</w:t>
      </w:r>
      <w:r w:rsidR="00ED4CEA">
        <w:rPr>
          <w:rFonts w:hint="eastAsia"/>
        </w:rPr>
        <w:t>AcuDC-301</w:t>
      </w:r>
      <w:r w:rsidR="00ED4CEA">
        <w:rPr>
          <w:rFonts w:hint="eastAsia"/>
        </w:rPr>
        <w:t>类似。</w:t>
      </w:r>
    </w:p>
    <w:sectPr w:rsidR="00CE3D3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4" w:author="Shaohang Cui" w:date="2025-09-23T13:43:00Z" w:initials="SC">
    <w:p w14:paraId="50412E54" w14:textId="77777777" w:rsidR="00A978F3" w:rsidRDefault="007530B2" w:rsidP="00A978F3">
      <w:pPr>
        <w:pStyle w:val="af3"/>
      </w:pPr>
      <w:r>
        <w:rPr>
          <w:rStyle w:val="af6"/>
        </w:rPr>
        <w:annotationRef/>
      </w:r>
      <w:r w:rsidR="00A978F3">
        <w:t xml:space="preserve">Flash </w:t>
      </w:r>
      <w:r w:rsidR="00A978F3">
        <w:rPr>
          <w:rFonts w:hint="eastAsia"/>
        </w:rPr>
        <w:t>仍然使用</w:t>
      </w:r>
      <w:r w:rsidR="00A978F3">
        <w:t>32</w:t>
      </w:r>
      <w:r w:rsidR="00A978F3">
        <w:rPr>
          <w:rFonts w:hint="eastAsia"/>
        </w:rPr>
        <w:t>MB</w:t>
      </w:r>
      <w:r w:rsidR="00A978F3">
        <w:rPr>
          <w:rFonts w:hint="eastAsia"/>
        </w:rPr>
        <w:t>的，日志条数待软件确定</w:t>
      </w:r>
    </w:p>
  </w:comment>
  <w:comment w:id="243" w:author="Shaohang Cui" w:date="2025-09-14T21:25:00Z" w:initials="SC">
    <w:p w14:paraId="658B3398" w14:textId="325E84EA" w:rsidR="00C23080" w:rsidRDefault="00C23080" w:rsidP="00C23080">
      <w:pPr>
        <w:pStyle w:val="af3"/>
      </w:pPr>
      <w:r>
        <w:rPr>
          <w:rStyle w:val="af6"/>
        </w:rPr>
        <w:annotationRef/>
      </w:r>
      <w:r>
        <w:rPr>
          <w:rFonts w:hint="eastAsia"/>
        </w:rPr>
        <w:t>可提高至如</w:t>
      </w:r>
      <w:r>
        <w:t>150V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412E54" w15:done="0"/>
  <w15:commentEx w15:paraId="658B33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7D3B40" w16cex:dateUtc="2025-09-23T05:43:00Z"/>
  <w16cex:commentExtensible w16cex:durableId="46B353F6" w16cex:dateUtc="2025-09-14T13: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412E54" w16cid:durableId="307D3B40"/>
  <w16cid:commentId w16cid:paraId="658B3398" w16cid:durableId="46B353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E8FB4" w14:textId="77777777" w:rsidR="008B23A4" w:rsidRDefault="008B23A4" w:rsidP="00F126C6">
      <w:pPr>
        <w:spacing w:after="0" w:line="240" w:lineRule="auto"/>
      </w:pPr>
      <w:r>
        <w:separator/>
      </w:r>
    </w:p>
  </w:endnote>
  <w:endnote w:type="continuationSeparator" w:id="0">
    <w:p w14:paraId="6CBC73C2" w14:textId="77777777" w:rsidR="008B23A4" w:rsidRDefault="008B23A4" w:rsidP="00F126C6">
      <w:pPr>
        <w:spacing w:after="0" w:line="240" w:lineRule="auto"/>
      </w:pPr>
      <w:r>
        <w:continuationSeparator/>
      </w:r>
    </w:p>
  </w:endnote>
  <w:endnote w:type="continuationNotice" w:id="1">
    <w:p w14:paraId="05CABC08" w14:textId="77777777" w:rsidR="008B23A4" w:rsidRDefault="008B23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984C8" w14:textId="77777777" w:rsidR="008B23A4" w:rsidRDefault="008B23A4" w:rsidP="00F126C6">
      <w:pPr>
        <w:spacing w:after="0" w:line="240" w:lineRule="auto"/>
      </w:pPr>
      <w:r>
        <w:separator/>
      </w:r>
    </w:p>
  </w:footnote>
  <w:footnote w:type="continuationSeparator" w:id="0">
    <w:p w14:paraId="5FCAEB27" w14:textId="77777777" w:rsidR="008B23A4" w:rsidRDefault="008B23A4" w:rsidP="00F126C6">
      <w:pPr>
        <w:spacing w:after="0" w:line="240" w:lineRule="auto"/>
      </w:pPr>
      <w:r>
        <w:continuationSeparator/>
      </w:r>
    </w:p>
  </w:footnote>
  <w:footnote w:type="continuationNotice" w:id="1">
    <w:p w14:paraId="1593432E" w14:textId="77777777" w:rsidR="008B23A4" w:rsidRDefault="008B23A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1032"/>
    <w:multiLevelType w:val="hybridMultilevel"/>
    <w:tmpl w:val="47BEBB8A"/>
    <w:lvl w:ilvl="0" w:tplc="4914011E">
      <w:start w:val="2025"/>
      <w:numFmt w:val="bullet"/>
      <w:lvlText w:val=""/>
      <w:lvlJc w:val="left"/>
      <w:pPr>
        <w:ind w:left="720" w:hanging="360"/>
      </w:pPr>
      <w:rPr>
        <w:rFonts w:ascii="Symbol" w:eastAsia="SimSun" w:hAnsi="Symbol"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85C17"/>
    <w:multiLevelType w:val="hybridMultilevel"/>
    <w:tmpl w:val="755A7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40230"/>
    <w:multiLevelType w:val="hybridMultilevel"/>
    <w:tmpl w:val="45BA77EE"/>
    <w:lvl w:ilvl="0" w:tplc="B01A62F0">
      <w:start w:val="1"/>
      <w:numFmt w:val="bullet"/>
      <w:lvlText w:val=""/>
      <w:lvlJc w:val="left"/>
      <w:pPr>
        <w:ind w:left="780" w:hanging="420"/>
      </w:pPr>
      <w:rPr>
        <w:rFonts w:ascii="Wingdings" w:eastAsiaTheme="minorEastAsia" w:hAnsi="Wingdings" w:cstheme="minorBidi"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 w15:restartNumberingAfterBreak="0">
    <w:nsid w:val="08BB2D75"/>
    <w:multiLevelType w:val="hybridMultilevel"/>
    <w:tmpl w:val="25882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D4614"/>
    <w:multiLevelType w:val="hybridMultilevel"/>
    <w:tmpl w:val="9C5CDF2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B3E76FD"/>
    <w:multiLevelType w:val="hybridMultilevel"/>
    <w:tmpl w:val="2856DF4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0D6A5B2E"/>
    <w:multiLevelType w:val="hybridMultilevel"/>
    <w:tmpl w:val="6EBA7898"/>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0F0C6D73"/>
    <w:multiLevelType w:val="hybridMultilevel"/>
    <w:tmpl w:val="7E588214"/>
    <w:lvl w:ilvl="0" w:tplc="ADB8DBA8">
      <w:start w:val="1"/>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2F45582"/>
    <w:multiLevelType w:val="hybridMultilevel"/>
    <w:tmpl w:val="3E4A13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5F6289E"/>
    <w:multiLevelType w:val="hybridMultilevel"/>
    <w:tmpl w:val="C9567F16"/>
    <w:lvl w:ilvl="0" w:tplc="1974FB9A">
      <w:start w:val="1"/>
      <w:numFmt w:val="bullet"/>
      <w:lvlText w:val=""/>
      <w:lvlJc w:val="left"/>
      <w:pPr>
        <w:ind w:left="360" w:hanging="360"/>
      </w:pPr>
      <w:rPr>
        <w:rFonts w:ascii="Wingdings" w:eastAsiaTheme="minorEastAsia" w:hAnsi="Wingdings" w:cstheme="minorBidi"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6156849"/>
    <w:multiLevelType w:val="hybridMultilevel"/>
    <w:tmpl w:val="262A5D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8C28D5"/>
    <w:multiLevelType w:val="hybridMultilevel"/>
    <w:tmpl w:val="63B6A0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171541EE"/>
    <w:multiLevelType w:val="hybridMultilevel"/>
    <w:tmpl w:val="97FC20CC"/>
    <w:lvl w:ilvl="0" w:tplc="FFFFFFFF">
      <w:start w:val="1"/>
      <w:numFmt w:val="lowerRoman"/>
      <w:lvlText w:val="%1."/>
      <w:lvlJc w:val="right"/>
      <w:pPr>
        <w:ind w:left="132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19CC6CEC"/>
    <w:multiLevelType w:val="hybridMultilevel"/>
    <w:tmpl w:val="6B32BAF4"/>
    <w:lvl w:ilvl="0" w:tplc="04090001">
      <w:start w:val="1"/>
      <w:numFmt w:val="bullet"/>
      <w:lvlText w:val=""/>
      <w:lvlJc w:val="left"/>
      <w:pPr>
        <w:ind w:left="420" w:hanging="420"/>
      </w:pPr>
      <w:rPr>
        <w:rFonts w:ascii="Symbol" w:hAnsi="Symbol"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1A8D4BC7"/>
    <w:multiLevelType w:val="hybridMultilevel"/>
    <w:tmpl w:val="C21E9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2631FE"/>
    <w:multiLevelType w:val="hybridMultilevel"/>
    <w:tmpl w:val="33AC9A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9B1B60"/>
    <w:multiLevelType w:val="hybridMultilevel"/>
    <w:tmpl w:val="F47024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7A4D3E"/>
    <w:multiLevelType w:val="hybridMultilevel"/>
    <w:tmpl w:val="FF82B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BF3577"/>
    <w:multiLevelType w:val="hybridMultilevel"/>
    <w:tmpl w:val="9126D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A10E4C"/>
    <w:multiLevelType w:val="hybridMultilevel"/>
    <w:tmpl w:val="4B3CCD3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24186D05"/>
    <w:multiLevelType w:val="multilevel"/>
    <w:tmpl w:val="37DA004C"/>
    <w:lvl w:ilvl="0">
      <w:start w:val="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80D2A04"/>
    <w:multiLevelType w:val="hybridMultilevel"/>
    <w:tmpl w:val="4BECF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9A036E"/>
    <w:multiLevelType w:val="hybridMultilevel"/>
    <w:tmpl w:val="954039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CE66B0"/>
    <w:multiLevelType w:val="hybridMultilevel"/>
    <w:tmpl w:val="97FC20CC"/>
    <w:lvl w:ilvl="0" w:tplc="0409001B">
      <w:start w:val="1"/>
      <w:numFmt w:val="lowerRoman"/>
      <w:lvlText w:val="%1."/>
      <w:lvlJc w:val="right"/>
      <w:pPr>
        <w:ind w:left="132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2C1C7662"/>
    <w:multiLevelType w:val="hybridMultilevel"/>
    <w:tmpl w:val="B2168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BD74AA"/>
    <w:multiLevelType w:val="hybridMultilevel"/>
    <w:tmpl w:val="D6B6A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3A03C0"/>
    <w:multiLevelType w:val="hybridMultilevel"/>
    <w:tmpl w:val="11483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EF6C08"/>
    <w:multiLevelType w:val="hybridMultilevel"/>
    <w:tmpl w:val="7B3E5AB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38F9684C"/>
    <w:multiLevelType w:val="hybridMultilevel"/>
    <w:tmpl w:val="EFEE2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2E50A8"/>
    <w:multiLevelType w:val="hybridMultilevel"/>
    <w:tmpl w:val="077097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2C258E"/>
    <w:multiLevelType w:val="hybridMultilevel"/>
    <w:tmpl w:val="0642917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49157EF8"/>
    <w:multiLevelType w:val="hybridMultilevel"/>
    <w:tmpl w:val="9EAE29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D4223C"/>
    <w:multiLevelType w:val="hybridMultilevel"/>
    <w:tmpl w:val="E3607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FA5174"/>
    <w:multiLevelType w:val="hybridMultilevel"/>
    <w:tmpl w:val="3FA644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2B5B5A"/>
    <w:multiLevelType w:val="hybridMultilevel"/>
    <w:tmpl w:val="7B3E5AB2"/>
    <w:lvl w:ilvl="0" w:tplc="E1CCD5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546C7569"/>
    <w:multiLevelType w:val="hybridMultilevel"/>
    <w:tmpl w:val="00BCA41A"/>
    <w:lvl w:ilvl="0" w:tplc="0144C9D2">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78214E"/>
    <w:multiLevelType w:val="hybridMultilevel"/>
    <w:tmpl w:val="D8E45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815B0E"/>
    <w:multiLevelType w:val="hybridMultilevel"/>
    <w:tmpl w:val="FAF8C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BF5AAF"/>
    <w:multiLevelType w:val="hybridMultilevel"/>
    <w:tmpl w:val="5E7409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475731"/>
    <w:multiLevelType w:val="hybridMultilevel"/>
    <w:tmpl w:val="5EBE06A4"/>
    <w:lvl w:ilvl="0" w:tplc="AC34C412">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1CE625C"/>
    <w:multiLevelType w:val="hybridMultilevel"/>
    <w:tmpl w:val="43BCE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EA1E24"/>
    <w:multiLevelType w:val="multilevel"/>
    <w:tmpl w:val="B5E0C35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7E16A57"/>
    <w:multiLevelType w:val="hybridMultilevel"/>
    <w:tmpl w:val="99E0B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A75563E"/>
    <w:multiLevelType w:val="multilevel"/>
    <w:tmpl w:val="B13A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B45B26"/>
    <w:multiLevelType w:val="hybridMultilevel"/>
    <w:tmpl w:val="FB2A26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6C023E"/>
    <w:multiLevelType w:val="hybridMultilevel"/>
    <w:tmpl w:val="45A07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20305C"/>
    <w:multiLevelType w:val="hybridMultilevel"/>
    <w:tmpl w:val="E708B6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6F0E1F"/>
    <w:multiLevelType w:val="hybridMultilevel"/>
    <w:tmpl w:val="61DCB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5A518BF"/>
    <w:multiLevelType w:val="hybridMultilevel"/>
    <w:tmpl w:val="7D1CF9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6D1765"/>
    <w:multiLevelType w:val="hybridMultilevel"/>
    <w:tmpl w:val="6340139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0" w15:restartNumberingAfterBreak="0">
    <w:nsid w:val="76810622"/>
    <w:multiLevelType w:val="hybridMultilevel"/>
    <w:tmpl w:val="08A26FE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1" w15:restartNumberingAfterBreak="0">
    <w:nsid w:val="77B64823"/>
    <w:multiLevelType w:val="hybridMultilevel"/>
    <w:tmpl w:val="3C6A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A3F1939"/>
    <w:multiLevelType w:val="hybridMultilevel"/>
    <w:tmpl w:val="8A3ED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E055E38"/>
    <w:multiLevelType w:val="hybridMultilevel"/>
    <w:tmpl w:val="97FC20CC"/>
    <w:lvl w:ilvl="0" w:tplc="FFFFFFFF">
      <w:start w:val="1"/>
      <w:numFmt w:val="lowerRoman"/>
      <w:lvlText w:val="%1."/>
      <w:lvlJc w:val="right"/>
      <w:pPr>
        <w:ind w:left="132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920865884">
    <w:abstractNumId w:val="13"/>
  </w:num>
  <w:num w:numId="2" w16cid:durableId="196433051">
    <w:abstractNumId w:val="2"/>
  </w:num>
  <w:num w:numId="3" w16cid:durableId="1351184048">
    <w:abstractNumId w:val="20"/>
  </w:num>
  <w:num w:numId="4" w16cid:durableId="176774487">
    <w:abstractNumId w:val="17"/>
  </w:num>
  <w:num w:numId="5" w16cid:durableId="360667351">
    <w:abstractNumId w:val="41"/>
  </w:num>
  <w:num w:numId="6" w16cid:durableId="692615256">
    <w:abstractNumId w:val="10"/>
  </w:num>
  <w:num w:numId="7" w16cid:durableId="279269065">
    <w:abstractNumId w:val="24"/>
  </w:num>
  <w:num w:numId="8" w16cid:durableId="2111046723">
    <w:abstractNumId w:val="28"/>
  </w:num>
  <w:num w:numId="9" w16cid:durableId="1688017518">
    <w:abstractNumId w:val="26"/>
  </w:num>
  <w:num w:numId="10" w16cid:durableId="1627545893">
    <w:abstractNumId w:val="15"/>
  </w:num>
  <w:num w:numId="11" w16cid:durableId="1627080416">
    <w:abstractNumId w:val="29"/>
  </w:num>
  <w:num w:numId="12" w16cid:durableId="709109421">
    <w:abstractNumId w:val="44"/>
  </w:num>
  <w:num w:numId="13" w16cid:durableId="1008143613">
    <w:abstractNumId w:val="46"/>
  </w:num>
  <w:num w:numId="14" w16cid:durableId="1959489786">
    <w:abstractNumId w:val="51"/>
  </w:num>
  <w:num w:numId="15" w16cid:durableId="1611627274">
    <w:abstractNumId w:val="48"/>
  </w:num>
  <w:num w:numId="16" w16cid:durableId="1740319519">
    <w:abstractNumId w:val="1"/>
  </w:num>
  <w:num w:numId="17" w16cid:durableId="1008756995">
    <w:abstractNumId w:val="37"/>
  </w:num>
  <w:num w:numId="18" w16cid:durableId="774444714">
    <w:abstractNumId w:val="22"/>
  </w:num>
  <w:num w:numId="19" w16cid:durableId="1541164863">
    <w:abstractNumId w:val="40"/>
  </w:num>
  <w:num w:numId="20" w16cid:durableId="773204770">
    <w:abstractNumId w:val="47"/>
  </w:num>
  <w:num w:numId="21" w16cid:durableId="596132876">
    <w:abstractNumId w:val="33"/>
  </w:num>
  <w:num w:numId="22" w16cid:durableId="899906185">
    <w:abstractNumId w:val="25"/>
  </w:num>
  <w:num w:numId="23" w16cid:durableId="2121023522">
    <w:abstractNumId w:val="21"/>
  </w:num>
  <w:num w:numId="24" w16cid:durableId="1296639695">
    <w:abstractNumId w:val="16"/>
  </w:num>
  <w:num w:numId="25" w16cid:durableId="83114740">
    <w:abstractNumId w:val="38"/>
  </w:num>
  <w:num w:numId="26" w16cid:durableId="1260794527">
    <w:abstractNumId w:val="32"/>
  </w:num>
  <w:num w:numId="27" w16cid:durableId="572349522">
    <w:abstractNumId w:val="52"/>
  </w:num>
  <w:num w:numId="28" w16cid:durableId="1591504866">
    <w:abstractNumId w:val="45"/>
  </w:num>
  <w:num w:numId="29" w16cid:durableId="1785998464">
    <w:abstractNumId w:val="50"/>
  </w:num>
  <w:num w:numId="30" w16cid:durableId="14427001">
    <w:abstractNumId w:val="9"/>
  </w:num>
  <w:num w:numId="31" w16cid:durableId="152990534">
    <w:abstractNumId w:val="4"/>
  </w:num>
  <w:num w:numId="32" w16cid:durableId="827092779">
    <w:abstractNumId w:val="5"/>
  </w:num>
  <w:num w:numId="33" w16cid:durableId="222757542">
    <w:abstractNumId w:val="7"/>
  </w:num>
  <w:num w:numId="34" w16cid:durableId="1516504886">
    <w:abstractNumId w:val="30"/>
  </w:num>
  <w:num w:numId="35" w16cid:durableId="2054455184">
    <w:abstractNumId w:val="11"/>
  </w:num>
  <w:num w:numId="36" w16cid:durableId="240918737">
    <w:abstractNumId w:val="19"/>
  </w:num>
  <w:num w:numId="37" w16cid:durableId="318273767">
    <w:abstractNumId w:val="35"/>
  </w:num>
  <w:num w:numId="38" w16cid:durableId="440227978">
    <w:abstractNumId w:val="49"/>
  </w:num>
  <w:num w:numId="39" w16cid:durableId="306908279">
    <w:abstractNumId w:val="39"/>
  </w:num>
  <w:num w:numId="40" w16cid:durableId="1820075497">
    <w:abstractNumId w:val="14"/>
  </w:num>
  <w:num w:numId="41" w16cid:durableId="641159028">
    <w:abstractNumId w:val="36"/>
  </w:num>
  <w:num w:numId="42" w16cid:durableId="1243567224">
    <w:abstractNumId w:val="31"/>
  </w:num>
  <w:num w:numId="43" w16cid:durableId="66268266">
    <w:abstractNumId w:val="18"/>
  </w:num>
  <w:num w:numId="44" w16cid:durableId="450589422">
    <w:abstractNumId w:val="34"/>
  </w:num>
  <w:num w:numId="45" w16cid:durableId="12388819">
    <w:abstractNumId w:val="0"/>
  </w:num>
  <w:num w:numId="46" w16cid:durableId="1124928901">
    <w:abstractNumId w:val="27"/>
  </w:num>
  <w:num w:numId="47" w16cid:durableId="1973123620">
    <w:abstractNumId w:val="8"/>
  </w:num>
  <w:num w:numId="48" w16cid:durableId="92406306">
    <w:abstractNumId w:val="6"/>
  </w:num>
  <w:num w:numId="49" w16cid:durableId="903760995">
    <w:abstractNumId w:val="23"/>
  </w:num>
  <w:num w:numId="50" w16cid:durableId="299463848">
    <w:abstractNumId w:val="12"/>
  </w:num>
  <w:num w:numId="51" w16cid:durableId="1119909135">
    <w:abstractNumId w:val="53"/>
  </w:num>
  <w:num w:numId="52" w16cid:durableId="226232767">
    <w:abstractNumId w:val="3"/>
  </w:num>
  <w:num w:numId="53" w16cid:durableId="379209483">
    <w:abstractNumId w:val="43"/>
  </w:num>
  <w:num w:numId="54" w16cid:durableId="2139258257">
    <w:abstractNumId w:val="42"/>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ohang Cui">
    <w15:presenceInfo w15:providerId="AD" w15:userId="S::shaohang.cui@accuenergy.com::48723f53-5d3b-4411-ac09-624e4cb109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101"/>
    <w:rsid w:val="000012A0"/>
    <w:rsid w:val="00003724"/>
    <w:rsid w:val="00003B40"/>
    <w:rsid w:val="00003FCF"/>
    <w:rsid w:val="00004872"/>
    <w:rsid w:val="00006807"/>
    <w:rsid w:val="00010721"/>
    <w:rsid w:val="000133B9"/>
    <w:rsid w:val="00013561"/>
    <w:rsid w:val="000153FE"/>
    <w:rsid w:val="00015F8B"/>
    <w:rsid w:val="000166D0"/>
    <w:rsid w:val="00020FA1"/>
    <w:rsid w:val="00021557"/>
    <w:rsid w:val="000215DF"/>
    <w:rsid w:val="00022B97"/>
    <w:rsid w:val="0002372A"/>
    <w:rsid w:val="00023F81"/>
    <w:rsid w:val="00024BD5"/>
    <w:rsid w:val="000258D0"/>
    <w:rsid w:val="0002622B"/>
    <w:rsid w:val="00027F33"/>
    <w:rsid w:val="00030875"/>
    <w:rsid w:val="00030A97"/>
    <w:rsid w:val="00031BB2"/>
    <w:rsid w:val="0003265B"/>
    <w:rsid w:val="00034DB0"/>
    <w:rsid w:val="0003613F"/>
    <w:rsid w:val="000366BA"/>
    <w:rsid w:val="0003714D"/>
    <w:rsid w:val="000404AF"/>
    <w:rsid w:val="00040BEE"/>
    <w:rsid w:val="00040CC6"/>
    <w:rsid w:val="00040DA8"/>
    <w:rsid w:val="00041211"/>
    <w:rsid w:val="00041ACD"/>
    <w:rsid w:val="00041E10"/>
    <w:rsid w:val="0004585D"/>
    <w:rsid w:val="00045F35"/>
    <w:rsid w:val="00046C2B"/>
    <w:rsid w:val="000473B3"/>
    <w:rsid w:val="00051A06"/>
    <w:rsid w:val="00052C1D"/>
    <w:rsid w:val="00052F92"/>
    <w:rsid w:val="0005577C"/>
    <w:rsid w:val="00055A71"/>
    <w:rsid w:val="00055EB0"/>
    <w:rsid w:val="000561A3"/>
    <w:rsid w:val="00056350"/>
    <w:rsid w:val="00056B1D"/>
    <w:rsid w:val="00056D8B"/>
    <w:rsid w:val="000576BD"/>
    <w:rsid w:val="0005793C"/>
    <w:rsid w:val="00062064"/>
    <w:rsid w:val="00062B3E"/>
    <w:rsid w:val="00063A1A"/>
    <w:rsid w:val="00064573"/>
    <w:rsid w:val="00064A89"/>
    <w:rsid w:val="000664AE"/>
    <w:rsid w:val="00066D3F"/>
    <w:rsid w:val="00070829"/>
    <w:rsid w:val="000727AC"/>
    <w:rsid w:val="00073FA2"/>
    <w:rsid w:val="00074393"/>
    <w:rsid w:val="00074D07"/>
    <w:rsid w:val="0007567F"/>
    <w:rsid w:val="000759B3"/>
    <w:rsid w:val="000761AD"/>
    <w:rsid w:val="00076681"/>
    <w:rsid w:val="00076BFB"/>
    <w:rsid w:val="0007766A"/>
    <w:rsid w:val="00080A50"/>
    <w:rsid w:val="00082667"/>
    <w:rsid w:val="00083583"/>
    <w:rsid w:val="00084593"/>
    <w:rsid w:val="0008463C"/>
    <w:rsid w:val="0008778E"/>
    <w:rsid w:val="000909FC"/>
    <w:rsid w:val="00092673"/>
    <w:rsid w:val="00094019"/>
    <w:rsid w:val="00096B1C"/>
    <w:rsid w:val="000971EE"/>
    <w:rsid w:val="00097357"/>
    <w:rsid w:val="000A0F3D"/>
    <w:rsid w:val="000A0F9F"/>
    <w:rsid w:val="000A2972"/>
    <w:rsid w:val="000A5A3D"/>
    <w:rsid w:val="000A5E93"/>
    <w:rsid w:val="000A6CA5"/>
    <w:rsid w:val="000A75A5"/>
    <w:rsid w:val="000A7EA5"/>
    <w:rsid w:val="000B0CE2"/>
    <w:rsid w:val="000B1A52"/>
    <w:rsid w:val="000B26C1"/>
    <w:rsid w:val="000B2F25"/>
    <w:rsid w:val="000B530D"/>
    <w:rsid w:val="000B565D"/>
    <w:rsid w:val="000B573C"/>
    <w:rsid w:val="000C0168"/>
    <w:rsid w:val="000C195A"/>
    <w:rsid w:val="000C1ADC"/>
    <w:rsid w:val="000C4691"/>
    <w:rsid w:val="000D17CE"/>
    <w:rsid w:val="000D1D05"/>
    <w:rsid w:val="000D1EE9"/>
    <w:rsid w:val="000D3DA0"/>
    <w:rsid w:val="000D6C16"/>
    <w:rsid w:val="000D6CB5"/>
    <w:rsid w:val="000D6F7B"/>
    <w:rsid w:val="000E031E"/>
    <w:rsid w:val="000E2205"/>
    <w:rsid w:val="000E26B0"/>
    <w:rsid w:val="000E2FF7"/>
    <w:rsid w:val="000E3D09"/>
    <w:rsid w:val="000E4FE2"/>
    <w:rsid w:val="000E51FC"/>
    <w:rsid w:val="000E534A"/>
    <w:rsid w:val="000E60B0"/>
    <w:rsid w:val="000E6B29"/>
    <w:rsid w:val="000E6CF2"/>
    <w:rsid w:val="000E70A7"/>
    <w:rsid w:val="000F07A1"/>
    <w:rsid w:val="000F2E1B"/>
    <w:rsid w:val="000F3387"/>
    <w:rsid w:val="000F3BC7"/>
    <w:rsid w:val="000F4727"/>
    <w:rsid w:val="000F5F9A"/>
    <w:rsid w:val="000F6AC3"/>
    <w:rsid w:val="000F6D26"/>
    <w:rsid w:val="000F7D81"/>
    <w:rsid w:val="001013CC"/>
    <w:rsid w:val="00101E9A"/>
    <w:rsid w:val="00102E9C"/>
    <w:rsid w:val="00106021"/>
    <w:rsid w:val="00106429"/>
    <w:rsid w:val="00106AC6"/>
    <w:rsid w:val="00107109"/>
    <w:rsid w:val="0010735F"/>
    <w:rsid w:val="001105D2"/>
    <w:rsid w:val="00112B79"/>
    <w:rsid w:val="00113469"/>
    <w:rsid w:val="00115E68"/>
    <w:rsid w:val="00116CC3"/>
    <w:rsid w:val="00117911"/>
    <w:rsid w:val="00120EFA"/>
    <w:rsid w:val="00121300"/>
    <w:rsid w:val="00121990"/>
    <w:rsid w:val="0012399D"/>
    <w:rsid w:val="00124880"/>
    <w:rsid w:val="00125152"/>
    <w:rsid w:val="00125F49"/>
    <w:rsid w:val="00127CB0"/>
    <w:rsid w:val="00127F7C"/>
    <w:rsid w:val="00130F1A"/>
    <w:rsid w:val="00131A29"/>
    <w:rsid w:val="00131DBE"/>
    <w:rsid w:val="00132FC9"/>
    <w:rsid w:val="001333B6"/>
    <w:rsid w:val="00133583"/>
    <w:rsid w:val="00136914"/>
    <w:rsid w:val="00137B3C"/>
    <w:rsid w:val="00137DE7"/>
    <w:rsid w:val="00137E43"/>
    <w:rsid w:val="00141073"/>
    <w:rsid w:val="00141955"/>
    <w:rsid w:val="00142256"/>
    <w:rsid w:val="00143E0F"/>
    <w:rsid w:val="001463FD"/>
    <w:rsid w:val="00147FF7"/>
    <w:rsid w:val="001500F2"/>
    <w:rsid w:val="00150237"/>
    <w:rsid w:val="00150DA6"/>
    <w:rsid w:val="001516FE"/>
    <w:rsid w:val="001531FF"/>
    <w:rsid w:val="001535F6"/>
    <w:rsid w:val="001547BA"/>
    <w:rsid w:val="00155C45"/>
    <w:rsid w:val="001561D2"/>
    <w:rsid w:val="00156C6E"/>
    <w:rsid w:val="00156FEC"/>
    <w:rsid w:val="001571CB"/>
    <w:rsid w:val="001629C3"/>
    <w:rsid w:val="0016382D"/>
    <w:rsid w:val="00165C5E"/>
    <w:rsid w:val="001671BE"/>
    <w:rsid w:val="0016777E"/>
    <w:rsid w:val="00167E32"/>
    <w:rsid w:val="0017034C"/>
    <w:rsid w:val="001705A4"/>
    <w:rsid w:val="00170D5B"/>
    <w:rsid w:val="00170D91"/>
    <w:rsid w:val="00174C46"/>
    <w:rsid w:val="001760BF"/>
    <w:rsid w:val="00176349"/>
    <w:rsid w:val="00176AAA"/>
    <w:rsid w:val="001771FB"/>
    <w:rsid w:val="00177589"/>
    <w:rsid w:val="00177BFF"/>
    <w:rsid w:val="0018119D"/>
    <w:rsid w:val="00183909"/>
    <w:rsid w:val="00184D97"/>
    <w:rsid w:val="00185E4D"/>
    <w:rsid w:val="00187C74"/>
    <w:rsid w:val="00191347"/>
    <w:rsid w:val="001915AE"/>
    <w:rsid w:val="00192140"/>
    <w:rsid w:val="00195F4B"/>
    <w:rsid w:val="0019601A"/>
    <w:rsid w:val="001962BC"/>
    <w:rsid w:val="0019658D"/>
    <w:rsid w:val="00196903"/>
    <w:rsid w:val="00197768"/>
    <w:rsid w:val="00197A75"/>
    <w:rsid w:val="001A18F0"/>
    <w:rsid w:val="001A19BD"/>
    <w:rsid w:val="001A37D3"/>
    <w:rsid w:val="001A4299"/>
    <w:rsid w:val="001A5179"/>
    <w:rsid w:val="001A6896"/>
    <w:rsid w:val="001B0543"/>
    <w:rsid w:val="001B195A"/>
    <w:rsid w:val="001B3ADF"/>
    <w:rsid w:val="001B4C5B"/>
    <w:rsid w:val="001B4D7E"/>
    <w:rsid w:val="001B72D9"/>
    <w:rsid w:val="001C0BD7"/>
    <w:rsid w:val="001C21AF"/>
    <w:rsid w:val="001C3147"/>
    <w:rsid w:val="001C3692"/>
    <w:rsid w:val="001C382F"/>
    <w:rsid w:val="001C44DF"/>
    <w:rsid w:val="001C538C"/>
    <w:rsid w:val="001C603D"/>
    <w:rsid w:val="001C65DC"/>
    <w:rsid w:val="001C6B6D"/>
    <w:rsid w:val="001C7517"/>
    <w:rsid w:val="001D0620"/>
    <w:rsid w:val="001D1027"/>
    <w:rsid w:val="001D1160"/>
    <w:rsid w:val="001D13DA"/>
    <w:rsid w:val="001D1553"/>
    <w:rsid w:val="001D1569"/>
    <w:rsid w:val="001D2661"/>
    <w:rsid w:val="001D573A"/>
    <w:rsid w:val="001D5E87"/>
    <w:rsid w:val="001D6AB6"/>
    <w:rsid w:val="001D7280"/>
    <w:rsid w:val="001E10DE"/>
    <w:rsid w:val="001E5F90"/>
    <w:rsid w:val="001E7171"/>
    <w:rsid w:val="001F052D"/>
    <w:rsid w:val="001F1041"/>
    <w:rsid w:val="001F1191"/>
    <w:rsid w:val="001F32FD"/>
    <w:rsid w:val="001F445D"/>
    <w:rsid w:val="001F4F12"/>
    <w:rsid w:val="002007FF"/>
    <w:rsid w:val="00202109"/>
    <w:rsid w:val="002025B5"/>
    <w:rsid w:val="002033E8"/>
    <w:rsid w:val="00204F4D"/>
    <w:rsid w:val="00205A54"/>
    <w:rsid w:val="00205E62"/>
    <w:rsid w:val="00206563"/>
    <w:rsid w:val="00206855"/>
    <w:rsid w:val="00207138"/>
    <w:rsid w:val="002071B8"/>
    <w:rsid w:val="00210537"/>
    <w:rsid w:val="0021270C"/>
    <w:rsid w:val="0021284B"/>
    <w:rsid w:val="00212C68"/>
    <w:rsid w:val="00215710"/>
    <w:rsid w:val="002163E6"/>
    <w:rsid w:val="00217AFF"/>
    <w:rsid w:val="00220B2E"/>
    <w:rsid w:val="00221CB8"/>
    <w:rsid w:val="002245F4"/>
    <w:rsid w:val="002246FD"/>
    <w:rsid w:val="00225A5C"/>
    <w:rsid w:val="002262BA"/>
    <w:rsid w:val="0022640F"/>
    <w:rsid w:val="00226554"/>
    <w:rsid w:val="00226A65"/>
    <w:rsid w:val="00230A25"/>
    <w:rsid w:val="00230D03"/>
    <w:rsid w:val="00231524"/>
    <w:rsid w:val="00232DFF"/>
    <w:rsid w:val="00234147"/>
    <w:rsid w:val="00235838"/>
    <w:rsid w:val="0023626F"/>
    <w:rsid w:val="00241BCA"/>
    <w:rsid w:val="00242753"/>
    <w:rsid w:val="00242B92"/>
    <w:rsid w:val="00243BA6"/>
    <w:rsid w:val="002441E6"/>
    <w:rsid w:val="00245D9B"/>
    <w:rsid w:val="00250006"/>
    <w:rsid w:val="00250171"/>
    <w:rsid w:val="002511F0"/>
    <w:rsid w:val="00252C19"/>
    <w:rsid w:val="002540EA"/>
    <w:rsid w:val="00256686"/>
    <w:rsid w:val="00257085"/>
    <w:rsid w:val="00257AB8"/>
    <w:rsid w:val="00262AE5"/>
    <w:rsid w:val="00262CC6"/>
    <w:rsid w:val="002633FE"/>
    <w:rsid w:val="002669EC"/>
    <w:rsid w:val="00272FE8"/>
    <w:rsid w:val="0027322E"/>
    <w:rsid w:val="002740E4"/>
    <w:rsid w:val="002749BC"/>
    <w:rsid w:val="00274C65"/>
    <w:rsid w:val="00275B24"/>
    <w:rsid w:val="00275EF4"/>
    <w:rsid w:val="00276750"/>
    <w:rsid w:val="002777F7"/>
    <w:rsid w:val="00281566"/>
    <w:rsid w:val="00281D8E"/>
    <w:rsid w:val="0028347F"/>
    <w:rsid w:val="002836DA"/>
    <w:rsid w:val="00285E2C"/>
    <w:rsid w:val="002861DC"/>
    <w:rsid w:val="002868BC"/>
    <w:rsid w:val="00286B17"/>
    <w:rsid w:val="002908D1"/>
    <w:rsid w:val="00291154"/>
    <w:rsid w:val="0029367F"/>
    <w:rsid w:val="0029376B"/>
    <w:rsid w:val="002939A1"/>
    <w:rsid w:val="00294991"/>
    <w:rsid w:val="002968B4"/>
    <w:rsid w:val="002A1036"/>
    <w:rsid w:val="002A1377"/>
    <w:rsid w:val="002A2528"/>
    <w:rsid w:val="002A3266"/>
    <w:rsid w:val="002A3701"/>
    <w:rsid w:val="002A43EB"/>
    <w:rsid w:val="002A4467"/>
    <w:rsid w:val="002A4EBF"/>
    <w:rsid w:val="002A4FEA"/>
    <w:rsid w:val="002A5AF7"/>
    <w:rsid w:val="002A6420"/>
    <w:rsid w:val="002B207A"/>
    <w:rsid w:val="002B36EA"/>
    <w:rsid w:val="002B4C44"/>
    <w:rsid w:val="002B6A54"/>
    <w:rsid w:val="002B79ED"/>
    <w:rsid w:val="002C12F5"/>
    <w:rsid w:val="002C16FC"/>
    <w:rsid w:val="002C21D5"/>
    <w:rsid w:val="002C2EA8"/>
    <w:rsid w:val="002C3B2F"/>
    <w:rsid w:val="002C5D43"/>
    <w:rsid w:val="002C61D3"/>
    <w:rsid w:val="002C6846"/>
    <w:rsid w:val="002C7647"/>
    <w:rsid w:val="002C76D8"/>
    <w:rsid w:val="002D0985"/>
    <w:rsid w:val="002D2423"/>
    <w:rsid w:val="002D4B08"/>
    <w:rsid w:val="002D509D"/>
    <w:rsid w:val="002D7751"/>
    <w:rsid w:val="002E08DC"/>
    <w:rsid w:val="002E1128"/>
    <w:rsid w:val="002E2021"/>
    <w:rsid w:val="002E2A85"/>
    <w:rsid w:val="002E2ABC"/>
    <w:rsid w:val="002E3803"/>
    <w:rsid w:val="002E458C"/>
    <w:rsid w:val="002E72B5"/>
    <w:rsid w:val="002F06C9"/>
    <w:rsid w:val="002F0A23"/>
    <w:rsid w:val="002F18A4"/>
    <w:rsid w:val="002F1AE8"/>
    <w:rsid w:val="002F2F13"/>
    <w:rsid w:val="002F55B1"/>
    <w:rsid w:val="002F571E"/>
    <w:rsid w:val="002F7A23"/>
    <w:rsid w:val="003005C7"/>
    <w:rsid w:val="00300EA0"/>
    <w:rsid w:val="003022C6"/>
    <w:rsid w:val="003027C9"/>
    <w:rsid w:val="00303893"/>
    <w:rsid w:val="00303E11"/>
    <w:rsid w:val="003041A8"/>
    <w:rsid w:val="00304A1D"/>
    <w:rsid w:val="0030616F"/>
    <w:rsid w:val="00307574"/>
    <w:rsid w:val="003117A8"/>
    <w:rsid w:val="00314133"/>
    <w:rsid w:val="00314A0B"/>
    <w:rsid w:val="00314E31"/>
    <w:rsid w:val="00315498"/>
    <w:rsid w:val="003161F5"/>
    <w:rsid w:val="003162F2"/>
    <w:rsid w:val="00316975"/>
    <w:rsid w:val="00317048"/>
    <w:rsid w:val="0031755C"/>
    <w:rsid w:val="00317A62"/>
    <w:rsid w:val="003204AF"/>
    <w:rsid w:val="00320CFF"/>
    <w:rsid w:val="003215D2"/>
    <w:rsid w:val="00321694"/>
    <w:rsid w:val="0032340F"/>
    <w:rsid w:val="003234FF"/>
    <w:rsid w:val="00323B0F"/>
    <w:rsid w:val="00323BB9"/>
    <w:rsid w:val="003247A5"/>
    <w:rsid w:val="00326252"/>
    <w:rsid w:val="003266CA"/>
    <w:rsid w:val="00326CDE"/>
    <w:rsid w:val="00330BC2"/>
    <w:rsid w:val="00330E41"/>
    <w:rsid w:val="0033187F"/>
    <w:rsid w:val="0033199B"/>
    <w:rsid w:val="00331C35"/>
    <w:rsid w:val="003324D1"/>
    <w:rsid w:val="00332515"/>
    <w:rsid w:val="00334D63"/>
    <w:rsid w:val="0033567D"/>
    <w:rsid w:val="0033743E"/>
    <w:rsid w:val="00340128"/>
    <w:rsid w:val="00341E65"/>
    <w:rsid w:val="003430BF"/>
    <w:rsid w:val="00343860"/>
    <w:rsid w:val="0034445F"/>
    <w:rsid w:val="00344EB9"/>
    <w:rsid w:val="00346B81"/>
    <w:rsid w:val="0035074E"/>
    <w:rsid w:val="00350A43"/>
    <w:rsid w:val="00351F8F"/>
    <w:rsid w:val="003536C4"/>
    <w:rsid w:val="00353C47"/>
    <w:rsid w:val="00354D7B"/>
    <w:rsid w:val="00356F91"/>
    <w:rsid w:val="003612F0"/>
    <w:rsid w:val="00361FE6"/>
    <w:rsid w:val="00362935"/>
    <w:rsid w:val="003632EC"/>
    <w:rsid w:val="003633F7"/>
    <w:rsid w:val="003634AD"/>
    <w:rsid w:val="0036386F"/>
    <w:rsid w:val="00364C53"/>
    <w:rsid w:val="00364FB8"/>
    <w:rsid w:val="0036503F"/>
    <w:rsid w:val="00365AC7"/>
    <w:rsid w:val="003703BC"/>
    <w:rsid w:val="0037120E"/>
    <w:rsid w:val="003714DC"/>
    <w:rsid w:val="0037152C"/>
    <w:rsid w:val="00371953"/>
    <w:rsid w:val="00371E51"/>
    <w:rsid w:val="003722DD"/>
    <w:rsid w:val="00372EFF"/>
    <w:rsid w:val="00373D81"/>
    <w:rsid w:val="003752EA"/>
    <w:rsid w:val="00375B2F"/>
    <w:rsid w:val="003765B5"/>
    <w:rsid w:val="00377A29"/>
    <w:rsid w:val="003819A5"/>
    <w:rsid w:val="00382478"/>
    <w:rsid w:val="00384524"/>
    <w:rsid w:val="00385E2C"/>
    <w:rsid w:val="00386094"/>
    <w:rsid w:val="003872C7"/>
    <w:rsid w:val="003874B5"/>
    <w:rsid w:val="00387870"/>
    <w:rsid w:val="00391233"/>
    <w:rsid w:val="003919E0"/>
    <w:rsid w:val="00392FD1"/>
    <w:rsid w:val="00393535"/>
    <w:rsid w:val="00394DEA"/>
    <w:rsid w:val="0039517D"/>
    <w:rsid w:val="003952DF"/>
    <w:rsid w:val="0039721B"/>
    <w:rsid w:val="003976F8"/>
    <w:rsid w:val="003A071E"/>
    <w:rsid w:val="003A1A4F"/>
    <w:rsid w:val="003A2171"/>
    <w:rsid w:val="003A21D7"/>
    <w:rsid w:val="003A31EC"/>
    <w:rsid w:val="003A3DAC"/>
    <w:rsid w:val="003A4516"/>
    <w:rsid w:val="003A4C0C"/>
    <w:rsid w:val="003A63A4"/>
    <w:rsid w:val="003A6738"/>
    <w:rsid w:val="003A6FAB"/>
    <w:rsid w:val="003A779B"/>
    <w:rsid w:val="003B1AF0"/>
    <w:rsid w:val="003B4C76"/>
    <w:rsid w:val="003B629D"/>
    <w:rsid w:val="003C11F9"/>
    <w:rsid w:val="003C1A88"/>
    <w:rsid w:val="003C274E"/>
    <w:rsid w:val="003C3060"/>
    <w:rsid w:val="003C4253"/>
    <w:rsid w:val="003C4791"/>
    <w:rsid w:val="003C4B0C"/>
    <w:rsid w:val="003C4CA7"/>
    <w:rsid w:val="003C5B7B"/>
    <w:rsid w:val="003C6895"/>
    <w:rsid w:val="003C6D58"/>
    <w:rsid w:val="003C7295"/>
    <w:rsid w:val="003C769A"/>
    <w:rsid w:val="003D0A9D"/>
    <w:rsid w:val="003D1482"/>
    <w:rsid w:val="003D1D54"/>
    <w:rsid w:val="003D1E13"/>
    <w:rsid w:val="003D33B0"/>
    <w:rsid w:val="003D3A29"/>
    <w:rsid w:val="003D4270"/>
    <w:rsid w:val="003D5501"/>
    <w:rsid w:val="003E032D"/>
    <w:rsid w:val="003E0425"/>
    <w:rsid w:val="003E0440"/>
    <w:rsid w:val="003E0E57"/>
    <w:rsid w:val="003E108F"/>
    <w:rsid w:val="003E1475"/>
    <w:rsid w:val="003E1821"/>
    <w:rsid w:val="003E39F1"/>
    <w:rsid w:val="003E41B9"/>
    <w:rsid w:val="003E4909"/>
    <w:rsid w:val="003E4B91"/>
    <w:rsid w:val="003E4BB3"/>
    <w:rsid w:val="003E4F91"/>
    <w:rsid w:val="003E638F"/>
    <w:rsid w:val="003E64B0"/>
    <w:rsid w:val="003F2239"/>
    <w:rsid w:val="003F313F"/>
    <w:rsid w:val="003F4283"/>
    <w:rsid w:val="003F5225"/>
    <w:rsid w:val="003F52B4"/>
    <w:rsid w:val="00400D27"/>
    <w:rsid w:val="00404A24"/>
    <w:rsid w:val="00405E50"/>
    <w:rsid w:val="004078E3"/>
    <w:rsid w:val="00411922"/>
    <w:rsid w:val="00411E05"/>
    <w:rsid w:val="004130F0"/>
    <w:rsid w:val="00413D89"/>
    <w:rsid w:val="00414747"/>
    <w:rsid w:val="00421381"/>
    <w:rsid w:val="00421F91"/>
    <w:rsid w:val="0042218B"/>
    <w:rsid w:val="00425033"/>
    <w:rsid w:val="0042545E"/>
    <w:rsid w:val="004268D7"/>
    <w:rsid w:val="00426FDA"/>
    <w:rsid w:val="00427049"/>
    <w:rsid w:val="004272F3"/>
    <w:rsid w:val="00430ABE"/>
    <w:rsid w:val="00431041"/>
    <w:rsid w:val="004325DD"/>
    <w:rsid w:val="00432F03"/>
    <w:rsid w:val="00435D63"/>
    <w:rsid w:val="004360CA"/>
    <w:rsid w:val="004378C8"/>
    <w:rsid w:val="00437ADE"/>
    <w:rsid w:val="00443186"/>
    <w:rsid w:val="00444093"/>
    <w:rsid w:val="0044488D"/>
    <w:rsid w:val="004448FA"/>
    <w:rsid w:val="004450EF"/>
    <w:rsid w:val="004465E8"/>
    <w:rsid w:val="0044663B"/>
    <w:rsid w:val="004509B0"/>
    <w:rsid w:val="00453297"/>
    <w:rsid w:val="004532BE"/>
    <w:rsid w:val="004535E5"/>
    <w:rsid w:val="00453D9A"/>
    <w:rsid w:val="0045445A"/>
    <w:rsid w:val="00455153"/>
    <w:rsid w:val="00456ACF"/>
    <w:rsid w:val="004577F5"/>
    <w:rsid w:val="00460781"/>
    <w:rsid w:val="00460BBA"/>
    <w:rsid w:val="00461B8E"/>
    <w:rsid w:val="00461D7A"/>
    <w:rsid w:val="00462030"/>
    <w:rsid w:val="00462DB0"/>
    <w:rsid w:val="00464AEA"/>
    <w:rsid w:val="0046549C"/>
    <w:rsid w:val="00465532"/>
    <w:rsid w:val="00465E78"/>
    <w:rsid w:val="004660FD"/>
    <w:rsid w:val="00470EDD"/>
    <w:rsid w:val="00473A99"/>
    <w:rsid w:val="004749DF"/>
    <w:rsid w:val="00475612"/>
    <w:rsid w:val="00476B9D"/>
    <w:rsid w:val="00477FE1"/>
    <w:rsid w:val="00480418"/>
    <w:rsid w:val="00480830"/>
    <w:rsid w:val="004839D4"/>
    <w:rsid w:val="00487545"/>
    <w:rsid w:val="004877E0"/>
    <w:rsid w:val="00487BEB"/>
    <w:rsid w:val="004903AD"/>
    <w:rsid w:val="0049297D"/>
    <w:rsid w:val="00493EC9"/>
    <w:rsid w:val="00493F83"/>
    <w:rsid w:val="00494EB0"/>
    <w:rsid w:val="0049549D"/>
    <w:rsid w:val="004A0D80"/>
    <w:rsid w:val="004A1B08"/>
    <w:rsid w:val="004A4D47"/>
    <w:rsid w:val="004A51F2"/>
    <w:rsid w:val="004A7C02"/>
    <w:rsid w:val="004A7E11"/>
    <w:rsid w:val="004B05B5"/>
    <w:rsid w:val="004B05CE"/>
    <w:rsid w:val="004B1B05"/>
    <w:rsid w:val="004B317D"/>
    <w:rsid w:val="004B36AB"/>
    <w:rsid w:val="004B4D92"/>
    <w:rsid w:val="004B5CC1"/>
    <w:rsid w:val="004B70D7"/>
    <w:rsid w:val="004C081D"/>
    <w:rsid w:val="004C0BA5"/>
    <w:rsid w:val="004C1101"/>
    <w:rsid w:val="004C2CF2"/>
    <w:rsid w:val="004C34D0"/>
    <w:rsid w:val="004C3EA6"/>
    <w:rsid w:val="004C4647"/>
    <w:rsid w:val="004C6DE5"/>
    <w:rsid w:val="004C7F4D"/>
    <w:rsid w:val="004D0C23"/>
    <w:rsid w:val="004D2283"/>
    <w:rsid w:val="004D29B5"/>
    <w:rsid w:val="004D33AA"/>
    <w:rsid w:val="004D4565"/>
    <w:rsid w:val="004D46BE"/>
    <w:rsid w:val="004D75AF"/>
    <w:rsid w:val="004D7BCF"/>
    <w:rsid w:val="004E077C"/>
    <w:rsid w:val="004E1111"/>
    <w:rsid w:val="004E221E"/>
    <w:rsid w:val="004E388A"/>
    <w:rsid w:val="004E472D"/>
    <w:rsid w:val="004E48FE"/>
    <w:rsid w:val="004E5393"/>
    <w:rsid w:val="004E7437"/>
    <w:rsid w:val="004F3A3A"/>
    <w:rsid w:val="004F448C"/>
    <w:rsid w:val="004F4B52"/>
    <w:rsid w:val="004F63F4"/>
    <w:rsid w:val="005055BB"/>
    <w:rsid w:val="0050683E"/>
    <w:rsid w:val="00506BD9"/>
    <w:rsid w:val="00506F5B"/>
    <w:rsid w:val="00511B10"/>
    <w:rsid w:val="00511B54"/>
    <w:rsid w:val="00513A5C"/>
    <w:rsid w:val="00515784"/>
    <w:rsid w:val="005161A5"/>
    <w:rsid w:val="005166E5"/>
    <w:rsid w:val="00517221"/>
    <w:rsid w:val="00517CF6"/>
    <w:rsid w:val="00517EED"/>
    <w:rsid w:val="005225B4"/>
    <w:rsid w:val="0052348C"/>
    <w:rsid w:val="00523858"/>
    <w:rsid w:val="005238DB"/>
    <w:rsid w:val="00523D23"/>
    <w:rsid w:val="00524037"/>
    <w:rsid w:val="00524173"/>
    <w:rsid w:val="00524BDD"/>
    <w:rsid w:val="00530946"/>
    <w:rsid w:val="005313AD"/>
    <w:rsid w:val="0053263E"/>
    <w:rsid w:val="00534F25"/>
    <w:rsid w:val="00536013"/>
    <w:rsid w:val="00536584"/>
    <w:rsid w:val="00537905"/>
    <w:rsid w:val="0054038B"/>
    <w:rsid w:val="005421A6"/>
    <w:rsid w:val="00543E85"/>
    <w:rsid w:val="00545032"/>
    <w:rsid w:val="005466A5"/>
    <w:rsid w:val="005467A8"/>
    <w:rsid w:val="00550FF3"/>
    <w:rsid w:val="00553382"/>
    <w:rsid w:val="00553A69"/>
    <w:rsid w:val="00553EA5"/>
    <w:rsid w:val="00554400"/>
    <w:rsid w:val="00554EB2"/>
    <w:rsid w:val="0055511E"/>
    <w:rsid w:val="0055578D"/>
    <w:rsid w:val="00557F14"/>
    <w:rsid w:val="00557F18"/>
    <w:rsid w:val="00560745"/>
    <w:rsid w:val="0056107F"/>
    <w:rsid w:val="00561984"/>
    <w:rsid w:val="005624EF"/>
    <w:rsid w:val="00562616"/>
    <w:rsid w:val="00563015"/>
    <w:rsid w:val="005639A0"/>
    <w:rsid w:val="005656A8"/>
    <w:rsid w:val="00565D84"/>
    <w:rsid w:val="00566051"/>
    <w:rsid w:val="00567ACF"/>
    <w:rsid w:val="005702E3"/>
    <w:rsid w:val="00570AD5"/>
    <w:rsid w:val="0057527A"/>
    <w:rsid w:val="00575A59"/>
    <w:rsid w:val="00580691"/>
    <w:rsid w:val="00580AE6"/>
    <w:rsid w:val="00581732"/>
    <w:rsid w:val="00583CAE"/>
    <w:rsid w:val="0058423A"/>
    <w:rsid w:val="005848F5"/>
    <w:rsid w:val="00584C67"/>
    <w:rsid w:val="005867AB"/>
    <w:rsid w:val="005870C8"/>
    <w:rsid w:val="005900A9"/>
    <w:rsid w:val="0059083E"/>
    <w:rsid w:val="00590FC0"/>
    <w:rsid w:val="00591669"/>
    <w:rsid w:val="0059284F"/>
    <w:rsid w:val="0059462E"/>
    <w:rsid w:val="005946F3"/>
    <w:rsid w:val="005952AC"/>
    <w:rsid w:val="005959AA"/>
    <w:rsid w:val="0059688D"/>
    <w:rsid w:val="0059784C"/>
    <w:rsid w:val="0059785D"/>
    <w:rsid w:val="005A2312"/>
    <w:rsid w:val="005A2DA3"/>
    <w:rsid w:val="005A410D"/>
    <w:rsid w:val="005A6717"/>
    <w:rsid w:val="005A6E31"/>
    <w:rsid w:val="005A7A0A"/>
    <w:rsid w:val="005A7F52"/>
    <w:rsid w:val="005B0489"/>
    <w:rsid w:val="005B1D18"/>
    <w:rsid w:val="005B4710"/>
    <w:rsid w:val="005B5D0D"/>
    <w:rsid w:val="005B78E5"/>
    <w:rsid w:val="005C0020"/>
    <w:rsid w:val="005C1576"/>
    <w:rsid w:val="005C2B3F"/>
    <w:rsid w:val="005C38A2"/>
    <w:rsid w:val="005C533B"/>
    <w:rsid w:val="005C53A7"/>
    <w:rsid w:val="005C5E85"/>
    <w:rsid w:val="005D20BE"/>
    <w:rsid w:val="005D3724"/>
    <w:rsid w:val="005D37E0"/>
    <w:rsid w:val="005D3B8E"/>
    <w:rsid w:val="005D3D9C"/>
    <w:rsid w:val="005D3DFF"/>
    <w:rsid w:val="005D49A4"/>
    <w:rsid w:val="005D5FD8"/>
    <w:rsid w:val="005D724B"/>
    <w:rsid w:val="005E1B6C"/>
    <w:rsid w:val="005E1F9E"/>
    <w:rsid w:val="005E31DB"/>
    <w:rsid w:val="005E3CD5"/>
    <w:rsid w:val="005E3FE3"/>
    <w:rsid w:val="005E4614"/>
    <w:rsid w:val="005E49C4"/>
    <w:rsid w:val="005E4BBE"/>
    <w:rsid w:val="005E5A1F"/>
    <w:rsid w:val="005E5A5F"/>
    <w:rsid w:val="005E7190"/>
    <w:rsid w:val="005F04A7"/>
    <w:rsid w:val="005F38F2"/>
    <w:rsid w:val="005F4F57"/>
    <w:rsid w:val="005F66CF"/>
    <w:rsid w:val="005F77C8"/>
    <w:rsid w:val="005F7AA2"/>
    <w:rsid w:val="00600914"/>
    <w:rsid w:val="00601DBB"/>
    <w:rsid w:val="0060457E"/>
    <w:rsid w:val="0060538A"/>
    <w:rsid w:val="00605AFB"/>
    <w:rsid w:val="00607091"/>
    <w:rsid w:val="00610AE6"/>
    <w:rsid w:val="00610BE9"/>
    <w:rsid w:val="00610F1E"/>
    <w:rsid w:val="006118CF"/>
    <w:rsid w:val="0061236B"/>
    <w:rsid w:val="00613D97"/>
    <w:rsid w:val="00614925"/>
    <w:rsid w:val="00614F15"/>
    <w:rsid w:val="00617007"/>
    <w:rsid w:val="00617292"/>
    <w:rsid w:val="006172E7"/>
    <w:rsid w:val="0061751B"/>
    <w:rsid w:val="00617952"/>
    <w:rsid w:val="00621548"/>
    <w:rsid w:val="00621703"/>
    <w:rsid w:val="00621785"/>
    <w:rsid w:val="0062182C"/>
    <w:rsid w:val="00622475"/>
    <w:rsid w:val="00623677"/>
    <w:rsid w:val="0062381D"/>
    <w:rsid w:val="006239DF"/>
    <w:rsid w:val="006242BF"/>
    <w:rsid w:val="006252BD"/>
    <w:rsid w:val="00626C4E"/>
    <w:rsid w:val="00627BA1"/>
    <w:rsid w:val="00632AF3"/>
    <w:rsid w:val="0063451F"/>
    <w:rsid w:val="00634ACD"/>
    <w:rsid w:val="00635088"/>
    <w:rsid w:val="006358BD"/>
    <w:rsid w:val="00637AF4"/>
    <w:rsid w:val="00637B7A"/>
    <w:rsid w:val="006410A6"/>
    <w:rsid w:val="0064232B"/>
    <w:rsid w:val="00643247"/>
    <w:rsid w:val="00644AE5"/>
    <w:rsid w:val="006466D9"/>
    <w:rsid w:val="0064700C"/>
    <w:rsid w:val="0064758A"/>
    <w:rsid w:val="00650F49"/>
    <w:rsid w:val="006511F9"/>
    <w:rsid w:val="006519B0"/>
    <w:rsid w:val="00652333"/>
    <w:rsid w:val="00652DA3"/>
    <w:rsid w:val="00652DD3"/>
    <w:rsid w:val="00653035"/>
    <w:rsid w:val="00653343"/>
    <w:rsid w:val="006537B9"/>
    <w:rsid w:val="00653E2B"/>
    <w:rsid w:val="00655F19"/>
    <w:rsid w:val="00662AF2"/>
    <w:rsid w:val="00663EF5"/>
    <w:rsid w:val="00665EC8"/>
    <w:rsid w:val="00671991"/>
    <w:rsid w:val="00672166"/>
    <w:rsid w:val="00672270"/>
    <w:rsid w:val="006722FE"/>
    <w:rsid w:val="0067235D"/>
    <w:rsid w:val="00675829"/>
    <w:rsid w:val="00676678"/>
    <w:rsid w:val="00676881"/>
    <w:rsid w:val="006768FC"/>
    <w:rsid w:val="00676B2F"/>
    <w:rsid w:val="00677EB4"/>
    <w:rsid w:val="00681B7A"/>
    <w:rsid w:val="00681EBA"/>
    <w:rsid w:val="00682DD8"/>
    <w:rsid w:val="00684F30"/>
    <w:rsid w:val="00686618"/>
    <w:rsid w:val="006903D4"/>
    <w:rsid w:val="0069063C"/>
    <w:rsid w:val="0069150F"/>
    <w:rsid w:val="00691CCB"/>
    <w:rsid w:val="00692D61"/>
    <w:rsid w:val="006941E0"/>
    <w:rsid w:val="00694465"/>
    <w:rsid w:val="00694B8A"/>
    <w:rsid w:val="0069648E"/>
    <w:rsid w:val="00697B26"/>
    <w:rsid w:val="00697DF9"/>
    <w:rsid w:val="006A0F05"/>
    <w:rsid w:val="006A160F"/>
    <w:rsid w:val="006A1B7D"/>
    <w:rsid w:val="006A1C79"/>
    <w:rsid w:val="006A343D"/>
    <w:rsid w:val="006A5487"/>
    <w:rsid w:val="006A5A0B"/>
    <w:rsid w:val="006A6884"/>
    <w:rsid w:val="006A6CEB"/>
    <w:rsid w:val="006A7218"/>
    <w:rsid w:val="006A73DD"/>
    <w:rsid w:val="006A791E"/>
    <w:rsid w:val="006B0AC7"/>
    <w:rsid w:val="006B22E1"/>
    <w:rsid w:val="006B3B7E"/>
    <w:rsid w:val="006B3C9C"/>
    <w:rsid w:val="006B47C3"/>
    <w:rsid w:val="006B5354"/>
    <w:rsid w:val="006B7053"/>
    <w:rsid w:val="006B74EE"/>
    <w:rsid w:val="006C02DA"/>
    <w:rsid w:val="006C0638"/>
    <w:rsid w:val="006C152A"/>
    <w:rsid w:val="006C32B2"/>
    <w:rsid w:val="006C519C"/>
    <w:rsid w:val="006C5D21"/>
    <w:rsid w:val="006C7482"/>
    <w:rsid w:val="006C74AE"/>
    <w:rsid w:val="006C7BBE"/>
    <w:rsid w:val="006C7E06"/>
    <w:rsid w:val="006D3B13"/>
    <w:rsid w:val="006D6F7C"/>
    <w:rsid w:val="006D7EC6"/>
    <w:rsid w:val="006E1454"/>
    <w:rsid w:val="006E3213"/>
    <w:rsid w:val="006E394E"/>
    <w:rsid w:val="006E4966"/>
    <w:rsid w:val="006E56B7"/>
    <w:rsid w:val="006E5F3F"/>
    <w:rsid w:val="006E7FB1"/>
    <w:rsid w:val="006F27E2"/>
    <w:rsid w:val="006F29B0"/>
    <w:rsid w:val="006F3706"/>
    <w:rsid w:val="006F4A72"/>
    <w:rsid w:val="006F4E57"/>
    <w:rsid w:val="006F7C07"/>
    <w:rsid w:val="0070091D"/>
    <w:rsid w:val="00702842"/>
    <w:rsid w:val="00702C79"/>
    <w:rsid w:val="00703782"/>
    <w:rsid w:val="007042E3"/>
    <w:rsid w:val="007049E2"/>
    <w:rsid w:val="0070503D"/>
    <w:rsid w:val="0070624C"/>
    <w:rsid w:val="00706B44"/>
    <w:rsid w:val="007074BD"/>
    <w:rsid w:val="007100A2"/>
    <w:rsid w:val="00710439"/>
    <w:rsid w:val="00710A38"/>
    <w:rsid w:val="00711706"/>
    <w:rsid w:val="007126EF"/>
    <w:rsid w:val="00713A7D"/>
    <w:rsid w:val="00714B6C"/>
    <w:rsid w:val="007158B5"/>
    <w:rsid w:val="0071606F"/>
    <w:rsid w:val="00717559"/>
    <w:rsid w:val="00717760"/>
    <w:rsid w:val="007179C8"/>
    <w:rsid w:val="00717B7D"/>
    <w:rsid w:val="00720C2D"/>
    <w:rsid w:val="00721326"/>
    <w:rsid w:val="007215FE"/>
    <w:rsid w:val="00723BFC"/>
    <w:rsid w:val="00725176"/>
    <w:rsid w:val="0072522C"/>
    <w:rsid w:val="0072553B"/>
    <w:rsid w:val="00727732"/>
    <w:rsid w:val="00731D75"/>
    <w:rsid w:val="00731DF0"/>
    <w:rsid w:val="007333B6"/>
    <w:rsid w:val="00733560"/>
    <w:rsid w:val="00734065"/>
    <w:rsid w:val="00735AAB"/>
    <w:rsid w:val="007361D7"/>
    <w:rsid w:val="00740167"/>
    <w:rsid w:val="00740C1D"/>
    <w:rsid w:val="007428FF"/>
    <w:rsid w:val="007448A7"/>
    <w:rsid w:val="00744983"/>
    <w:rsid w:val="00744B03"/>
    <w:rsid w:val="0074575F"/>
    <w:rsid w:val="0074655D"/>
    <w:rsid w:val="007468F4"/>
    <w:rsid w:val="00747988"/>
    <w:rsid w:val="00747A5F"/>
    <w:rsid w:val="00747C4C"/>
    <w:rsid w:val="00747FF8"/>
    <w:rsid w:val="00751634"/>
    <w:rsid w:val="007528DE"/>
    <w:rsid w:val="007530B2"/>
    <w:rsid w:val="00753801"/>
    <w:rsid w:val="0075428A"/>
    <w:rsid w:val="0075715D"/>
    <w:rsid w:val="00762E62"/>
    <w:rsid w:val="0076337A"/>
    <w:rsid w:val="00763956"/>
    <w:rsid w:val="00763AF7"/>
    <w:rsid w:val="00765362"/>
    <w:rsid w:val="00765932"/>
    <w:rsid w:val="007663EE"/>
    <w:rsid w:val="00766529"/>
    <w:rsid w:val="00766777"/>
    <w:rsid w:val="00766C05"/>
    <w:rsid w:val="00766EB8"/>
    <w:rsid w:val="00767E7B"/>
    <w:rsid w:val="00770B3F"/>
    <w:rsid w:val="00772680"/>
    <w:rsid w:val="007731F6"/>
    <w:rsid w:val="0077583D"/>
    <w:rsid w:val="00775E75"/>
    <w:rsid w:val="00775E94"/>
    <w:rsid w:val="00775EED"/>
    <w:rsid w:val="00776678"/>
    <w:rsid w:val="00776775"/>
    <w:rsid w:val="00776FD4"/>
    <w:rsid w:val="00776FDD"/>
    <w:rsid w:val="00780F9A"/>
    <w:rsid w:val="007837A2"/>
    <w:rsid w:val="00783F83"/>
    <w:rsid w:val="007845EF"/>
    <w:rsid w:val="007847A8"/>
    <w:rsid w:val="00785D98"/>
    <w:rsid w:val="00786001"/>
    <w:rsid w:val="00786278"/>
    <w:rsid w:val="007866EB"/>
    <w:rsid w:val="00790ABF"/>
    <w:rsid w:val="007914D1"/>
    <w:rsid w:val="00792837"/>
    <w:rsid w:val="00793504"/>
    <w:rsid w:val="00793A1D"/>
    <w:rsid w:val="007951DE"/>
    <w:rsid w:val="007959E8"/>
    <w:rsid w:val="0079624E"/>
    <w:rsid w:val="00796FB4"/>
    <w:rsid w:val="00796FE9"/>
    <w:rsid w:val="007A001E"/>
    <w:rsid w:val="007A1601"/>
    <w:rsid w:val="007A2A9A"/>
    <w:rsid w:val="007A34BE"/>
    <w:rsid w:val="007A37C4"/>
    <w:rsid w:val="007A3D68"/>
    <w:rsid w:val="007A4F53"/>
    <w:rsid w:val="007A61E8"/>
    <w:rsid w:val="007A6B6F"/>
    <w:rsid w:val="007A77A6"/>
    <w:rsid w:val="007A7C7B"/>
    <w:rsid w:val="007A7F5F"/>
    <w:rsid w:val="007B004B"/>
    <w:rsid w:val="007B0076"/>
    <w:rsid w:val="007B01A6"/>
    <w:rsid w:val="007B0517"/>
    <w:rsid w:val="007B08E7"/>
    <w:rsid w:val="007B3EFA"/>
    <w:rsid w:val="007B3F1A"/>
    <w:rsid w:val="007B40B9"/>
    <w:rsid w:val="007B5B51"/>
    <w:rsid w:val="007B66C6"/>
    <w:rsid w:val="007B7337"/>
    <w:rsid w:val="007B79BE"/>
    <w:rsid w:val="007B7B3A"/>
    <w:rsid w:val="007C1452"/>
    <w:rsid w:val="007C2852"/>
    <w:rsid w:val="007C294D"/>
    <w:rsid w:val="007C3E06"/>
    <w:rsid w:val="007C49EE"/>
    <w:rsid w:val="007C537C"/>
    <w:rsid w:val="007C5386"/>
    <w:rsid w:val="007C553B"/>
    <w:rsid w:val="007C68C9"/>
    <w:rsid w:val="007C6BA3"/>
    <w:rsid w:val="007C6C65"/>
    <w:rsid w:val="007C7669"/>
    <w:rsid w:val="007C7A0D"/>
    <w:rsid w:val="007D1746"/>
    <w:rsid w:val="007D2E8B"/>
    <w:rsid w:val="007D2F3D"/>
    <w:rsid w:val="007D3614"/>
    <w:rsid w:val="007D382B"/>
    <w:rsid w:val="007D41F3"/>
    <w:rsid w:val="007D5BB3"/>
    <w:rsid w:val="007E096A"/>
    <w:rsid w:val="007E2067"/>
    <w:rsid w:val="007E255B"/>
    <w:rsid w:val="007E2EDC"/>
    <w:rsid w:val="007E5608"/>
    <w:rsid w:val="007E69FB"/>
    <w:rsid w:val="007F08E2"/>
    <w:rsid w:val="007F0D3F"/>
    <w:rsid w:val="007F3EF8"/>
    <w:rsid w:val="007F402C"/>
    <w:rsid w:val="008008E8"/>
    <w:rsid w:val="008009C3"/>
    <w:rsid w:val="00801A62"/>
    <w:rsid w:val="00801AD4"/>
    <w:rsid w:val="00803620"/>
    <w:rsid w:val="008054C1"/>
    <w:rsid w:val="008057EC"/>
    <w:rsid w:val="0080637A"/>
    <w:rsid w:val="008066DD"/>
    <w:rsid w:val="00806792"/>
    <w:rsid w:val="00807C3D"/>
    <w:rsid w:val="00815BEF"/>
    <w:rsid w:val="00817B77"/>
    <w:rsid w:val="00817D80"/>
    <w:rsid w:val="00817FD0"/>
    <w:rsid w:val="008201E7"/>
    <w:rsid w:val="008205C7"/>
    <w:rsid w:val="008227EA"/>
    <w:rsid w:val="008228CE"/>
    <w:rsid w:val="008229A6"/>
    <w:rsid w:val="00823021"/>
    <w:rsid w:val="00824830"/>
    <w:rsid w:val="0082576C"/>
    <w:rsid w:val="00826796"/>
    <w:rsid w:val="008274E2"/>
    <w:rsid w:val="00830CE1"/>
    <w:rsid w:val="00831A7E"/>
    <w:rsid w:val="00831C5B"/>
    <w:rsid w:val="00831F31"/>
    <w:rsid w:val="008338E5"/>
    <w:rsid w:val="00835BC0"/>
    <w:rsid w:val="00836060"/>
    <w:rsid w:val="00836085"/>
    <w:rsid w:val="008374F0"/>
    <w:rsid w:val="008420A1"/>
    <w:rsid w:val="00843881"/>
    <w:rsid w:val="00843A62"/>
    <w:rsid w:val="0084559C"/>
    <w:rsid w:val="00845F72"/>
    <w:rsid w:val="00847016"/>
    <w:rsid w:val="00850734"/>
    <w:rsid w:val="00850932"/>
    <w:rsid w:val="008523CB"/>
    <w:rsid w:val="00853AA7"/>
    <w:rsid w:val="00854586"/>
    <w:rsid w:val="008552AD"/>
    <w:rsid w:val="008562FF"/>
    <w:rsid w:val="00856D1F"/>
    <w:rsid w:val="00856E41"/>
    <w:rsid w:val="00857122"/>
    <w:rsid w:val="0086055B"/>
    <w:rsid w:val="00860C3F"/>
    <w:rsid w:val="0086475D"/>
    <w:rsid w:val="00865A75"/>
    <w:rsid w:val="008668DB"/>
    <w:rsid w:val="0087096D"/>
    <w:rsid w:val="00870B56"/>
    <w:rsid w:val="008720F0"/>
    <w:rsid w:val="00873760"/>
    <w:rsid w:val="00874D40"/>
    <w:rsid w:val="00876AFE"/>
    <w:rsid w:val="00877B5D"/>
    <w:rsid w:val="00877EAA"/>
    <w:rsid w:val="00877FD4"/>
    <w:rsid w:val="008800F9"/>
    <w:rsid w:val="00880658"/>
    <w:rsid w:val="008813A7"/>
    <w:rsid w:val="00883620"/>
    <w:rsid w:val="0088463A"/>
    <w:rsid w:val="008852E8"/>
    <w:rsid w:val="00886892"/>
    <w:rsid w:val="008875BF"/>
    <w:rsid w:val="00887ED0"/>
    <w:rsid w:val="008929AA"/>
    <w:rsid w:val="00893871"/>
    <w:rsid w:val="00895716"/>
    <w:rsid w:val="00897579"/>
    <w:rsid w:val="008A0228"/>
    <w:rsid w:val="008A12D2"/>
    <w:rsid w:val="008A4782"/>
    <w:rsid w:val="008A47A9"/>
    <w:rsid w:val="008A4F77"/>
    <w:rsid w:val="008A5056"/>
    <w:rsid w:val="008B1136"/>
    <w:rsid w:val="008B2231"/>
    <w:rsid w:val="008B23A4"/>
    <w:rsid w:val="008B52FB"/>
    <w:rsid w:val="008B54B4"/>
    <w:rsid w:val="008C0DD9"/>
    <w:rsid w:val="008C4069"/>
    <w:rsid w:val="008C76ED"/>
    <w:rsid w:val="008D0030"/>
    <w:rsid w:val="008D0A79"/>
    <w:rsid w:val="008D1F6D"/>
    <w:rsid w:val="008D253B"/>
    <w:rsid w:val="008D2940"/>
    <w:rsid w:val="008D3E59"/>
    <w:rsid w:val="008D4E0C"/>
    <w:rsid w:val="008D6E58"/>
    <w:rsid w:val="008D71F6"/>
    <w:rsid w:val="008D73E0"/>
    <w:rsid w:val="008D799E"/>
    <w:rsid w:val="008D7D87"/>
    <w:rsid w:val="008E040E"/>
    <w:rsid w:val="008E0C78"/>
    <w:rsid w:val="008E26B7"/>
    <w:rsid w:val="008E2A21"/>
    <w:rsid w:val="008E36F3"/>
    <w:rsid w:val="008E3ADC"/>
    <w:rsid w:val="008E493F"/>
    <w:rsid w:val="008E6AB8"/>
    <w:rsid w:val="008E774F"/>
    <w:rsid w:val="008F010A"/>
    <w:rsid w:val="008F0504"/>
    <w:rsid w:val="008F2A1A"/>
    <w:rsid w:val="008F4085"/>
    <w:rsid w:val="008F5263"/>
    <w:rsid w:val="008F69BA"/>
    <w:rsid w:val="008F7496"/>
    <w:rsid w:val="009007B8"/>
    <w:rsid w:val="00900A66"/>
    <w:rsid w:val="009013C8"/>
    <w:rsid w:val="009019A0"/>
    <w:rsid w:val="00902BFA"/>
    <w:rsid w:val="00903B00"/>
    <w:rsid w:val="0090471B"/>
    <w:rsid w:val="00904B54"/>
    <w:rsid w:val="0090577E"/>
    <w:rsid w:val="00905956"/>
    <w:rsid w:val="00905AB9"/>
    <w:rsid w:val="009060A2"/>
    <w:rsid w:val="009061E8"/>
    <w:rsid w:val="00906406"/>
    <w:rsid w:val="009070A0"/>
    <w:rsid w:val="00907349"/>
    <w:rsid w:val="00907484"/>
    <w:rsid w:val="00907B7A"/>
    <w:rsid w:val="009101C1"/>
    <w:rsid w:val="0091054E"/>
    <w:rsid w:val="0091201A"/>
    <w:rsid w:val="00912FF1"/>
    <w:rsid w:val="00913AC1"/>
    <w:rsid w:val="00913F70"/>
    <w:rsid w:val="00914E89"/>
    <w:rsid w:val="00916109"/>
    <w:rsid w:val="009164A1"/>
    <w:rsid w:val="00922954"/>
    <w:rsid w:val="00922ACF"/>
    <w:rsid w:val="0092659E"/>
    <w:rsid w:val="00926780"/>
    <w:rsid w:val="009300B0"/>
    <w:rsid w:val="00930CFC"/>
    <w:rsid w:val="009316D3"/>
    <w:rsid w:val="0093370F"/>
    <w:rsid w:val="00933AD1"/>
    <w:rsid w:val="0093467A"/>
    <w:rsid w:val="00934928"/>
    <w:rsid w:val="0093554D"/>
    <w:rsid w:val="00936EEE"/>
    <w:rsid w:val="009406F4"/>
    <w:rsid w:val="00940824"/>
    <w:rsid w:val="00941147"/>
    <w:rsid w:val="00942197"/>
    <w:rsid w:val="00942F2B"/>
    <w:rsid w:val="009437F1"/>
    <w:rsid w:val="00943882"/>
    <w:rsid w:val="0094554D"/>
    <w:rsid w:val="00945DCC"/>
    <w:rsid w:val="00946C01"/>
    <w:rsid w:val="00950517"/>
    <w:rsid w:val="00952D6C"/>
    <w:rsid w:val="009530F1"/>
    <w:rsid w:val="00953460"/>
    <w:rsid w:val="009544BE"/>
    <w:rsid w:val="00954952"/>
    <w:rsid w:val="0095545E"/>
    <w:rsid w:val="009559DE"/>
    <w:rsid w:val="009575C5"/>
    <w:rsid w:val="0096216E"/>
    <w:rsid w:val="00964737"/>
    <w:rsid w:val="009647B5"/>
    <w:rsid w:val="009650B7"/>
    <w:rsid w:val="00966CC1"/>
    <w:rsid w:val="00967730"/>
    <w:rsid w:val="00967EE8"/>
    <w:rsid w:val="00975375"/>
    <w:rsid w:val="00977A0A"/>
    <w:rsid w:val="00981170"/>
    <w:rsid w:val="009815F7"/>
    <w:rsid w:val="00981DC6"/>
    <w:rsid w:val="009821E4"/>
    <w:rsid w:val="00982AAB"/>
    <w:rsid w:val="00985D0E"/>
    <w:rsid w:val="00992969"/>
    <w:rsid w:val="00992EFD"/>
    <w:rsid w:val="0099313B"/>
    <w:rsid w:val="00993361"/>
    <w:rsid w:val="009943E1"/>
    <w:rsid w:val="00995EBC"/>
    <w:rsid w:val="00996103"/>
    <w:rsid w:val="00996617"/>
    <w:rsid w:val="0099791A"/>
    <w:rsid w:val="009A0B01"/>
    <w:rsid w:val="009A18EB"/>
    <w:rsid w:val="009A1B50"/>
    <w:rsid w:val="009A4015"/>
    <w:rsid w:val="009A5EA4"/>
    <w:rsid w:val="009A6782"/>
    <w:rsid w:val="009A78A8"/>
    <w:rsid w:val="009A78CD"/>
    <w:rsid w:val="009B002D"/>
    <w:rsid w:val="009B060B"/>
    <w:rsid w:val="009B1DD3"/>
    <w:rsid w:val="009B2633"/>
    <w:rsid w:val="009B3882"/>
    <w:rsid w:val="009B3FA1"/>
    <w:rsid w:val="009B4759"/>
    <w:rsid w:val="009B5008"/>
    <w:rsid w:val="009B5655"/>
    <w:rsid w:val="009B5ADD"/>
    <w:rsid w:val="009B7C3A"/>
    <w:rsid w:val="009C0A0E"/>
    <w:rsid w:val="009C0E19"/>
    <w:rsid w:val="009C14FB"/>
    <w:rsid w:val="009C6613"/>
    <w:rsid w:val="009C663D"/>
    <w:rsid w:val="009C746E"/>
    <w:rsid w:val="009D160C"/>
    <w:rsid w:val="009D44E9"/>
    <w:rsid w:val="009D5A4D"/>
    <w:rsid w:val="009D7A63"/>
    <w:rsid w:val="009D7FB1"/>
    <w:rsid w:val="009E0101"/>
    <w:rsid w:val="009E072C"/>
    <w:rsid w:val="009E166E"/>
    <w:rsid w:val="009E3F45"/>
    <w:rsid w:val="009E4A16"/>
    <w:rsid w:val="009E621C"/>
    <w:rsid w:val="009E6433"/>
    <w:rsid w:val="009E7053"/>
    <w:rsid w:val="009E719A"/>
    <w:rsid w:val="009F0CD7"/>
    <w:rsid w:val="009F2674"/>
    <w:rsid w:val="009F26DD"/>
    <w:rsid w:val="009F3784"/>
    <w:rsid w:val="009F3F3A"/>
    <w:rsid w:val="009F57EF"/>
    <w:rsid w:val="009F62E2"/>
    <w:rsid w:val="00A01351"/>
    <w:rsid w:val="00A01B43"/>
    <w:rsid w:val="00A020EE"/>
    <w:rsid w:val="00A03588"/>
    <w:rsid w:val="00A04AE8"/>
    <w:rsid w:val="00A0583D"/>
    <w:rsid w:val="00A06822"/>
    <w:rsid w:val="00A070A5"/>
    <w:rsid w:val="00A07287"/>
    <w:rsid w:val="00A10587"/>
    <w:rsid w:val="00A10CCF"/>
    <w:rsid w:val="00A12689"/>
    <w:rsid w:val="00A139F6"/>
    <w:rsid w:val="00A15E31"/>
    <w:rsid w:val="00A209AE"/>
    <w:rsid w:val="00A21699"/>
    <w:rsid w:val="00A21FC6"/>
    <w:rsid w:val="00A22BBD"/>
    <w:rsid w:val="00A24CA3"/>
    <w:rsid w:val="00A2538D"/>
    <w:rsid w:val="00A2564B"/>
    <w:rsid w:val="00A30354"/>
    <w:rsid w:val="00A308DF"/>
    <w:rsid w:val="00A33691"/>
    <w:rsid w:val="00A341BE"/>
    <w:rsid w:val="00A3423D"/>
    <w:rsid w:val="00A35115"/>
    <w:rsid w:val="00A351D5"/>
    <w:rsid w:val="00A37A25"/>
    <w:rsid w:val="00A37CEB"/>
    <w:rsid w:val="00A40F24"/>
    <w:rsid w:val="00A42C52"/>
    <w:rsid w:val="00A43496"/>
    <w:rsid w:val="00A43A01"/>
    <w:rsid w:val="00A43E34"/>
    <w:rsid w:val="00A442AF"/>
    <w:rsid w:val="00A44F06"/>
    <w:rsid w:val="00A459C9"/>
    <w:rsid w:val="00A46194"/>
    <w:rsid w:val="00A462F6"/>
    <w:rsid w:val="00A473E9"/>
    <w:rsid w:val="00A503DB"/>
    <w:rsid w:val="00A50F99"/>
    <w:rsid w:val="00A52B13"/>
    <w:rsid w:val="00A53264"/>
    <w:rsid w:val="00A55309"/>
    <w:rsid w:val="00A56D01"/>
    <w:rsid w:val="00A635D6"/>
    <w:rsid w:val="00A63767"/>
    <w:rsid w:val="00A64A52"/>
    <w:rsid w:val="00A678A7"/>
    <w:rsid w:val="00A710C9"/>
    <w:rsid w:val="00A710F8"/>
    <w:rsid w:val="00A72224"/>
    <w:rsid w:val="00A7366D"/>
    <w:rsid w:val="00A741AF"/>
    <w:rsid w:val="00A756C5"/>
    <w:rsid w:val="00A76643"/>
    <w:rsid w:val="00A77AFD"/>
    <w:rsid w:val="00A81AAE"/>
    <w:rsid w:val="00A82CBE"/>
    <w:rsid w:val="00A84EA5"/>
    <w:rsid w:val="00A86A07"/>
    <w:rsid w:val="00A901A3"/>
    <w:rsid w:val="00A90F5A"/>
    <w:rsid w:val="00A9219E"/>
    <w:rsid w:val="00A94298"/>
    <w:rsid w:val="00A9472C"/>
    <w:rsid w:val="00A959B9"/>
    <w:rsid w:val="00A962FC"/>
    <w:rsid w:val="00A965B7"/>
    <w:rsid w:val="00A971ED"/>
    <w:rsid w:val="00A9754F"/>
    <w:rsid w:val="00A978F3"/>
    <w:rsid w:val="00AA0A61"/>
    <w:rsid w:val="00AA128C"/>
    <w:rsid w:val="00AA129E"/>
    <w:rsid w:val="00AA1A88"/>
    <w:rsid w:val="00AA2789"/>
    <w:rsid w:val="00AA36FE"/>
    <w:rsid w:val="00AA3933"/>
    <w:rsid w:val="00AA3C10"/>
    <w:rsid w:val="00AA4DB2"/>
    <w:rsid w:val="00AA557C"/>
    <w:rsid w:val="00AB07DB"/>
    <w:rsid w:val="00AB11CC"/>
    <w:rsid w:val="00AB19E4"/>
    <w:rsid w:val="00AB1B28"/>
    <w:rsid w:val="00AB2D1B"/>
    <w:rsid w:val="00AB4AD4"/>
    <w:rsid w:val="00AB4FA3"/>
    <w:rsid w:val="00AB5D6D"/>
    <w:rsid w:val="00AB678F"/>
    <w:rsid w:val="00AB7C04"/>
    <w:rsid w:val="00AB7EC2"/>
    <w:rsid w:val="00AC060F"/>
    <w:rsid w:val="00AC0B1C"/>
    <w:rsid w:val="00AC2AA4"/>
    <w:rsid w:val="00AC6245"/>
    <w:rsid w:val="00AD0109"/>
    <w:rsid w:val="00AD0141"/>
    <w:rsid w:val="00AD079D"/>
    <w:rsid w:val="00AD0A37"/>
    <w:rsid w:val="00AD12C1"/>
    <w:rsid w:val="00AD177F"/>
    <w:rsid w:val="00AD3B23"/>
    <w:rsid w:val="00AD6A8D"/>
    <w:rsid w:val="00AE06B2"/>
    <w:rsid w:val="00AE08BF"/>
    <w:rsid w:val="00AE17A0"/>
    <w:rsid w:val="00AE235A"/>
    <w:rsid w:val="00AE2377"/>
    <w:rsid w:val="00AE2C6C"/>
    <w:rsid w:val="00AE35DA"/>
    <w:rsid w:val="00AE37D6"/>
    <w:rsid w:val="00AE65FD"/>
    <w:rsid w:val="00AE7B79"/>
    <w:rsid w:val="00AF032B"/>
    <w:rsid w:val="00AF33B0"/>
    <w:rsid w:val="00AF40AC"/>
    <w:rsid w:val="00AF4245"/>
    <w:rsid w:val="00AF6DED"/>
    <w:rsid w:val="00AF721F"/>
    <w:rsid w:val="00B01350"/>
    <w:rsid w:val="00B01907"/>
    <w:rsid w:val="00B02831"/>
    <w:rsid w:val="00B04411"/>
    <w:rsid w:val="00B050F1"/>
    <w:rsid w:val="00B0664A"/>
    <w:rsid w:val="00B10BB9"/>
    <w:rsid w:val="00B1128B"/>
    <w:rsid w:val="00B12A63"/>
    <w:rsid w:val="00B137DE"/>
    <w:rsid w:val="00B13B4B"/>
    <w:rsid w:val="00B13F1B"/>
    <w:rsid w:val="00B15D34"/>
    <w:rsid w:val="00B16FEC"/>
    <w:rsid w:val="00B23758"/>
    <w:rsid w:val="00B24D57"/>
    <w:rsid w:val="00B259B3"/>
    <w:rsid w:val="00B26079"/>
    <w:rsid w:val="00B27A6A"/>
    <w:rsid w:val="00B306B2"/>
    <w:rsid w:val="00B31150"/>
    <w:rsid w:val="00B3166E"/>
    <w:rsid w:val="00B31857"/>
    <w:rsid w:val="00B31864"/>
    <w:rsid w:val="00B31CAA"/>
    <w:rsid w:val="00B322B2"/>
    <w:rsid w:val="00B33AE3"/>
    <w:rsid w:val="00B347DC"/>
    <w:rsid w:val="00B35FEA"/>
    <w:rsid w:val="00B36600"/>
    <w:rsid w:val="00B366B8"/>
    <w:rsid w:val="00B41063"/>
    <w:rsid w:val="00B42204"/>
    <w:rsid w:val="00B4368D"/>
    <w:rsid w:val="00B43BAF"/>
    <w:rsid w:val="00B44642"/>
    <w:rsid w:val="00B449F6"/>
    <w:rsid w:val="00B51054"/>
    <w:rsid w:val="00B51FE9"/>
    <w:rsid w:val="00B520E8"/>
    <w:rsid w:val="00B52D3F"/>
    <w:rsid w:val="00B542B0"/>
    <w:rsid w:val="00B56E80"/>
    <w:rsid w:val="00B57B12"/>
    <w:rsid w:val="00B63058"/>
    <w:rsid w:val="00B638C1"/>
    <w:rsid w:val="00B644CD"/>
    <w:rsid w:val="00B65216"/>
    <w:rsid w:val="00B6600A"/>
    <w:rsid w:val="00B67E4B"/>
    <w:rsid w:val="00B706B4"/>
    <w:rsid w:val="00B70C1F"/>
    <w:rsid w:val="00B7102C"/>
    <w:rsid w:val="00B72BAE"/>
    <w:rsid w:val="00B74083"/>
    <w:rsid w:val="00B7498E"/>
    <w:rsid w:val="00B75BA8"/>
    <w:rsid w:val="00B760ED"/>
    <w:rsid w:val="00B76A54"/>
    <w:rsid w:val="00B776FF"/>
    <w:rsid w:val="00B81740"/>
    <w:rsid w:val="00B81DF6"/>
    <w:rsid w:val="00B82DB6"/>
    <w:rsid w:val="00B83E2A"/>
    <w:rsid w:val="00B854F3"/>
    <w:rsid w:val="00B85AF9"/>
    <w:rsid w:val="00B860A1"/>
    <w:rsid w:val="00B86D46"/>
    <w:rsid w:val="00B904DE"/>
    <w:rsid w:val="00B918D7"/>
    <w:rsid w:val="00B92C87"/>
    <w:rsid w:val="00B9549E"/>
    <w:rsid w:val="00B963DD"/>
    <w:rsid w:val="00B97B2E"/>
    <w:rsid w:val="00B97B40"/>
    <w:rsid w:val="00BA0A79"/>
    <w:rsid w:val="00BA0C25"/>
    <w:rsid w:val="00BA137F"/>
    <w:rsid w:val="00BA19D6"/>
    <w:rsid w:val="00BA1D17"/>
    <w:rsid w:val="00BA35DA"/>
    <w:rsid w:val="00BA373D"/>
    <w:rsid w:val="00BA3F72"/>
    <w:rsid w:val="00BA42D8"/>
    <w:rsid w:val="00BA43F6"/>
    <w:rsid w:val="00BA5571"/>
    <w:rsid w:val="00BA5F10"/>
    <w:rsid w:val="00BA6307"/>
    <w:rsid w:val="00BA64B2"/>
    <w:rsid w:val="00BB08E6"/>
    <w:rsid w:val="00BB1740"/>
    <w:rsid w:val="00BB2A55"/>
    <w:rsid w:val="00BB2FB6"/>
    <w:rsid w:val="00BB3A6A"/>
    <w:rsid w:val="00BB42D9"/>
    <w:rsid w:val="00BB458F"/>
    <w:rsid w:val="00BB4D9D"/>
    <w:rsid w:val="00BC1DE9"/>
    <w:rsid w:val="00BC2F2E"/>
    <w:rsid w:val="00BC4558"/>
    <w:rsid w:val="00BC5A56"/>
    <w:rsid w:val="00BC6C8D"/>
    <w:rsid w:val="00BC77C5"/>
    <w:rsid w:val="00BD08B6"/>
    <w:rsid w:val="00BD3BEE"/>
    <w:rsid w:val="00BD3CDE"/>
    <w:rsid w:val="00BD53C2"/>
    <w:rsid w:val="00BD5FD0"/>
    <w:rsid w:val="00BD7686"/>
    <w:rsid w:val="00BE0684"/>
    <w:rsid w:val="00BE2D90"/>
    <w:rsid w:val="00BE764B"/>
    <w:rsid w:val="00BF02AE"/>
    <w:rsid w:val="00BF1A7F"/>
    <w:rsid w:val="00BF2230"/>
    <w:rsid w:val="00BF2234"/>
    <w:rsid w:val="00BF2755"/>
    <w:rsid w:val="00BF5DB0"/>
    <w:rsid w:val="00BF72F9"/>
    <w:rsid w:val="00C012F4"/>
    <w:rsid w:val="00C01A68"/>
    <w:rsid w:val="00C01C08"/>
    <w:rsid w:val="00C038B2"/>
    <w:rsid w:val="00C039AB"/>
    <w:rsid w:val="00C03AD2"/>
    <w:rsid w:val="00C03DDB"/>
    <w:rsid w:val="00C10284"/>
    <w:rsid w:val="00C1150C"/>
    <w:rsid w:val="00C137F1"/>
    <w:rsid w:val="00C139A9"/>
    <w:rsid w:val="00C13DA7"/>
    <w:rsid w:val="00C15ACF"/>
    <w:rsid w:val="00C1604C"/>
    <w:rsid w:val="00C16F6B"/>
    <w:rsid w:val="00C20CE2"/>
    <w:rsid w:val="00C23080"/>
    <w:rsid w:val="00C232BF"/>
    <w:rsid w:val="00C248E1"/>
    <w:rsid w:val="00C24DDF"/>
    <w:rsid w:val="00C25767"/>
    <w:rsid w:val="00C25882"/>
    <w:rsid w:val="00C25A65"/>
    <w:rsid w:val="00C263CD"/>
    <w:rsid w:val="00C3093B"/>
    <w:rsid w:val="00C31EDB"/>
    <w:rsid w:val="00C32416"/>
    <w:rsid w:val="00C3308D"/>
    <w:rsid w:val="00C35271"/>
    <w:rsid w:val="00C35843"/>
    <w:rsid w:val="00C35AC2"/>
    <w:rsid w:val="00C3602F"/>
    <w:rsid w:val="00C37357"/>
    <w:rsid w:val="00C377E9"/>
    <w:rsid w:val="00C40BEC"/>
    <w:rsid w:val="00C4112C"/>
    <w:rsid w:val="00C4281D"/>
    <w:rsid w:val="00C4289E"/>
    <w:rsid w:val="00C42CDB"/>
    <w:rsid w:val="00C42F64"/>
    <w:rsid w:val="00C43A06"/>
    <w:rsid w:val="00C44492"/>
    <w:rsid w:val="00C445CD"/>
    <w:rsid w:val="00C44E46"/>
    <w:rsid w:val="00C44F5B"/>
    <w:rsid w:val="00C45364"/>
    <w:rsid w:val="00C45D66"/>
    <w:rsid w:val="00C47229"/>
    <w:rsid w:val="00C508D0"/>
    <w:rsid w:val="00C5138B"/>
    <w:rsid w:val="00C57D3D"/>
    <w:rsid w:val="00C62692"/>
    <w:rsid w:val="00C62AB8"/>
    <w:rsid w:val="00C64A39"/>
    <w:rsid w:val="00C6560B"/>
    <w:rsid w:val="00C672B5"/>
    <w:rsid w:val="00C70140"/>
    <w:rsid w:val="00C70E82"/>
    <w:rsid w:val="00C7162F"/>
    <w:rsid w:val="00C72FA7"/>
    <w:rsid w:val="00C745D9"/>
    <w:rsid w:val="00C74734"/>
    <w:rsid w:val="00C7561C"/>
    <w:rsid w:val="00C75C02"/>
    <w:rsid w:val="00C76820"/>
    <w:rsid w:val="00C7783B"/>
    <w:rsid w:val="00C805AA"/>
    <w:rsid w:val="00C80BBC"/>
    <w:rsid w:val="00C80E35"/>
    <w:rsid w:val="00C81605"/>
    <w:rsid w:val="00C82371"/>
    <w:rsid w:val="00C82FBB"/>
    <w:rsid w:val="00C84FE5"/>
    <w:rsid w:val="00C861F1"/>
    <w:rsid w:val="00C86F56"/>
    <w:rsid w:val="00C8728A"/>
    <w:rsid w:val="00C87B1A"/>
    <w:rsid w:val="00C9036D"/>
    <w:rsid w:val="00C92550"/>
    <w:rsid w:val="00C93870"/>
    <w:rsid w:val="00C95931"/>
    <w:rsid w:val="00C97378"/>
    <w:rsid w:val="00CA047B"/>
    <w:rsid w:val="00CA0EB7"/>
    <w:rsid w:val="00CA12DC"/>
    <w:rsid w:val="00CA229F"/>
    <w:rsid w:val="00CA636A"/>
    <w:rsid w:val="00CA696B"/>
    <w:rsid w:val="00CA7E1A"/>
    <w:rsid w:val="00CB17CE"/>
    <w:rsid w:val="00CB3383"/>
    <w:rsid w:val="00CB3513"/>
    <w:rsid w:val="00CB3934"/>
    <w:rsid w:val="00CB4194"/>
    <w:rsid w:val="00CB667A"/>
    <w:rsid w:val="00CB69F9"/>
    <w:rsid w:val="00CB76E0"/>
    <w:rsid w:val="00CB7C6E"/>
    <w:rsid w:val="00CC6817"/>
    <w:rsid w:val="00CC6EC5"/>
    <w:rsid w:val="00CC79DA"/>
    <w:rsid w:val="00CD04D8"/>
    <w:rsid w:val="00CD2B83"/>
    <w:rsid w:val="00CD3E8B"/>
    <w:rsid w:val="00CD3F4A"/>
    <w:rsid w:val="00CD3FFA"/>
    <w:rsid w:val="00CD469D"/>
    <w:rsid w:val="00CD506E"/>
    <w:rsid w:val="00CD60A5"/>
    <w:rsid w:val="00CD74EC"/>
    <w:rsid w:val="00CE141E"/>
    <w:rsid w:val="00CE320B"/>
    <w:rsid w:val="00CE3D36"/>
    <w:rsid w:val="00CE3F35"/>
    <w:rsid w:val="00CE3FA9"/>
    <w:rsid w:val="00CE48D0"/>
    <w:rsid w:val="00CE4F67"/>
    <w:rsid w:val="00CE6DF0"/>
    <w:rsid w:val="00CE7696"/>
    <w:rsid w:val="00CF0C68"/>
    <w:rsid w:val="00CF0E73"/>
    <w:rsid w:val="00CF279C"/>
    <w:rsid w:val="00CF450C"/>
    <w:rsid w:val="00CF5F81"/>
    <w:rsid w:val="00CF70BB"/>
    <w:rsid w:val="00D01169"/>
    <w:rsid w:val="00D02040"/>
    <w:rsid w:val="00D026FC"/>
    <w:rsid w:val="00D02D10"/>
    <w:rsid w:val="00D04F48"/>
    <w:rsid w:val="00D07B0D"/>
    <w:rsid w:val="00D10CAF"/>
    <w:rsid w:val="00D10FA7"/>
    <w:rsid w:val="00D12EF4"/>
    <w:rsid w:val="00D13191"/>
    <w:rsid w:val="00D14EA6"/>
    <w:rsid w:val="00D15605"/>
    <w:rsid w:val="00D15A47"/>
    <w:rsid w:val="00D15D33"/>
    <w:rsid w:val="00D16A05"/>
    <w:rsid w:val="00D20756"/>
    <w:rsid w:val="00D207D4"/>
    <w:rsid w:val="00D20985"/>
    <w:rsid w:val="00D20C6E"/>
    <w:rsid w:val="00D22C10"/>
    <w:rsid w:val="00D241BB"/>
    <w:rsid w:val="00D24830"/>
    <w:rsid w:val="00D25158"/>
    <w:rsid w:val="00D27899"/>
    <w:rsid w:val="00D27D20"/>
    <w:rsid w:val="00D30749"/>
    <w:rsid w:val="00D309EC"/>
    <w:rsid w:val="00D31041"/>
    <w:rsid w:val="00D31C1D"/>
    <w:rsid w:val="00D32E68"/>
    <w:rsid w:val="00D3352E"/>
    <w:rsid w:val="00D3482E"/>
    <w:rsid w:val="00D35074"/>
    <w:rsid w:val="00D35719"/>
    <w:rsid w:val="00D35CC1"/>
    <w:rsid w:val="00D3762E"/>
    <w:rsid w:val="00D41806"/>
    <w:rsid w:val="00D428FE"/>
    <w:rsid w:val="00D43AFF"/>
    <w:rsid w:val="00D46FF2"/>
    <w:rsid w:val="00D5118D"/>
    <w:rsid w:val="00D511F6"/>
    <w:rsid w:val="00D51BEF"/>
    <w:rsid w:val="00D52BBD"/>
    <w:rsid w:val="00D53A52"/>
    <w:rsid w:val="00D53D62"/>
    <w:rsid w:val="00D545B0"/>
    <w:rsid w:val="00D560E0"/>
    <w:rsid w:val="00D57391"/>
    <w:rsid w:val="00D57CAC"/>
    <w:rsid w:val="00D57EC2"/>
    <w:rsid w:val="00D603E5"/>
    <w:rsid w:val="00D638F5"/>
    <w:rsid w:val="00D65876"/>
    <w:rsid w:val="00D661A8"/>
    <w:rsid w:val="00D664E2"/>
    <w:rsid w:val="00D66CF9"/>
    <w:rsid w:val="00D66DC1"/>
    <w:rsid w:val="00D675FE"/>
    <w:rsid w:val="00D70654"/>
    <w:rsid w:val="00D70867"/>
    <w:rsid w:val="00D70A29"/>
    <w:rsid w:val="00D721C0"/>
    <w:rsid w:val="00D7289A"/>
    <w:rsid w:val="00D729A5"/>
    <w:rsid w:val="00D73A4B"/>
    <w:rsid w:val="00D74256"/>
    <w:rsid w:val="00D74DA0"/>
    <w:rsid w:val="00D750AD"/>
    <w:rsid w:val="00D775E2"/>
    <w:rsid w:val="00D77DB9"/>
    <w:rsid w:val="00D814C1"/>
    <w:rsid w:val="00D81692"/>
    <w:rsid w:val="00D82474"/>
    <w:rsid w:val="00D835A0"/>
    <w:rsid w:val="00D83E92"/>
    <w:rsid w:val="00D8409B"/>
    <w:rsid w:val="00D84D7C"/>
    <w:rsid w:val="00D857D2"/>
    <w:rsid w:val="00D8662C"/>
    <w:rsid w:val="00D86F63"/>
    <w:rsid w:val="00D90DFF"/>
    <w:rsid w:val="00D91DB0"/>
    <w:rsid w:val="00D94BBC"/>
    <w:rsid w:val="00D95C6B"/>
    <w:rsid w:val="00D97489"/>
    <w:rsid w:val="00DA0686"/>
    <w:rsid w:val="00DA2A3B"/>
    <w:rsid w:val="00DA333C"/>
    <w:rsid w:val="00DA3E11"/>
    <w:rsid w:val="00DA3FBD"/>
    <w:rsid w:val="00DA459A"/>
    <w:rsid w:val="00DA4EAA"/>
    <w:rsid w:val="00DA7C62"/>
    <w:rsid w:val="00DB3402"/>
    <w:rsid w:val="00DB3FB0"/>
    <w:rsid w:val="00DB5B4C"/>
    <w:rsid w:val="00DB6C07"/>
    <w:rsid w:val="00DC02AE"/>
    <w:rsid w:val="00DC1780"/>
    <w:rsid w:val="00DC2140"/>
    <w:rsid w:val="00DC29A3"/>
    <w:rsid w:val="00DC5026"/>
    <w:rsid w:val="00DC7073"/>
    <w:rsid w:val="00DC75F2"/>
    <w:rsid w:val="00DD032A"/>
    <w:rsid w:val="00DD0F80"/>
    <w:rsid w:val="00DD31AC"/>
    <w:rsid w:val="00DD3755"/>
    <w:rsid w:val="00DD437E"/>
    <w:rsid w:val="00DD4FCA"/>
    <w:rsid w:val="00DD6AF0"/>
    <w:rsid w:val="00DD6CD5"/>
    <w:rsid w:val="00DE07C7"/>
    <w:rsid w:val="00DE0A73"/>
    <w:rsid w:val="00DE1C29"/>
    <w:rsid w:val="00DE2685"/>
    <w:rsid w:val="00DE69DD"/>
    <w:rsid w:val="00DF1657"/>
    <w:rsid w:val="00DF32EC"/>
    <w:rsid w:val="00DF34A6"/>
    <w:rsid w:val="00DF400A"/>
    <w:rsid w:val="00DF50C5"/>
    <w:rsid w:val="00DF6298"/>
    <w:rsid w:val="00DF6918"/>
    <w:rsid w:val="00DF7402"/>
    <w:rsid w:val="00DF747C"/>
    <w:rsid w:val="00DF7D70"/>
    <w:rsid w:val="00E0090D"/>
    <w:rsid w:val="00E025BC"/>
    <w:rsid w:val="00E02C94"/>
    <w:rsid w:val="00E03862"/>
    <w:rsid w:val="00E03878"/>
    <w:rsid w:val="00E04DB6"/>
    <w:rsid w:val="00E04DED"/>
    <w:rsid w:val="00E06B15"/>
    <w:rsid w:val="00E1006C"/>
    <w:rsid w:val="00E10EEB"/>
    <w:rsid w:val="00E110AB"/>
    <w:rsid w:val="00E1155D"/>
    <w:rsid w:val="00E11AB9"/>
    <w:rsid w:val="00E11D22"/>
    <w:rsid w:val="00E124A2"/>
    <w:rsid w:val="00E13864"/>
    <w:rsid w:val="00E141CA"/>
    <w:rsid w:val="00E16C22"/>
    <w:rsid w:val="00E173AB"/>
    <w:rsid w:val="00E20CD2"/>
    <w:rsid w:val="00E23D14"/>
    <w:rsid w:val="00E24084"/>
    <w:rsid w:val="00E27830"/>
    <w:rsid w:val="00E30A87"/>
    <w:rsid w:val="00E33042"/>
    <w:rsid w:val="00E33903"/>
    <w:rsid w:val="00E404BB"/>
    <w:rsid w:val="00E40A77"/>
    <w:rsid w:val="00E40B51"/>
    <w:rsid w:val="00E414A4"/>
    <w:rsid w:val="00E455F5"/>
    <w:rsid w:val="00E45863"/>
    <w:rsid w:val="00E4622A"/>
    <w:rsid w:val="00E5007B"/>
    <w:rsid w:val="00E51B21"/>
    <w:rsid w:val="00E526E5"/>
    <w:rsid w:val="00E5339A"/>
    <w:rsid w:val="00E54C50"/>
    <w:rsid w:val="00E5600D"/>
    <w:rsid w:val="00E57ABE"/>
    <w:rsid w:val="00E612D9"/>
    <w:rsid w:val="00E61844"/>
    <w:rsid w:val="00E65823"/>
    <w:rsid w:val="00E66136"/>
    <w:rsid w:val="00E71147"/>
    <w:rsid w:val="00E73109"/>
    <w:rsid w:val="00E775E5"/>
    <w:rsid w:val="00E77B31"/>
    <w:rsid w:val="00E80173"/>
    <w:rsid w:val="00E80DD9"/>
    <w:rsid w:val="00E8428A"/>
    <w:rsid w:val="00E85527"/>
    <w:rsid w:val="00E86288"/>
    <w:rsid w:val="00E8685B"/>
    <w:rsid w:val="00E86E63"/>
    <w:rsid w:val="00E87129"/>
    <w:rsid w:val="00E87541"/>
    <w:rsid w:val="00E9031A"/>
    <w:rsid w:val="00E90EFA"/>
    <w:rsid w:val="00E91413"/>
    <w:rsid w:val="00E9301E"/>
    <w:rsid w:val="00E94185"/>
    <w:rsid w:val="00E94B8D"/>
    <w:rsid w:val="00E94F9E"/>
    <w:rsid w:val="00E9545C"/>
    <w:rsid w:val="00E95C7C"/>
    <w:rsid w:val="00E95D67"/>
    <w:rsid w:val="00E96BF9"/>
    <w:rsid w:val="00E9730D"/>
    <w:rsid w:val="00EA0AB3"/>
    <w:rsid w:val="00EA22E8"/>
    <w:rsid w:val="00EA2DC5"/>
    <w:rsid w:val="00EA783C"/>
    <w:rsid w:val="00EB0E29"/>
    <w:rsid w:val="00EB1874"/>
    <w:rsid w:val="00EB2241"/>
    <w:rsid w:val="00EB4979"/>
    <w:rsid w:val="00EB4BD1"/>
    <w:rsid w:val="00EB5A72"/>
    <w:rsid w:val="00EB7A76"/>
    <w:rsid w:val="00EC33DC"/>
    <w:rsid w:val="00EC4E21"/>
    <w:rsid w:val="00EC5E9F"/>
    <w:rsid w:val="00EC5F65"/>
    <w:rsid w:val="00EC5F7B"/>
    <w:rsid w:val="00EC76B7"/>
    <w:rsid w:val="00EC7A20"/>
    <w:rsid w:val="00ED1289"/>
    <w:rsid w:val="00ED45B0"/>
    <w:rsid w:val="00ED4A05"/>
    <w:rsid w:val="00ED4CEA"/>
    <w:rsid w:val="00ED7F9E"/>
    <w:rsid w:val="00EE108F"/>
    <w:rsid w:val="00EE1AB9"/>
    <w:rsid w:val="00EE253E"/>
    <w:rsid w:val="00EE2A43"/>
    <w:rsid w:val="00EE3589"/>
    <w:rsid w:val="00EE464B"/>
    <w:rsid w:val="00EE653D"/>
    <w:rsid w:val="00EE6A35"/>
    <w:rsid w:val="00EE7564"/>
    <w:rsid w:val="00EF3B10"/>
    <w:rsid w:val="00EF6491"/>
    <w:rsid w:val="00EF6D85"/>
    <w:rsid w:val="00EF7868"/>
    <w:rsid w:val="00F02643"/>
    <w:rsid w:val="00F036A1"/>
    <w:rsid w:val="00F04CFE"/>
    <w:rsid w:val="00F06D4E"/>
    <w:rsid w:val="00F10D55"/>
    <w:rsid w:val="00F114BA"/>
    <w:rsid w:val="00F115B9"/>
    <w:rsid w:val="00F115BC"/>
    <w:rsid w:val="00F11E70"/>
    <w:rsid w:val="00F126C6"/>
    <w:rsid w:val="00F13456"/>
    <w:rsid w:val="00F21323"/>
    <w:rsid w:val="00F2382A"/>
    <w:rsid w:val="00F242DB"/>
    <w:rsid w:val="00F24934"/>
    <w:rsid w:val="00F2607E"/>
    <w:rsid w:val="00F26DC2"/>
    <w:rsid w:val="00F27F9B"/>
    <w:rsid w:val="00F27FA6"/>
    <w:rsid w:val="00F30CD3"/>
    <w:rsid w:val="00F329D0"/>
    <w:rsid w:val="00F341E1"/>
    <w:rsid w:val="00F346A0"/>
    <w:rsid w:val="00F373AD"/>
    <w:rsid w:val="00F377EB"/>
    <w:rsid w:val="00F37AD8"/>
    <w:rsid w:val="00F37DB1"/>
    <w:rsid w:val="00F40198"/>
    <w:rsid w:val="00F41233"/>
    <w:rsid w:val="00F45D3A"/>
    <w:rsid w:val="00F471CB"/>
    <w:rsid w:val="00F503EB"/>
    <w:rsid w:val="00F50ED2"/>
    <w:rsid w:val="00F51C59"/>
    <w:rsid w:val="00F54C1A"/>
    <w:rsid w:val="00F550DC"/>
    <w:rsid w:val="00F552AA"/>
    <w:rsid w:val="00F55E7B"/>
    <w:rsid w:val="00F61393"/>
    <w:rsid w:val="00F62B0D"/>
    <w:rsid w:val="00F635D4"/>
    <w:rsid w:val="00F6491D"/>
    <w:rsid w:val="00F673E2"/>
    <w:rsid w:val="00F67CE0"/>
    <w:rsid w:val="00F67D42"/>
    <w:rsid w:val="00F70662"/>
    <w:rsid w:val="00F71000"/>
    <w:rsid w:val="00F72069"/>
    <w:rsid w:val="00F72985"/>
    <w:rsid w:val="00F749BA"/>
    <w:rsid w:val="00F7574A"/>
    <w:rsid w:val="00F758AA"/>
    <w:rsid w:val="00F773AA"/>
    <w:rsid w:val="00F7792F"/>
    <w:rsid w:val="00F80BDE"/>
    <w:rsid w:val="00F80DBB"/>
    <w:rsid w:val="00F81662"/>
    <w:rsid w:val="00F83211"/>
    <w:rsid w:val="00F83718"/>
    <w:rsid w:val="00F8408C"/>
    <w:rsid w:val="00F8452B"/>
    <w:rsid w:val="00F84810"/>
    <w:rsid w:val="00F84B4F"/>
    <w:rsid w:val="00F84D43"/>
    <w:rsid w:val="00F8539A"/>
    <w:rsid w:val="00F85A34"/>
    <w:rsid w:val="00F86714"/>
    <w:rsid w:val="00F877C1"/>
    <w:rsid w:val="00F9035D"/>
    <w:rsid w:val="00F90B13"/>
    <w:rsid w:val="00F93764"/>
    <w:rsid w:val="00F93F93"/>
    <w:rsid w:val="00F94A74"/>
    <w:rsid w:val="00F95257"/>
    <w:rsid w:val="00F957F6"/>
    <w:rsid w:val="00F95A09"/>
    <w:rsid w:val="00F95CB9"/>
    <w:rsid w:val="00F95CE3"/>
    <w:rsid w:val="00F95F70"/>
    <w:rsid w:val="00FA0188"/>
    <w:rsid w:val="00FA05F7"/>
    <w:rsid w:val="00FA18AC"/>
    <w:rsid w:val="00FA2116"/>
    <w:rsid w:val="00FA2FC0"/>
    <w:rsid w:val="00FA566E"/>
    <w:rsid w:val="00FA794B"/>
    <w:rsid w:val="00FB038D"/>
    <w:rsid w:val="00FB074F"/>
    <w:rsid w:val="00FB0BEA"/>
    <w:rsid w:val="00FB1630"/>
    <w:rsid w:val="00FB1FE7"/>
    <w:rsid w:val="00FB35DC"/>
    <w:rsid w:val="00FB688B"/>
    <w:rsid w:val="00FB6D5E"/>
    <w:rsid w:val="00FB79E5"/>
    <w:rsid w:val="00FC0860"/>
    <w:rsid w:val="00FC2FB2"/>
    <w:rsid w:val="00FC3594"/>
    <w:rsid w:val="00FC47A2"/>
    <w:rsid w:val="00FC57B6"/>
    <w:rsid w:val="00FC70F9"/>
    <w:rsid w:val="00FD16E6"/>
    <w:rsid w:val="00FD28CF"/>
    <w:rsid w:val="00FD2AED"/>
    <w:rsid w:val="00FD3C96"/>
    <w:rsid w:val="00FD7630"/>
    <w:rsid w:val="00FE1049"/>
    <w:rsid w:val="00FE2ECA"/>
    <w:rsid w:val="00FE391B"/>
    <w:rsid w:val="00FE45B7"/>
    <w:rsid w:val="00FE45BC"/>
    <w:rsid w:val="00FE4E24"/>
    <w:rsid w:val="00FE6E2A"/>
    <w:rsid w:val="00FF002E"/>
    <w:rsid w:val="00FF023E"/>
    <w:rsid w:val="00FF032E"/>
    <w:rsid w:val="00FF1B13"/>
    <w:rsid w:val="00FF1BEA"/>
    <w:rsid w:val="00FF2D96"/>
    <w:rsid w:val="00FF3429"/>
    <w:rsid w:val="00FF3708"/>
    <w:rsid w:val="00FF4108"/>
    <w:rsid w:val="00FF4D5E"/>
    <w:rsid w:val="00FF5325"/>
    <w:rsid w:val="00FF5816"/>
    <w:rsid w:val="00FF5D1B"/>
    <w:rsid w:val="00FF5D4B"/>
    <w:rsid w:val="00FF6079"/>
    <w:rsid w:val="00FF6790"/>
    <w:rsid w:val="204B79D3"/>
    <w:rsid w:val="269AE20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BEDE5F"/>
  <w15:chartTrackingRefBased/>
  <w15:docId w15:val="{ECA22BE9-3453-41C0-B26A-B148B9630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1"/>
    <w:uiPriority w:val="99"/>
    <w:qFormat/>
    <w:rsid w:val="009E0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1"/>
    <w:uiPriority w:val="99"/>
    <w:unhideWhenUsed/>
    <w:qFormat/>
    <w:rsid w:val="009E0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1"/>
    <w:uiPriority w:val="99"/>
    <w:unhideWhenUsed/>
    <w:qFormat/>
    <w:rsid w:val="009E010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1"/>
    <w:uiPriority w:val="99"/>
    <w:unhideWhenUsed/>
    <w:qFormat/>
    <w:rsid w:val="009E010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1"/>
    <w:uiPriority w:val="99"/>
    <w:unhideWhenUsed/>
    <w:qFormat/>
    <w:rsid w:val="009E010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E010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E010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E010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E010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basedOn w:val="a0"/>
    <w:link w:val="1"/>
    <w:uiPriority w:val="99"/>
    <w:rsid w:val="009E0101"/>
    <w:rPr>
      <w:rFonts w:asciiTheme="majorHAnsi" w:eastAsiaTheme="majorEastAsia" w:hAnsiTheme="majorHAnsi" w:cstheme="majorBidi"/>
      <w:color w:val="0F4761" w:themeColor="accent1" w:themeShade="BF"/>
      <w:sz w:val="40"/>
      <w:szCs w:val="40"/>
    </w:rPr>
  </w:style>
  <w:style w:type="character" w:customStyle="1" w:styleId="21">
    <w:name w:val="标题 2 字符1"/>
    <w:basedOn w:val="a0"/>
    <w:link w:val="2"/>
    <w:uiPriority w:val="99"/>
    <w:rsid w:val="009E0101"/>
    <w:rPr>
      <w:rFonts w:asciiTheme="majorHAnsi" w:eastAsiaTheme="majorEastAsia" w:hAnsiTheme="majorHAnsi" w:cstheme="majorBidi"/>
      <w:color w:val="0F4761" w:themeColor="accent1" w:themeShade="BF"/>
      <w:sz w:val="32"/>
      <w:szCs w:val="32"/>
    </w:rPr>
  </w:style>
  <w:style w:type="character" w:customStyle="1" w:styleId="31">
    <w:name w:val="标题 3 字符1"/>
    <w:basedOn w:val="a0"/>
    <w:link w:val="3"/>
    <w:uiPriority w:val="99"/>
    <w:rsid w:val="009E0101"/>
    <w:rPr>
      <w:rFonts w:eastAsiaTheme="majorEastAsia" w:cstheme="majorBidi"/>
      <w:color w:val="0F4761" w:themeColor="accent1" w:themeShade="BF"/>
      <w:sz w:val="28"/>
      <w:szCs w:val="28"/>
    </w:rPr>
  </w:style>
  <w:style w:type="character" w:customStyle="1" w:styleId="41">
    <w:name w:val="标题 4 字符1"/>
    <w:basedOn w:val="a0"/>
    <w:link w:val="4"/>
    <w:uiPriority w:val="9"/>
    <w:rsid w:val="009E0101"/>
    <w:rPr>
      <w:rFonts w:eastAsiaTheme="majorEastAsia" w:cstheme="majorBidi"/>
      <w:i/>
      <w:iCs/>
      <w:color w:val="0F4761" w:themeColor="accent1" w:themeShade="BF"/>
    </w:rPr>
  </w:style>
  <w:style w:type="character" w:customStyle="1" w:styleId="51">
    <w:name w:val="标题 5 字符1"/>
    <w:basedOn w:val="a0"/>
    <w:link w:val="5"/>
    <w:uiPriority w:val="99"/>
    <w:rsid w:val="009E0101"/>
    <w:rPr>
      <w:rFonts w:eastAsiaTheme="majorEastAsia" w:cstheme="majorBidi"/>
      <w:color w:val="0F4761" w:themeColor="accent1" w:themeShade="BF"/>
    </w:rPr>
  </w:style>
  <w:style w:type="character" w:customStyle="1" w:styleId="60">
    <w:name w:val="标题 6 字符"/>
    <w:basedOn w:val="a0"/>
    <w:link w:val="6"/>
    <w:uiPriority w:val="9"/>
    <w:semiHidden/>
    <w:rsid w:val="009E0101"/>
    <w:rPr>
      <w:rFonts w:eastAsiaTheme="majorEastAsia" w:cstheme="majorBidi"/>
      <w:i/>
      <w:iCs/>
      <w:color w:val="595959" w:themeColor="text1" w:themeTint="A6"/>
    </w:rPr>
  </w:style>
  <w:style w:type="character" w:customStyle="1" w:styleId="70">
    <w:name w:val="标题 7 字符"/>
    <w:basedOn w:val="a0"/>
    <w:link w:val="7"/>
    <w:uiPriority w:val="9"/>
    <w:semiHidden/>
    <w:rsid w:val="009E0101"/>
    <w:rPr>
      <w:rFonts w:eastAsiaTheme="majorEastAsia" w:cstheme="majorBidi"/>
      <w:color w:val="595959" w:themeColor="text1" w:themeTint="A6"/>
    </w:rPr>
  </w:style>
  <w:style w:type="character" w:customStyle="1" w:styleId="80">
    <w:name w:val="标题 8 字符"/>
    <w:basedOn w:val="a0"/>
    <w:link w:val="8"/>
    <w:uiPriority w:val="9"/>
    <w:semiHidden/>
    <w:rsid w:val="009E0101"/>
    <w:rPr>
      <w:rFonts w:eastAsiaTheme="majorEastAsia" w:cstheme="majorBidi"/>
      <w:i/>
      <w:iCs/>
      <w:color w:val="272727" w:themeColor="text1" w:themeTint="D8"/>
    </w:rPr>
  </w:style>
  <w:style w:type="character" w:customStyle="1" w:styleId="90">
    <w:name w:val="标题 9 字符"/>
    <w:basedOn w:val="a0"/>
    <w:link w:val="9"/>
    <w:uiPriority w:val="9"/>
    <w:semiHidden/>
    <w:rsid w:val="009E0101"/>
    <w:rPr>
      <w:rFonts w:eastAsiaTheme="majorEastAsia" w:cstheme="majorBidi"/>
      <w:color w:val="272727" w:themeColor="text1" w:themeTint="D8"/>
    </w:rPr>
  </w:style>
  <w:style w:type="paragraph" w:styleId="a3">
    <w:name w:val="Title"/>
    <w:basedOn w:val="a"/>
    <w:next w:val="a"/>
    <w:link w:val="a4"/>
    <w:uiPriority w:val="10"/>
    <w:qFormat/>
    <w:rsid w:val="009E0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01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0101"/>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E010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E0101"/>
    <w:pPr>
      <w:spacing w:before="160"/>
      <w:jc w:val="center"/>
    </w:pPr>
    <w:rPr>
      <w:i/>
      <w:iCs/>
      <w:color w:val="404040" w:themeColor="text1" w:themeTint="BF"/>
    </w:rPr>
  </w:style>
  <w:style w:type="character" w:customStyle="1" w:styleId="a8">
    <w:name w:val="引用 字符"/>
    <w:basedOn w:val="a0"/>
    <w:link w:val="a7"/>
    <w:uiPriority w:val="29"/>
    <w:rsid w:val="009E0101"/>
    <w:rPr>
      <w:i/>
      <w:iCs/>
      <w:color w:val="404040" w:themeColor="text1" w:themeTint="BF"/>
    </w:rPr>
  </w:style>
  <w:style w:type="paragraph" w:styleId="a9">
    <w:name w:val="List Paragraph"/>
    <w:basedOn w:val="a"/>
    <w:uiPriority w:val="34"/>
    <w:qFormat/>
    <w:rsid w:val="009E0101"/>
    <w:pPr>
      <w:ind w:left="720"/>
      <w:contextualSpacing/>
    </w:pPr>
  </w:style>
  <w:style w:type="character" w:styleId="aa">
    <w:name w:val="Intense Emphasis"/>
    <w:basedOn w:val="a0"/>
    <w:uiPriority w:val="21"/>
    <w:qFormat/>
    <w:rsid w:val="009E0101"/>
    <w:rPr>
      <w:i/>
      <w:iCs/>
      <w:color w:val="0F4761" w:themeColor="accent1" w:themeShade="BF"/>
    </w:rPr>
  </w:style>
  <w:style w:type="paragraph" w:styleId="ab">
    <w:name w:val="Intense Quote"/>
    <w:basedOn w:val="a"/>
    <w:next w:val="a"/>
    <w:link w:val="ac"/>
    <w:uiPriority w:val="30"/>
    <w:qFormat/>
    <w:rsid w:val="009E0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E0101"/>
    <w:rPr>
      <w:i/>
      <w:iCs/>
      <w:color w:val="0F4761" w:themeColor="accent1" w:themeShade="BF"/>
    </w:rPr>
  </w:style>
  <w:style w:type="character" w:styleId="ad">
    <w:name w:val="Intense Reference"/>
    <w:basedOn w:val="a0"/>
    <w:uiPriority w:val="32"/>
    <w:qFormat/>
    <w:rsid w:val="009E0101"/>
    <w:rPr>
      <w:b/>
      <w:bCs/>
      <w:smallCaps/>
      <w:color w:val="0F4761" w:themeColor="accent1" w:themeShade="BF"/>
      <w:spacing w:val="5"/>
    </w:rPr>
  </w:style>
  <w:style w:type="paragraph" w:styleId="TOC">
    <w:name w:val="TOC Heading"/>
    <w:basedOn w:val="1"/>
    <w:next w:val="a"/>
    <w:uiPriority w:val="39"/>
    <w:unhideWhenUsed/>
    <w:qFormat/>
    <w:rsid w:val="006C152A"/>
    <w:pPr>
      <w:spacing w:before="240" w:after="0" w:line="259" w:lineRule="auto"/>
      <w:outlineLvl w:val="9"/>
    </w:pPr>
    <w:rPr>
      <w:kern w:val="0"/>
      <w:sz w:val="32"/>
      <w:szCs w:val="32"/>
      <w:lang w:eastAsia="en-US"/>
      <w14:ligatures w14:val="none"/>
    </w:rPr>
  </w:style>
  <w:style w:type="paragraph" w:customStyle="1" w:styleId="western">
    <w:name w:val="western"/>
    <w:basedOn w:val="a"/>
    <w:uiPriority w:val="99"/>
    <w:semiHidden/>
    <w:rsid w:val="00E66136"/>
    <w:pPr>
      <w:spacing w:before="100" w:beforeAutospacing="1" w:after="100" w:afterAutospacing="1" w:line="240" w:lineRule="auto"/>
    </w:pPr>
    <w:rPr>
      <w:rFonts w:ascii="Times New Roman" w:hAnsi="Times New Roman" w:cs="Times New Roman"/>
      <w:kern w:val="0"/>
      <w14:ligatures w14:val="none"/>
    </w:rPr>
  </w:style>
  <w:style w:type="paragraph" w:styleId="TOC1">
    <w:name w:val="toc 1"/>
    <w:basedOn w:val="a"/>
    <w:next w:val="a"/>
    <w:autoRedefine/>
    <w:uiPriority w:val="39"/>
    <w:unhideWhenUsed/>
    <w:rsid w:val="00E66136"/>
    <w:pPr>
      <w:spacing w:after="100"/>
    </w:pPr>
  </w:style>
  <w:style w:type="paragraph" w:styleId="TOC2">
    <w:name w:val="toc 2"/>
    <w:basedOn w:val="a"/>
    <w:next w:val="a"/>
    <w:autoRedefine/>
    <w:uiPriority w:val="39"/>
    <w:unhideWhenUsed/>
    <w:rsid w:val="00E66136"/>
    <w:pPr>
      <w:spacing w:after="100"/>
      <w:ind w:left="240"/>
    </w:pPr>
  </w:style>
  <w:style w:type="character" w:styleId="ae">
    <w:name w:val="Hyperlink"/>
    <w:basedOn w:val="a0"/>
    <w:uiPriority w:val="99"/>
    <w:unhideWhenUsed/>
    <w:rsid w:val="00E66136"/>
    <w:rPr>
      <w:color w:val="467886" w:themeColor="hyperlink"/>
      <w:u w:val="single"/>
    </w:rPr>
  </w:style>
  <w:style w:type="table" w:styleId="af">
    <w:name w:val="Table Grid"/>
    <w:basedOn w:val="a1"/>
    <w:uiPriority w:val="39"/>
    <w:rsid w:val="005E5A1F"/>
    <w:pPr>
      <w:spacing w:after="0" w:line="240" w:lineRule="auto"/>
    </w:pPr>
    <w:rPr>
      <w:sz w:val="21"/>
      <w:szCs w:val="22"/>
      <w14:ligatures w14:val="none"/>
    </w:rPr>
    <w:tblPr/>
  </w:style>
  <w:style w:type="character" w:customStyle="1" w:styleId="ui-provider">
    <w:name w:val="ui-provider"/>
    <w:basedOn w:val="a0"/>
    <w:rsid w:val="005D3D9C"/>
  </w:style>
  <w:style w:type="paragraph" w:styleId="af0">
    <w:name w:val="Normal (Web)"/>
    <w:basedOn w:val="a"/>
    <w:uiPriority w:val="99"/>
    <w:unhideWhenUsed/>
    <w:rsid w:val="00966CC1"/>
    <w:pPr>
      <w:spacing w:before="100" w:beforeAutospacing="1" w:after="100" w:afterAutospacing="1" w:line="240" w:lineRule="auto"/>
    </w:pPr>
    <w:rPr>
      <w:rFonts w:ascii="Times New Roman" w:hAnsi="Times New Roman" w:cs="Times New Roman"/>
      <w:kern w:val="0"/>
      <w14:ligatures w14:val="none"/>
    </w:rPr>
  </w:style>
  <w:style w:type="character" w:styleId="af1">
    <w:name w:val="Strong"/>
    <w:basedOn w:val="a0"/>
    <w:uiPriority w:val="22"/>
    <w:qFormat/>
    <w:rsid w:val="00966CC1"/>
    <w:rPr>
      <w:b/>
      <w:bCs/>
    </w:rPr>
  </w:style>
  <w:style w:type="character" w:styleId="af2">
    <w:name w:val="FollowedHyperlink"/>
    <w:basedOn w:val="a0"/>
    <w:uiPriority w:val="99"/>
    <w:semiHidden/>
    <w:unhideWhenUsed/>
    <w:rsid w:val="0003613F"/>
    <w:rPr>
      <w:color w:val="800080"/>
      <w:u w:val="single"/>
    </w:rPr>
  </w:style>
  <w:style w:type="paragraph" w:customStyle="1" w:styleId="msonormal0">
    <w:name w:val="msonormal"/>
    <w:basedOn w:val="a"/>
    <w:uiPriority w:val="99"/>
    <w:semiHidden/>
    <w:rsid w:val="0003613F"/>
    <w:pPr>
      <w:spacing w:before="100" w:beforeAutospacing="1" w:after="100" w:afterAutospacing="1" w:line="240" w:lineRule="auto"/>
    </w:pPr>
    <w:rPr>
      <w:rFonts w:ascii="Times New Roman" w:hAnsi="Times New Roman" w:cs="Times New Roman"/>
      <w:kern w:val="0"/>
      <w14:ligatures w14:val="none"/>
    </w:rPr>
  </w:style>
  <w:style w:type="paragraph" w:customStyle="1" w:styleId="10">
    <w:name w:val="正文1"/>
    <w:basedOn w:val="a"/>
    <w:rsid w:val="0003613F"/>
    <w:pPr>
      <w:spacing w:after="0" w:line="240" w:lineRule="auto"/>
    </w:pPr>
    <w:rPr>
      <w:rFonts w:ascii="Times New Roman" w:hAnsi="Times New Roman" w:cs="Times New Roman"/>
      <w:kern w:val="0"/>
      <w14:ligatures w14:val="none"/>
    </w:rPr>
  </w:style>
  <w:style w:type="paragraph" w:styleId="TOC3">
    <w:name w:val="toc 3"/>
    <w:basedOn w:val="a"/>
    <w:next w:val="10"/>
    <w:autoRedefine/>
    <w:uiPriority w:val="39"/>
    <w:unhideWhenUsed/>
    <w:rsid w:val="0003613F"/>
    <w:pPr>
      <w:tabs>
        <w:tab w:val="right" w:leader="dot" w:pos="9350"/>
      </w:tabs>
      <w:spacing w:after="0" w:line="240" w:lineRule="auto"/>
      <w:ind w:leftChars="400" w:left="960"/>
    </w:pPr>
    <w:rPr>
      <w:rFonts w:ascii="Times New Roman" w:hAnsi="Times New Roman" w:cs="Times New Roman"/>
      <w:kern w:val="0"/>
      <w14:ligatures w14:val="none"/>
    </w:rPr>
  </w:style>
  <w:style w:type="paragraph" w:styleId="af3">
    <w:name w:val="annotation text"/>
    <w:basedOn w:val="a"/>
    <w:link w:val="12"/>
    <w:uiPriority w:val="99"/>
    <w:unhideWhenUsed/>
    <w:rsid w:val="0003613F"/>
    <w:pPr>
      <w:spacing w:after="0" w:line="240" w:lineRule="auto"/>
    </w:pPr>
    <w:rPr>
      <w:rFonts w:ascii="Times New Roman" w:hAnsi="Times New Roman" w:cs="Times New Roman"/>
      <w:kern w:val="0"/>
      <w14:ligatures w14:val="none"/>
    </w:rPr>
  </w:style>
  <w:style w:type="character" w:customStyle="1" w:styleId="12">
    <w:name w:val="批注文字 字符1"/>
    <w:basedOn w:val="a0"/>
    <w:link w:val="af3"/>
    <w:uiPriority w:val="99"/>
    <w:rsid w:val="0003613F"/>
    <w:rPr>
      <w:rFonts w:ascii="Times New Roman" w:hAnsi="Times New Roman" w:cs="Times New Roman"/>
      <w:kern w:val="0"/>
      <w14:ligatures w14:val="none"/>
    </w:rPr>
  </w:style>
  <w:style w:type="paragraph" w:styleId="af4">
    <w:name w:val="annotation subject"/>
    <w:basedOn w:val="a"/>
    <w:link w:val="13"/>
    <w:uiPriority w:val="99"/>
    <w:semiHidden/>
    <w:unhideWhenUsed/>
    <w:rsid w:val="0003613F"/>
    <w:pPr>
      <w:spacing w:after="0" w:line="240" w:lineRule="auto"/>
    </w:pPr>
    <w:rPr>
      <w:rFonts w:ascii="Times New Roman" w:hAnsi="Times New Roman" w:cs="Times New Roman"/>
      <w:kern w:val="0"/>
      <w14:ligatures w14:val="none"/>
    </w:rPr>
  </w:style>
  <w:style w:type="character" w:customStyle="1" w:styleId="13">
    <w:name w:val="批注主题 字符1"/>
    <w:basedOn w:val="12"/>
    <w:link w:val="af4"/>
    <w:uiPriority w:val="99"/>
    <w:semiHidden/>
    <w:rsid w:val="0003613F"/>
    <w:rPr>
      <w:rFonts w:ascii="Times New Roman" w:hAnsi="Times New Roman" w:cs="Times New Roman"/>
      <w:kern w:val="0"/>
      <w14:ligatures w14:val="none"/>
    </w:rPr>
  </w:style>
  <w:style w:type="paragraph" w:styleId="af5">
    <w:name w:val="Balloon Text"/>
    <w:basedOn w:val="a"/>
    <w:link w:val="14"/>
    <w:uiPriority w:val="99"/>
    <w:semiHidden/>
    <w:unhideWhenUsed/>
    <w:rsid w:val="0003613F"/>
    <w:pPr>
      <w:spacing w:after="0" w:line="240" w:lineRule="auto"/>
    </w:pPr>
    <w:rPr>
      <w:rFonts w:ascii="Times New Roman" w:hAnsi="Times New Roman" w:cs="Times New Roman"/>
      <w:kern w:val="0"/>
      <w14:ligatures w14:val="none"/>
    </w:rPr>
  </w:style>
  <w:style w:type="character" w:customStyle="1" w:styleId="14">
    <w:name w:val="批注框文本 字符1"/>
    <w:basedOn w:val="a0"/>
    <w:link w:val="af5"/>
    <w:uiPriority w:val="99"/>
    <w:semiHidden/>
    <w:rsid w:val="0003613F"/>
    <w:rPr>
      <w:rFonts w:ascii="Times New Roman" w:hAnsi="Times New Roman" w:cs="Times New Roman"/>
      <w:kern w:val="0"/>
      <w14:ligatures w14:val="none"/>
    </w:rPr>
  </w:style>
  <w:style w:type="character" w:styleId="af6">
    <w:name w:val="annotation reference"/>
    <w:basedOn w:val="a0"/>
    <w:uiPriority w:val="99"/>
    <w:semiHidden/>
    <w:unhideWhenUsed/>
    <w:rsid w:val="0003613F"/>
    <w:rPr>
      <w:sz w:val="16"/>
      <w:szCs w:val="16"/>
    </w:rPr>
  </w:style>
  <w:style w:type="paragraph" w:customStyle="1" w:styleId="110">
    <w:name w:val="标题 11"/>
    <w:basedOn w:val="a"/>
    <w:link w:val="15"/>
    <w:rsid w:val="0003613F"/>
    <w:pPr>
      <w:spacing w:after="0" w:line="240" w:lineRule="auto"/>
    </w:pPr>
    <w:rPr>
      <w:rFonts w:ascii="Times New Roman" w:hAnsi="Times New Roman" w:cs="Times New Roman"/>
      <w:kern w:val="0"/>
      <w14:ligatures w14:val="none"/>
    </w:rPr>
  </w:style>
  <w:style w:type="character" w:customStyle="1" w:styleId="15">
    <w:name w:val="标题 1 字符"/>
    <w:basedOn w:val="a0"/>
    <w:link w:val="110"/>
    <w:locked/>
    <w:rsid w:val="0003613F"/>
    <w:rPr>
      <w:rFonts w:ascii="Times New Roman" w:hAnsi="Times New Roman" w:cs="Times New Roman"/>
      <w:kern w:val="0"/>
      <w14:ligatures w14:val="none"/>
    </w:rPr>
  </w:style>
  <w:style w:type="paragraph" w:customStyle="1" w:styleId="210">
    <w:name w:val="标题 21"/>
    <w:basedOn w:val="a"/>
    <w:link w:val="20"/>
    <w:rsid w:val="0003613F"/>
    <w:pPr>
      <w:spacing w:after="0" w:line="240" w:lineRule="auto"/>
    </w:pPr>
    <w:rPr>
      <w:rFonts w:ascii="Times New Roman" w:hAnsi="Times New Roman" w:cs="Times New Roman"/>
      <w:kern w:val="0"/>
      <w14:ligatures w14:val="none"/>
    </w:rPr>
  </w:style>
  <w:style w:type="character" w:customStyle="1" w:styleId="20">
    <w:name w:val="标题 2 字符"/>
    <w:basedOn w:val="a0"/>
    <w:link w:val="210"/>
    <w:locked/>
    <w:rsid w:val="0003613F"/>
    <w:rPr>
      <w:rFonts w:ascii="Times New Roman" w:hAnsi="Times New Roman" w:cs="Times New Roman"/>
      <w:kern w:val="0"/>
      <w14:ligatures w14:val="none"/>
    </w:rPr>
  </w:style>
  <w:style w:type="paragraph" w:customStyle="1" w:styleId="310">
    <w:name w:val="标题 31"/>
    <w:basedOn w:val="a"/>
    <w:link w:val="30"/>
    <w:rsid w:val="0003613F"/>
    <w:pPr>
      <w:spacing w:after="0" w:line="240" w:lineRule="auto"/>
    </w:pPr>
    <w:rPr>
      <w:rFonts w:ascii="Times New Roman" w:hAnsi="Times New Roman" w:cs="Times New Roman"/>
      <w:kern w:val="0"/>
      <w14:ligatures w14:val="none"/>
    </w:rPr>
  </w:style>
  <w:style w:type="character" w:customStyle="1" w:styleId="30">
    <w:name w:val="标题 3 字符"/>
    <w:basedOn w:val="a0"/>
    <w:link w:val="310"/>
    <w:locked/>
    <w:rsid w:val="0003613F"/>
    <w:rPr>
      <w:rFonts w:ascii="Times New Roman" w:hAnsi="Times New Roman" w:cs="Times New Roman"/>
      <w:kern w:val="0"/>
      <w14:ligatures w14:val="none"/>
    </w:rPr>
  </w:style>
  <w:style w:type="paragraph" w:customStyle="1" w:styleId="410">
    <w:name w:val="标题 41"/>
    <w:basedOn w:val="a"/>
    <w:link w:val="40"/>
    <w:rsid w:val="0003613F"/>
    <w:pPr>
      <w:spacing w:after="0" w:line="240" w:lineRule="auto"/>
    </w:pPr>
    <w:rPr>
      <w:rFonts w:ascii="Times New Roman" w:hAnsi="Times New Roman" w:cs="Times New Roman"/>
      <w:kern w:val="0"/>
      <w14:ligatures w14:val="none"/>
    </w:rPr>
  </w:style>
  <w:style w:type="character" w:customStyle="1" w:styleId="40">
    <w:name w:val="标题 4 字符"/>
    <w:basedOn w:val="a0"/>
    <w:link w:val="410"/>
    <w:locked/>
    <w:rsid w:val="0003613F"/>
    <w:rPr>
      <w:rFonts w:ascii="Times New Roman" w:hAnsi="Times New Roman" w:cs="Times New Roman"/>
      <w:kern w:val="0"/>
      <w14:ligatures w14:val="none"/>
    </w:rPr>
  </w:style>
  <w:style w:type="paragraph" w:customStyle="1" w:styleId="510">
    <w:name w:val="标题 51"/>
    <w:basedOn w:val="a"/>
    <w:link w:val="50"/>
    <w:rsid w:val="0003613F"/>
    <w:pPr>
      <w:spacing w:after="0" w:line="240" w:lineRule="auto"/>
    </w:pPr>
    <w:rPr>
      <w:rFonts w:ascii="Times New Roman" w:hAnsi="Times New Roman" w:cs="Times New Roman"/>
      <w:kern w:val="0"/>
      <w14:ligatures w14:val="none"/>
    </w:rPr>
  </w:style>
  <w:style w:type="character" w:customStyle="1" w:styleId="50">
    <w:name w:val="标题 5 字符"/>
    <w:basedOn w:val="a0"/>
    <w:link w:val="510"/>
    <w:locked/>
    <w:rsid w:val="0003613F"/>
    <w:rPr>
      <w:rFonts w:ascii="Times New Roman" w:hAnsi="Times New Roman" w:cs="Times New Roman"/>
      <w:kern w:val="0"/>
      <w14:ligatures w14:val="none"/>
    </w:rPr>
  </w:style>
  <w:style w:type="paragraph" w:customStyle="1" w:styleId="16">
    <w:name w:val="批注文字1"/>
    <w:basedOn w:val="a"/>
    <w:link w:val="af7"/>
    <w:rsid w:val="0003613F"/>
    <w:pPr>
      <w:spacing w:after="0" w:line="240" w:lineRule="auto"/>
    </w:pPr>
    <w:rPr>
      <w:rFonts w:ascii="Times New Roman" w:hAnsi="Times New Roman" w:cs="Times New Roman"/>
      <w:kern w:val="0"/>
      <w14:ligatures w14:val="none"/>
    </w:rPr>
  </w:style>
  <w:style w:type="character" w:customStyle="1" w:styleId="af7">
    <w:name w:val="批注文字 字符"/>
    <w:basedOn w:val="a0"/>
    <w:link w:val="16"/>
    <w:locked/>
    <w:rsid w:val="0003613F"/>
    <w:rPr>
      <w:rFonts w:ascii="Times New Roman" w:hAnsi="Times New Roman" w:cs="Times New Roman"/>
      <w:kern w:val="0"/>
      <w14:ligatures w14:val="none"/>
    </w:rPr>
  </w:style>
  <w:style w:type="paragraph" w:customStyle="1" w:styleId="17">
    <w:name w:val="批注框文本1"/>
    <w:basedOn w:val="a"/>
    <w:link w:val="af8"/>
    <w:rsid w:val="0003613F"/>
    <w:pPr>
      <w:spacing w:after="0" w:line="240" w:lineRule="auto"/>
    </w:pPr>
    <w:rPr>
      <w:rFonts w:ascii="Times New Roman" w:hAnsi="Times New Roman" w:cs="Times New Roman"/>
      <w:kern w:val="0"/>
      <w14:ligatures w14:val="none"/>
    </w:rPr>
  </w:style>
  <w:style w:type="character" w:customStyle="1" w:styleId="af8">
    <w:name w:val="批注框文本 字符"/>
    <w:basedOn w:val="a0"/>
    <w:link w:val="17"/>
    <w:locked/>
    <w:rsid w:val="0003613F"/>
    <w:rPr>
      <w:rFonts w:ascii="Times New Roman" w:hAnsi="Times New Roman" w:cs="Times New Roman"/>
      <w:kern w:val="0"/>
      <w14:ligatures w14:val="none"/>
    </w:rPr>
  </w:style>
  <w:style w:type="paragraph" w:customStyle="1" w:styleId="18">
    <w:name w:val="批注主题1"/>
    <w:basedOn w:val="a"/>
    <w:link w:val="af9"/>
    <w:rsid w:val="0003613F"/>
    <w:pPr>
      <w:spacing w:after="0" w:line="240" w:lineRule="auto"/>
    </w:pPr>
    <w:rPr>
      <w:rFonts w:ascii="Times New Roman" w:hAnsi="Times New Roman" w:cs="Times New Roman"/>
      <w:kern w:val="0"/>
      <w14:ligatures w14:val="none"/>
    </w:rPr>
  </w:style>
  <w:style w:type="character" w:customStyle="1" w:styleId="af9">
    <w:name w:val="批注主题 字符"/>
    <w:basedOn w:val="af7"/>
    <w:link w:val="18"/>
    <w:locked/>
    <w:rsid w:val="0003613F"/>
    <w:rPr>
      <w:rFonts w:ascii="Times New Roman" w:hAnsi="Times New Roman" w:cs="Times New Roman"/>
      <w:kern w:val="0"/>
      <w14:ligatures w14:val="none"/>
    </w:rPr>
  </w:style>
  <w:style w:type="table" w:customStyle="1" w:styleId="19">
    <w:name w:val="普通表格1"/>
    <w:uiPriority w:val="99"/>
    <w:semiHidden/>
    <w:rsid w:val="0003613F"/>
    <w:pPr>
      <w:spacing w:after="0" w:line="240" w:lineRule="auto"/>
    </w:pPr>
    <w:rPr>
      <w:rFonts w:ascii="Times New Roman" w:hAnsi="Times New Roman" w:cs="Times New Roman"/>
      <w:kern w:val="0"/>
      <w:sz w:val="20"/>
      <w:szCs w:val="20"/>
      <w14:ligatures w14:val="none"/>
    </w:rPr>
    <w:tblPr>
      <w:tblCellMar>
        <w:top w:w="0" w:type="dxa"/>
        <w:left w:w="0" w:type="dxa"/>
        <w:bottom w:w="0" w:type="dxa"/>
        <w:right w:w="0" w:type="dxa"/>
      </w:tblCellMar>
    </w:tblPr>
  </w:style>
  <w:style w:type="paragraph" w:styleId="TOC4">
    <w:name w:val="toc 4"/>
    <w:basedOn w:val="a"/>
    <w:next w:val="a"/>
    <w:autoRedefine/>
    <w:uiPriority w:val="39"/>
    <w:unhideWhenUsed/>
    <w:rsid w:val="0003613F"/>
    <w:pPr>
      <w:widowControl w:val="0"/>
      <w:spacing w:after="0" w:line="240" w:lineRule="auto"/>
      <w:ind w:leftChars="600" w:left="1260"/>
      <w:jc w:val="both"/>
    </w:pPr>
    <w:rPr>
      <w:sz w:val="21"/>
      <w:szCs w:val="22"/>
      <w14:ligatures w14:val="none"/>
    </w:rPr>
  </w:style>
  <w:style w:type="paragraph" w:styleId="TOC5">
    <w:name w:val="toc 5"/>
    <w:basedOn w:val="a"/>
    <w:next w:val="a"/>
    <w:autoRedefine/>
    <w:uiPriority w:val="39"/>
    <w:unhideWhenUsed/>
    <w:rsid w:val="0003613F"/>
    <w:pPr>
      <w:widowControl w:val="0"/>
      <w:spacing w:after="0" w:line="240" w:lineRule="auto"/>
      <w:ind w:leftChars="800" w:left="1680"/>
      <w:jc w:val="both"/>
    </w:pPr>
    <w:rPr>
      <w:sz w:val="21"/>
      <w:szCs w:val="22"/>
      <w14:ligatures w14:val="none"/>
    </w:rPr>
  </w:style>
  <w:style w:type="paragraph" w:styleId="TOC6">
    <w:name w:val="toc 6"/>
    <w:basedOn w:val="a"/>
    <w:next w:val="a"/>
    <w:autoRedefine/>
    <w:uiPriority w:val="39"/>
    <w:unhideWhenUsed/>
    <w:rsid w:val="0003613F"/>
    <w:pPr>
      <w:widowControl w:val="0"/>
      <w:spacing w:after="0" w:line="240" w:lineRule="auto"/>
      <w:ind w:leftChars="1000" w:left="2100"/>
      <w:jc w:val="both"/>
    </w:pPr>
    <w:rPr>
      <w:sz w:val="21"/>
      <w:szCs w:val="22"/>
      <w14:ligatures w14:val="none"/>
    </w:rPr>
  </w:style>
  <w:style w:type="paragraph" w:styleId="TOC7">
    <w:name w:val="toc 7"/>
    <w:basedOn w:val="a"/>
    <w:next w:val="a"/>
    <w:autoRedefine/>
    <w:uiPriority w:val="39"/>
    <w:unhideWhenUsed/>
    <w:rsid w:val="0003613F"/>
    <w:pPr>
      <w:widowControl w:val="0"/>
      <w:spacing w:after="0" w:line="240" w:lineRule="auto"/>
      <w:ind w:leftChars="1200" w:left="2520"/>
      <w:jc w:val="both"/>
    </w:pPr>
    <w:rPr>
      <w:sz w:val="21"/>
      <w:szCs w:val="22"/>
      <w14:ligatures w14:val="none"/>
    </w:rPr>
  </w:style>
  <w:style w:type="paragraph" w:styleId="TOC8">
    <w:name w:val="toc 8"/>
    <w:basedOn w:val="a"/>
    <w:next w:val="a"/>
    <w:autoRedefine/>
    <w:uiPriority w:val="39"/>
    <w:unhideWhenUsed/>
    <w:rsid w:val="0003613F"/>
    <w:pPr>
      <w:widowControl w:val="0"/>
      <w:spacing w:after="0" w:line="240" w:lineRule="auto"/>
      <w:ind w:leftChars="1400" w:left="2940"/>
      <w:jc w:val="both"/>
    </w:pPr>
    <w:rPr>
      <w:sz w:val="21"/>
      <w:szCs w:val="22"/>
      <w14:ligatures w14:val="none"/>
    </w:rPr>
  </w:style>
  <w:style w:type="paragraph" w:styleId="TOC9">
    <w:name w:val="toc 9"/>
    <w:basedOn w:val="a"/>
    <w:next w:val="a"/>
    <w:autoRedefine/>
    <w:uiPriority w:val="39"/>
    <w:unhideWhenUsed/>
    <w:rsid w:val="0003613F"/>
    <w:pPr>
      <w:widowControl w:val="0"/>
      <w:spacing w:after="0" w:line="240" w:lineRule="auto"/>
      <w:ind w:leftChars="1600" w:left="3360"/>
      <w:jc w:val="both"/>
    </w:pPr>
    <w:rPr>
      <w:sz w:val="21"/>
      <w:szCs w:val="22"/>
      <w14:ligatures w14:val="none"/>
    </w:rPr>
  </w:style>
  <w:style w:type="character" w:styleId="afa">
    <w:name w:val="Unresolved Mention"/>
    <w:basedOn w:val="a0"/>
    <w:uiPriority w:val="99"/>
    <w:semiHidden/>
    <w:unhideWhenUsed/>
    <w:rsid w:val="0003613F"/>
    <w:rPr>
      <w:color w:val="605E5C"/>
      <w:shd w:val="clear" w:color="auto" w:fill="E1DFDD"/>
    </w:rPr>
  </w:style>
  <w:style w:type="paragraph" w:styleId="afb">
    <w:name w:val="header"/>
    <w:basedOn w:val="a"/>
    <w:link w:val="afc"/>
    <w:uiPriority w:val="99"/>
    <w:unhideWhenUsed/>
    <w:rsid w:val="0003613F"/>
    <w:pPr>
      <w:pBdr>
        <w:bottom w:val="single" w:sz="6" w:space="1" w:color="auto"/>
      </w:pBdr>
      <w:tabs>
        <w:tab w:val="center" w:pos="4153"/>
        <w:tab w:val="right" w:pos="8306"/>
      </w:tabs>
      <w:snapToGrid w:val="0"/>
      <w:spacing w:after="0" w:line="240" w:lineRule="auto"/>
      <w:jc w:val="center"/>
    </w:pPr>
    <w:rPr>
      <w:rFonts w:ascii="Times New Roman" w:hAnsi="Times New Roman" w:cs="Times New Roman"/>
      <w:kern w:val="0"/>
      <w:sz w:val="18"/>
      <w:szCs w:val="18"/>
      <w14:ligatures w14:val="none"/>
    </w:rPr>
  </w:style>
  <w:style w:type="character" w:customStyle="1" w:styleId="afc">
    <w:name w:val="页眉 字符"/>
    <w:basedOn w:val="a0"/>
    <w:link w:val="afb"/>
    <w:uiPriority w:val="99"/>
    <w:rsid w:val="0003613F"/>
    <w:rPr>
      <w:rFonts w:ascii="Times New Roman" w:hAnsi="Times New Roman" w:cs="Times New Roman"/>
      <w:kern w:val="0"/>
      <w:sz w:val="18"/>
      <w:szCs w:val="18"/>
      <w14:ligatures w14:val="none"/>
    </w:rPr>
  </w:style>
  <w:style w:type="paragraph" w:styleId="afd">
    <w:name w:val="footer"/>
    <w:basedOn w:val="a"/>
    <w:link w:val="afe"/>
    <w:uiPriority w:val="99"/>
    <w:unhideWhenUsed/>
    <w:rsid w:val="0003613F"/>
    <w:pPr>
      <w:tabs>
        <w:tab w:val="center" w:pos="4153"/>
        <w:tab w:val="right" w:pos="8306"/>
      </w:tabs>
      <w:snapToGrid w:val="0"/>
      <w:spacing w:after="0" w:line="240" w:lineRule="auto"/>
    </w:pPr>
    <w:rPr>
      <w:rFonts w:ascii="Times New Roman" w:hAnsi="Times New Roman" w:cs="Times New Roman"/>
      <w:kern w:val="0"/>
      <w:sz w:val="18"/>
      <w:szCs w:val="18"/>
      <w14:ligatures w14:val="none"/>
    </w:rPr>
  </w:style>
  <w:style w:type="character" w:customStyle="1" w:styleId="afe">
    <w:name w:val="页脚 字符"/>
    <w:basedOn w:val="a0"/>
    <w:link w:val="afd"/>
    <w:uiPriority w:val="99"/>
    <w:rsid w:val="0003613F"/>
    <w:rPr>
      <w:rFonts w:ascii="Times New Roman" w:hAnsi="Times New Roman" w:cs="Times New Roman"/>
      <w:kern w:val="0"/>
      <w:sz w:val="18"/>
      <w:szCs w:val="18"/>
      <w14:ligatures w14:val="none"/>
    </w:rPr>
  </w:style>
  <w:style w:type="paragraph" w:styleId="aff">
    <w:name w:val="Revision"/>
    <w:hidden/>
    <w:uiPriority w:val="99"/>
    <w:semiHidden/>
    <w:rsid w:val="0003613F"/>
    <w:pPr>
      <w:spacing w:after="0"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7646">
      <w:bodyDiv w:val="1"/>
      <w:marLeft w:val="0"/>
      <w:marRight w:val="0"/>
      <w:marTop w:val="0"/>
      <w:marBottom w:val="0"/>
      <w:divBdr>
        <w:top w:val="none" w:sz="0" w:space="0" w:color="auto"/>
        <w:left w:val="none" w:sz="0" w:space="0" w:color="auto"/>
        <w:bottom w:val="none" w:sz="0" w:space="0" w:color="auto"/>
        <w:right w:val="none" w:sz="0" w:space="0" w:color="auto"/>
      </w:divBdr>
    </w:div>
    <w:div w:id="47075225">
      <w:bodyDiv w:val="1"/>
      <w:marLeft w:val="0"/>
      <w:marRight w:val="0"/>
      <w:marTop w:val="0"/>
      <w:marBottom w:val="0"/>
      <w:divBdr>
        <w:top w:val="none" w:sz="0" w:space="0" w:color="auto"/>
        <w:left w:val="none" w:sz="0" w:space="0" w:color="auto"/>
        <w:bottom w:val="none" w:sz="0" w:space="0" w:color="auto"/>
        <w:right w:val="none" w:sz="0" w:space="0" w:color="auto"/>
      </w:divBdr>
    </w:div>
    <w:div w:id="132453720">
      <w:bodyDiv w:val="1"/>
      <w:marLeft w:val="0"/>
      <w:marRight w:val="0"/>
      <w:marTop w:val="0"/>
      <w:marBottom w:val="0"/>
      <w:divBdr>
        <w:top w:val="none" w:sz="0" w:space="0" w:color="auto"/>
        <w:left w:val="none" w:sz="0" w:space="0" w:color="auto"/>
        <w:bottom w:val="none" w:sz="0" w:space="0" w:color="auto"/>
        <w:right w:val="none" w:sz="0" w:space="0" w:color="auto"/>
      </w:divBdr>
    </w:div>
    <w:div w:id="236522445">
      <w:bodyDiv w:val="1"/>
      <w:marLeft w:val="0"/>
      <w:marRight w:val="0"/>
      <w:marTop w:val="0"/>
      <w:marBottom w:val="0"/>
      <w:divBdr>
        <w:top w:val="none" w:sz="0" w:space="0" w:color="auto"/>
        <w:left w:val="none" w:sz="0" w:space="0" w:color="auto"/>
        <w:bottom w:val="none" w:sz="0" w:space="0" w:color="auto"/>
        <w:right w:val="none" w:sz="0" w:space="0" w:color="auto"/>
      </w:divBdr>
      <w:divsChild>
        <w:div w:id="2070377057">
          <w:marLeft w:val="0"/>
          <w:marRight w:val="0"/>
          <w:marTop w:val="0"/>
          <w:marBottom w:val="0"/>
          <w:divBdr>
            <w:top w:val="none" w:sz="0" w:space="0" w:color="auto"/>
            <w:left w:val="none" w:sz="0" w:space="0" w:color="auto"/>
            <w:bottom w:val="none" w:sz="0" w:space="0" w:color="auto"/>
            <w:right w:val="none" w:sz="0" w:space="0" w:color="auto"/>
          </w:divBdr>
          <w:divsChild>
            <w:div w:id="45304972">
              <w:marLeft w:val="0"/>
              <w:marRight w:val="0"/>
              <w:marTop w:val="0"/>
              <w:marBottom w:val="0"/>
              <w:divBdr>
                <w:top w:val="none" w:sz="0" w:space="0" w:color="auto"/>
                <w:left w:val="none" w:sz="0" w:space="0" w:color="auto"/>
                <w:bottom w:val="none" w:sz="0" w:space="0" w:color="auto"/>
                <w:right w:val="none" w:sz="0" w:space="0" w:color="auto"/>
              </w:divBdr>
            </w:div>
            <w:div w:id="51002339">
              <w:marLeft w:val="0"/>
              <w:marRight w:val="0"/>
              <w:marTop w:val="0"/>
              <w:marBottom w:val="0"/>
              <w:divBdr>
                <w:top w:val="none" w:sz="0" w:space="0" w:color="auto"/>
                <w:left w:val="none" w:sz="0" w:space="0" w:color="auto"/>
                <w:bottom w:val="none" w:sz="0" w:space="0" w:color="auto"/>
                <w:right w:val="none" w:sz="0" w:space="0" w:color="auto"/>
              </w:divBdr>
            </w:div>
            <w:div w:id="60641926">
              <w:marLeft w:val="0"/>
              <w:marRight w:val="0"/>
              <w:marTop w:val="0"/>
              <w:marBottom w:val="0"/>
              <w:divBdr>
                <w:top w:val="none" w:sz="0" w:space="0" w:color="auto"/>
                <w:left w:val="none" w:sz="0" w:space="0" w:color="auto"/>
                <w:bottom w:val="none" w:sz="0" w:space="0" w:color="auto"/>
                <w:right w:val="none" w:sz="0" w:space="0" w:color="auto"/>
              </w:divBdr>
            </w:div>
            <w:div w:id="93404121">
              <w:marLeft w:val="0"/>
              <w:marRight w:val="0"/>
              <w:marTop w:val="0"/>
              <w:marBottom w:val="0"/>
              <w:divBdr>
                <w:top w:val="none" w:sz="0" w:space="0" w:color="auto"/>
                <w:left w:val="none" w:sz="0" w:space="0" w:color="auto"/>
                <w:bottom w:val="none" w:sz="0" w:space="0" w:color="auto"/>
                <w:right w:val="none" w:sz="0" w:space="0" w:color="auto"/>
              </w:divBdr>
            </w:div>
            <w:div w:id="124928510">
              <w:marLeft w:val="0"/>
              <w:marRight w:val="0"/>
              <w:marTop w:val="0"/>
              <w:marBottom w:val="0"/>
              <w:divBdr>
                <w:top w:val="none" w:sz="0" w:space="0" w:color="auto"/>
                <w:left w:val="none" w:sz="0" w:space="0" w:color="auto"/>
                <w:bottom w:val="none" w:sz="0" w:space="0" w:color="auto"/>
                <w:right w:val="none" w:sz="0" w:space="0" w:color="auto"/>
              </w:divBdr>
            </w:div>
            <w:div w:id="189343578">
              <w:marLeft w:val="0"/>
              <w:marRight w:val="0"/>
              <w:marTop w:val="0"/>
              <w:marBottom w:val="0"/>
              <w:divBdr>
                <w:top w:val="none" w:sz="0" w:space="0" w:color="auto"/>
                <w:left w:val="none" w:sz="0" w:space="0" w:color="auto"/>
                <w:bottom w:val="none" w:sz="0" w:space="0" w:color="auto"/>
                <w:right w:val="none" w:sz="0" w:space="0" w:color="auto"/>
              </w:divBdr>
            </w:div>
            <w:div w:id="274409359">
              <w:marLeft w:val="0"/>
              <w:marRight w:val="0"/>
              <w:marTop w:val="0"/>
              <w:marBottom w:val="0"/>
              <w:divBdr>
                <w:top w:val="none" w:sz="0" w:space="0" w:color="auto"/>
                <w:left w:val="none" w:sz="0" w:space="0" w:color="auto"/>
                <w:bottom w:val="none" w:sz="0" w:space="0" w:color="auto"/>
                <w:right w:val="none" w:sz="0" w:space="0" w:color="auto"/>
              </w:divBdr>
            </w:div>
            <w:div w:id="316422699">
              <w:marLeft w:val="0"/>
              <w:marRight w:val="0"/>
              <w:marTop w:val="0"/>
              <w:marBottom w:val="0"/>
              <w:divBdr>
                <w:top w:val="none" w:sz="0" w:space="0" w:color="auto"/>
                <w:left w:val="none" w:sz="0" w:space="0" w:color="auto"/>
                <w:bottom w:val="none" w:sz="0" w:space="0" w:color="auto"/>
                <w:right w:val="none" w:sz="0" w:space="0" w:color="auto"/>
              </w:divBdr>
            </w:div>
            <w:div w:id="336465964">
              <w:marLeft w:val="0"/>
              <w:marRight w:val="0"/>
              <w:marTop w:val="0"/>
              <w:marBottom w:val="0"/>
              <w:divBdr>
                <w:top w:val="none" w:sz="0" w:space="0" w:color="auto"/>
                <w:left w:val="none" w:sz="0" w:space="0" w:color="auto"/>
                <w:bottom w:val="none" w:sz="0" w:space="0" w:color="auto"/>
                <w:right w:val="none" w:sz="0" w:space="0" w:color="auto"/>
              </w:divBdr>
            </w:div>
            <w:div w:id="756286495">
              <w:marLeft w:val="0"/>
              <w:marRight w:val="0"/>
              <w:marTop w:val="0"/>
              <w:marBottom w:val="0"/>
              <w:divBdr>
                <w:top w:val="none" w:sz="0" w:space="0" w:color="auto"/>
                <w:left w:val="none" w:sz="0" w:space="0" w:color="auto"/>
                <w:bottom w:val="none" w:sz="0" w:space="0" w:color="auto"/>
                <w:right w:val="none" w:sz="0" w:space="0" w:color="auto"/>
              </w:divBdr>
            </w:div>
            <w:div w:id="793905571">
              <w:marLeft w:val="0"/>
              <w:marRight w:val="0"/>
              <w:marTop w:val="0"/>
              <w:marBottom w:val="0"/>
              <w:divBdr>
                <w:top w:val="none" w:sz="0" w:space="0" w:color="auto"/>
                <w:left w:val="none" w:sz="0" w:space="0" w:color="auto"/>
                <w:bottom w:val="none" w:sz="0" w:space="0" w:color="auto"/>
                <w:right w:val="none" w:sz="0" w:space="0" w:color="auto"/>
              </w:divBdr>
            </w:div>
            <w:div w:id="827866395">
              <w:marLeft w:val="0"/>
              <w:marRight w:val="0"/>
              <w:marTop w:val="0"/>
              <w:marBottom w:val="0"/>
              <w:divBdr>
                <w:top w:val="none" w:sz="0" w:space="0" w:color="auto"/>
                <w:left w:val="none" w:sz="0" w:space="0" w:color="auto"/>
                <w:bottom w:val="none" w:sz="0" w:space="0" w:color="auto"/>
                <w:right w:val="none" w:sz="0" w:space="0" w:color="auto"/>
              </w:divBdr>
            </w:div>
            <w:div w:id="859003549">
              <w:marLeft w:val="0"/>
              <w:marRight w:val="0"/>
              <w:marTop w:val="0"/>
              <w:marBottom w:val="0"/>
              <w:divBdr>
                <w:top w:val="none" w:sz="0" w:space="0" w:color="auto"/>
                <w:left w:val="none" w:sz="0" w:space="0" w:color="auto"/>
                <w:bottom w:val="none" w:sz="0" w:space="0" w:color="auto"/>
                <w:right w:val="none" w:sz="0" w:space="0" w:color="auto"/>
              </w:divBdr>
            </w:div>
            <w:div w:id="876047690">
              <w:marLeft w:val="0"/>
              <w:marRight w:val="0"/>
              <w:marTop w:val="0"/>
              <w:marBottom w:val="0"/>
              <w:divBdr>
                <w:top w:val="none" w:sz="0" w:space="0" w:color="auto"/>
                <w:left w:val="none" w:sz="0" w:space="0" w:color="auto"/>
                <w:bottom w:val="none" w:sz="0" w:space="0" w:color="auto"/>
                <w:right w:val="none" w:sz="0" w:space="0" w:color="auto"/>
              </w:divBdr>
            </w:div>
            <w:div w:id="926963076">
              <w:marLeft w:val="0"/>
              <w:marRight w:val="0"/>
              <w:marTop w:val="0"/>
              <w:marBottom w:val="0"/>
              <w:divBdr>
                <w:top w:val="none" w:sz="0" w:space="0" w:color="auto"/>
                <w:left w:val="none" w:sz="0" w:space="0" w:color="auto"/>
                <w:bottom w:val="none" w:sz="0" w:space="0" w:color="auto"/>
                <w:right w:val="none" w:sz="0" w:space="0" w:color="auto"/>
              </w:divBdr>
            </w:div>
            <w:div w:id="972324646">
              <w:marLeft w:val="0"/>
              <w:marRight w:val="0"/>
              <w:marTop w:val="0"/>
              <w:marBottom w:val="0"/>
              <w:divBdr>
                <w:top w:val="none" w:sz="0" w:space="0" w:color="auto"/>
                <w:left w:val="none" w:sz="0" w:space="0" w:color="auto"/>
                <w:bottom w:val="none" w:sz="0" w:space="0" w:color="auto"/>
                <w:right w:val="none" w:sz="0" w:space="0" w:color="auto"/>
              </w:divBdr>
            </w:div>
            <w:div w:id="1019157318">
              <w:marLeft w:val="0"/>
              <w:marRight w:val="0"/>
              <w:marTop w:val="0"/>
              <w:marBottom w:val="0"/>
              <w:divBdr>
                <w:top w:val="none" w:sz="0" w:space="0" w:color="auto"/>
                <w:left w:val="none" w:sz="0" w:space="0" w:color="auto"/>
                <w:bottom w:val="none" w:sz="0" w:space="0" w:color="auto"/>
                <w:right w:val="none" w:sz="0" w:space="0" w:color="auto"/>
              </w:divBdr>
            </w:div>
            <w:div w:id="1090079098">
              <w:marLeft w:val="0"/>
              <w:marRight w:val="0"/>
              <w:marTop w:val="0"/>
              <w:marBottom w:val="0"/>
              <w:divBdr>
                <w:top w:val="none" w:sz="0" w:space="0" w:color="auto"/>
                <w:left w:val="none" w:sz="0" w:space="0" w:color="auto"/>
                <w:bottom w:val="none" w:sz="0" w:space="0" w:color="auto"/>
                <w:right w:val="none" w:sz="0" w:space="0" w:color="auto"/>
              </w:divBdr>
            </w:div>
            <w:div w:id="1151482422">
              <w:marLeft w:val="0"/>
              <w:marRight w:val="0"/>
              <w:marTop w:val="0"/>
              <w:marBottom w:val="0"/>
              <w:divBdr>
                <w:top w:val="none" w:sz="0" w:space="0" w:color="auto"/>
                <w:left w:val="none" w:sz="0" w:space="0" w:color="auto"/>
                <w:bottom w:val="none" w:sz="0" w:space="0" w:color="auto"/>
                <w:right w:val="none" w:sz="0" w:space="0" w:color="auto"/>
              </w:divBdr>
            </w:div>
            <w:div w:id="1167407298">
              <w:marLeft w:val="0"/>
              <w:marRight w:val="0"/>
              <w:marTop w:val="0"/>
              <w:marBottom w:val="0"/>
              <w:divBdr>
                <w:top w:val="none" w:sz="0" w:space="0" w:color="auto"/>
                <w:left w:val="none" w:sz="0" w:space="0" w:color="auto"/>
                <w:bottom w:val="none" w:sz="0" w:space="0" w:color="auto"/>
                <w:right w:val="none" w:sz="0" w:space="0" w:color="auto"/>
              </w:divBdr>
            </w:div>
            <w:div w:id="1220215012">
              <w:marLeft w:val="0"/>
              <w:marRight w:val="0"/>
              <w:marTop w:val="0"/>
              <w:marBottom w:val="0"/>
              <w:divBdr>
                <w:top w:val="none" w:sz="0" w:space="0" w:color="auto"/>
                <w:left w:val="none" w:sz="0" w:space="0" w:color="auto"/>
                <w:bottom w:val="none" w:sz="0" w:space="0" w:color="auto"/>
                <w:right w:val="none" w:sz="0" w:space="0" w:color="auto"/>
              </w:divBdr>
            </w:div>
            <w:div w:id="1232616142">
              <w:marLeft w:val="0"/>
              <w:marRight w:val="0"/>
              <w:marTop w:val="0"/>
              <w:marBottom w:val="0"/>
              <w:divBdr>
                <w:top w:val="none" w:sz="0" w:space="0" w:color="auto"/>
                <w:left w:val="none" w:sz="0" w:space="0" w:color="auto"/>
                <w:bottom w:val="none" w:sz="0" w:space="0" w:color="auto"/>
                <w:right w:val="none" w:sz="0" w:space="0" w:color="auto"/>
              </w:divBdr>
            </w:div>
            <w:div w:id="1353141081">
              <w:marLeft w:val="0"/>
              <w:marRight w:val="0"/>
              <w:marTop w:val="0"/>
              <w:marBottom w:val="0"/>
              <w:divBdr>
                <w:top w:val="none" w:sz="0" w:space="0" w:color="auto"/>
                <w:left w:val="none" w:sz="0" w:space="0" w:color="auto"/>
                <w:bottom w:val="none" w:sz="0" w:space="0" w:color="auto"/>
                <w:right w:val="none" w:sz="0" w:space="0" w:color="auto"/>
              </w:divBdr>
            </w:div>
            <w:div w:id="1415200654">
              <w:marLeft w:val="0"/>
              <w:marRight w:val="0"/>
              <w:marTop w:val="0"/>
              <w:marBottom w:val="0"/>
              <w:divBdr>
                <w:top w:val="none" w:sz="0" w:space="0" w:color="auto"/>
                <w:left w:val="none" w:sz="0" w:space="0" w:color="auto"/>
                <w:bottom w:val="none" w:sz="0" w:space="0" w:color="auto"/>
                <w:right w:val="none" w:sz="0" w:space="0" w:color="auto"/>
              </w:divBdr>
            </w:div>
            <w:div w:id="1438022714">
              <w:marLeft w:val="0"/>
              <w:marRight w:val="0"/>
              <w:marTop w:val="0"/>
              <w:marBottom w:val="0"/>
              <w:divBdr>
                <w:top w:val="none" w:sz="0" w:space="0" w:color="auto"/>
                <w:left w:val="none" w:sz="0" w:space="0" w:color="auto"/>
                <w:bottom w:val="none" w:sz="0" w:space="0" w:color="auto"/>
                <w:right w:val="none" w:sz="0" w:space="0" w:color="auto"/>
              </w:divBdr>
            </w:div>
            <w:div w:id="1510868782">
              <w:marLeft w:val="0"/>
              <w:marRight w:val="0"/>
              <w:marTop w:val="0"/>
              <w:marBottom w:val="0"/>
              <w:divBdr>
                <w:top w:val="none" w:sz="0" w:space="0" w:color="auto"/>
                <w:left w:val="none" w:sz="0" w:space="0" w:color="auto"/>
                <w:bottom w:val="none" w:sz="0" w:space="0" w:color="auto"/>
                <w:right w:val="none" w:sz="0" w:space="0" w:color="auto"/>
              </w:divBdr>
            </w:div>
            <w:div w:id="1543665337">
              <w:marLeft w:val="0"/>
              <w:marRight w:val="0"/>
              <w:marTop w:val="0"/>
              <w:marBottom w:val="0"/>
              <w:divBdr>
                <w:top w:val="none" w:sz="0" w:space="0" w:color="auto"/>
                <w:left w:val="none" w:sz="0" w:space="0" w:color="auto"/>
                <w:bottom w:val="none" w:sz="0" w:space="0" w:color="auto"/>
                <w:right w:val="none" w:sz="0" w:space="0" w:color="auto"/>
              </w:divBdr>
            </w:div>
            <w:div w:id="1563523122">
              <w:marLeft w:val="0"/>
              <w:marRight w:val="0"/>
              <w:marTop w:val="0"/>
              <w:marBottom w:val="0"/>
              <w:divBdr>
                <w:top w:val="none" w:sz="0" w:space="0" w:color="auto"/>
                <w:left w:val="none" w:sz="0" w:space="0" w:color="auto"/>
                <w:bottom w:val="none" w:sz="0" w:space="0" w:color="auto"/>
                <w:right w:val="none" w:sz="0" w:space="0" w:color="auto"/>
              </w:divBdr>
            </w:div>
            <w:div w:id="1652440772">
              <w:marLeft w:val="0"/>
              <w:marRight w:val="0"/>
              <w:marTop w:val="0"/>
              <w:marBottom w:val="0"/>
              <w:divBdr>
                <w:top w:val="none" w:sz="0" w:space="0" w:color="auto"/>
                <w:left w:val="none" w:sz="0" w:space="0" w:color="auto"/>
                <w:bottom w:val="none" w:sz="0" w:space="0" w:color="auto"/>
                <w:right w:val="none" w:sz="0" w:space="0" w:color="auto"/>
              </w:divBdr>
            </w:div>
            <w:div w:id="1757433363">
              <w:marLeft w:val="0"/>
              <w:marRight w:val="0"/>
              <w:marTop w:val="0"/>
              <w:marBottom w:val="0"/>
              <w:divBdr>
                <w:top w:val="none" w:sz="0" w:space="0" w:color="auto"/>
                <w:left w:val="none" w:sz="0" w:space="0" w:color="auto"/>
                <w:bottom w:val="none" w:sz="0" w:space="0" w:color="auto"/>
                <w:right w:val="none" w:sz="0" w:space="0" w:color="auto"/>
              </w:divBdr>
            </w:div>
            <w:div w:id="1900246289">
              <w:marLeft w:val="0"/>
              <w:marRight w:val="0"/>
              <w:marTop w:val="0"/>
              <w:marBottom w:val="0"/>
              <w:divBdr>
                <w:top w:val="none" w:sz="0" w:space="0" w:color="auto"/>
                <w:left w:val="none" w:sz="0" w:space="0" w:color="auto"/>
                <w:bottom w:val="none" w:sz="0" w:space="0" w:color="auto"/>
                <w:right w:val="none" w:sz="0" w:space="0" w:color="auto"/>
              </w:divBdr>
            </w:div>
            <w:div w:id="1955987721">
              <w:marLeft w:val="0"/>
              <w:marRight w:val="0"/>
              <w:marTop w:val="0"/>
              <w:marBottom w:val="0"/>
              <w:divBdr>
                <w:top w:val="none" w:sz="0" w:space="0" w:color="auto"/>
                <w:left w:val="none" w:sz="0" w:space="0" w:color="auto"/>
                <w:bottom w:val="none" w:sz="0" w:space="0" w:color="auto"/>
                <w:right w:val="none" w:sz="0" w:space="0" w:color="auto"/>
              </w:divBdr>
            </w:div>
            <w:div w:id="2036346104">
              <w:marLeft w:val="0"/>
              <w:marRight w:val="0"/>
              <w:marTop w:val="0"/>
              <w:marBottom w:val="0"/>
              <w:divBdr>
                <w:top w:val="none" w:sz="0" w:space="0" w:color="auto"/>
                <w:left w:val="none" w:sz="0" w:space="0" w:color="auto"/>
                <w:bottom w:val="none" w:sz="0" w:space="0" w:color="auto"/>
                <w:right w:val="none" w:sz="0" w:space="0" w:color="auto"/>
              </w:divBdr>
            </w:div>
            <w:div w:id="211524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15871">
      <w:bodyDiv w:val="1"/>
      <w:marLeft w:val="0"/>
      <w:marRight w:val="0"/>
      <w:marTop w:val="0"/>
      <w:marBottom w:val="0"/>
      <w:divBdr>
        <w:top w:val="none" w:sz="0" w:space="0" w:color="auto"/>
        <w:left w:val="none" w:sz="0" w:space="0" w:color="auto"/>
        <w:bottom w:val="none" w:sz="0" w:space="0" w:color="auto"/>
        <w:right w:val="none" w:sz="0" w:space="0" w:color="auto"/>
      </w:divBdr>
    </w:div>
    <w:div w:id="550927020">
      <w:bodyDiv w:val="1"/>
      <w:marLeft w:val="0"/>
      <w:marRight w:val="0"/>
      <w:marTop w:val="0"/>
      <w:marBottom w:val="0"/>
      <w:divBdr>
        <w:top w:val="none" w:sz="0" w:space="0" w:color="auto"/>
        <w:left w:val="none" w:sz="0" w:space="0" w:color="auto"/>
        <w:bottom w:val="none" w:sz="0" w:space="0" w:color="auto"/>
        <w:right w:val="none" w:sz="0" w:space="0" w:color="auto"/>
      </w:divBdr>
    </w:div>
    <w:div w:id="637877820">
      <w:bodyDiv w:val="1"/>
      <w:marLeft w:val="0"/>
      <w:marRight w:val="0"/>
      <w:marTop w:val="0"/>
      <w:marBottom w:val="0"/>
      <w:divBdr>
        <w:top w:val="none" w:sz="0" w:space="0" w:color="auto"/>
        <w:left w:val="none" w:sz="0" w:space="0" w:color="auto"/>
        <w:bottom w:val="none" w:sz="0" w:space="0" w:color="auto"/>
        <w:right w:val="none" w:sz="0" w:space="0" w:color="auto"/>
      </w:divBdr>
    </w:div>
    <w:div w:id="870384400">
      <w:bodyDiv w:val="1"/>
      <w:marLeft w:val="0"/>
      <w:marRight w:val="0"/>
      <w:marTop w:val="0"/>
      <w:marBottom w:val="0"/>
      <w:divBdr>
        <w:top w:val="none" w:sz="0" w:space="0" w:color="auto"/>
        <w:left w:val="none" w:sz="0" w:space="0" w:color="auto"/>
        <w:bottom w:val="none" w:sz="0" w:space="0" w:color="auto"/>
        <w:right w:val="none" w:sz="0" w:space="0" w:color="auto"/>
      </w:divBdr>
    </w:div>
    <w:div w:id="887227004">
      <w:bodyDiv w:val="1"/>
      <w:marLeft w:val="0"/>
      <w:marRight w:val="0"/>
      <w:marTop w:val="0"/>
      <w:marBottom w:val="0"/>
      <w:divBdr>
        <w:top w:val="none" w:sz="0" w:space="0" w:color="auto"/>
        <w:left w:val="none" w:sz="0" w:space="0" w:color="auto"/>
        <w:bottom w:val="none" w:sz="0" w:space="0" w:color="auto"/>
        <w:right w:val="none" w:sz="0" w:space="0" w:color="auto"/>
      </w:divBdr>
    </w:div>
    <w:div w:id="944077885">
      <w:bodyDiv w:val="1"/>
      <w:marLeft w:val="0"/>
      <w:marRight w:val="0"/>
      <w:marTop w:val="0"/>
      <w:marBottom w:val="0"/>
      <w:divBdr>
        <w:top w:val="none" w:sz="0" w:space="0" w:color="auto"/>
        <w:left w:val="none" w:sz="0" w:space="0" w:color="auto"/>
        <w:bottom w:val="none" w:sz="0" w:space="0" w:color="auto"/>
        <w:right w:val="none" w:sz="0" w:space="0" w:color="auto"/>
      </w:divBdr>
    </w:div>
    <w:div w:id="971713126">
      <w:bodyDiv w:val="1"/>
      <w:marLeft w:val="0"/>
      <w:marRight w:val="0"/>
      <w:marTop w:val="0"/>
      <w:marBottom w:val="0"/>
      <w:divBdr>
        <w:top w:val="none" w:sz="0" w:space="0" w:color="auto"/>
        <w:left w:val="none" w:sz="0" w:space="0" w:color="auto"/>
        <w:bottom w:val="none" w:sz="0" w:space="0" w:color="auto"/>
        <w:right w:val="none" w:sz="0" w:space="0" w:color="auto"/>
      </w:divBdr>
    </w:div>
    <w:div w:id="1015155230">
      <w:bodyDiv w:val="1"/>
      <w:marLeft w:val="0"/>
      <w:marRight w:val="0"/>
      <w:marTop w:val="0"/>
      <w:marBottom w:val="0"/>
      <w:divBdr>
        <w:top w:val="none" w:sz="0" w:space="0" w:color="auto"/>
        <w:left w:val="none" w:sz="0" w:space="0" w:color="auto"/>
        <w:bottom w:val="none" w:sz="0" w:space="0" w:color="auto"/>
        <w:right w:val="none" w:sz="0" w:space="0" w:color="auto"/>
      </w:divBdr>
    </w:div>
    <w:div w:id="1307511883">
      <w:bodyDiv w:val="1"/>
      <w:marLeft w:val="0"/>
      <w:marRight w:val="0"/>
      <w:marTop w:val="0"/>
      <w:marBottom w:val="0"/>
      <w:divBdr>
        <w:top w:val="none" w:sz="0" w:space="0" w:color="auto"/>
        <w:left w:val="none" w:sz="0" w:space="0" w:color="auto"/>
        <w:bottom w:val="none" w:sz="0" w:space="0" w:color="auto"/>
        <w:right w:val="none" w:sz="0" w:space="0" w:color="auto"/>
      </w:divBdr>
    </w:div>
    <w:div w:id="1335455284">
      <w:bodyDiv w:val="1"/>
      <w:marLeft w:val="0"/>
      <w:marRight w:val="0"/>
      <w:marTop w:val="0"/>
      <w:marBottom w:val="0"/>
      <w:divBdr>
        <w:top w:val="none" w:sz="0" w:space="0" w:color="auto"/>
        <w:left w:val="none" w:sz="0" w:space="0" w:color="auto"/>
        <w:bottom w:val="none" w:sz="0" w:space="0" w:color="auto"/>
        <w:right w:val="none" w:sz="0" w:space="0" w:color="auto"/>
      </w:divBdr>
    </w:div>
    <w:div w:id="1354922198">
      <w:bodyDiv w:val="1"/>
      <w:marLeft w:val="0"/>
      <w:marRight w:val="0"/>
      <w:marTop w:val="0"/>
      <w:marBottom w:val="0"/>
      <w:divBdr>
        <w:top w:val="none" w:sz="0" w:space="0" w:color="auto"/>
        <w:left w:val="none" w:sz="0" w:space="0" w:color="auto"/>
        <w:bottom w:val="none" w:sz="0" w:space="0" w:color="auto"/>
        <w:right w:val="none" w:sz="0" w:space="0" w:color="auto"/>
      </w:divBdr>
    </w:div>
    <w:div w:id="1402097679">
      <w:bodyDiv w:val="1"/>
      <w:marLeft w:val="0"/>
      <w:marRight w:val="0"/>
      <w:marTop w:val="0"/>
      <w:marBottom w:val="0"/>
      <w:divBdr>
        <w:top w:val="none" w:sz="0" w:space="0" w:color="auto"/>
        <w:left w:val="none" w:sz="0" w:space="0" w:color="auto"/>
        <w:bottom w:val="none" w:sz="0" w:space="0" w:color="auto"/>
        <w:right w:val="none" w:sz="0" w:space="0" w:color="auto"/>
      </w:divBdr>
    </w:div>
    <w:div w:id="1449281756">
      <w:bodyDiv w:val="1"/>
      <w:marLeft w:val="0"/>
      <w:marRight w:val="0"/>
      <w:marTop w:val="0"/>
      <w:marBottom w:val="0"/>
      <w:divBdr>
        <w:top w:val="none" w:sz="0" w:space="0" w:color="auto"/>
        <w:left w:val="none" w:sz="0" w:space="0" w:color="auto"/>
        <w:bottom w:val="none" w:sz="0" w:space="0" w:color="auto"/>
        <w:right w:val="none" w:sz="0" w:space="0" w:color="auto"/>
      </w:divBdr>
    </w:div>
    <w:div w:id="1457914782">
      <w:bodyDiv w:val="1"/>
      <w:marLeft w:val="0"/>
      <w:marRight w:val="0"/>
      <w:marTop w:val="0"/>
      <w:marBottom w:val="0"/>
      <w:divBdr>
        <w:top w:val="none" w:sz="0" w:space="0" w:color="auto"/>
        <w:left w:val="none" w:sz="0" w:space="0" w:color="auto"/>
        <w:bottom w:val="none" w:sz="0" w:space="0" w:color="auto"/>
        <w:right w:val="none" w:sz="0" w:space="0" w:color="auto"/>
      </w:divBdr>
    </w:div>
    <w:div w:id="1703823239">
      <w:bodyDiv w:val="1"/>
      <w:marLeft w:val="0"/>
      <w:marRight w:val="0"/>
      <w:marTop w:val="0"/>
      <w:marBottom w:val="0"/>
      <w:divBdr>
        <w:top w:val="none" w:sz="0" w:space="0" w:color="auto"/>
        <w:left w:val="none" w:sz="0" w:space="0" w:color="auto"/>
        <w:bottom w:val="none" w:sz="0" w:space="0" w:color="auto"/>
        <w:right w:val="none" w:sz="0" w:space="0" w:color="auto"/>
      </w:divBdr>
    </w:div>
    <w:div w:id="1740517516">
      <w:bodyDiv w:val="1"/>
      <w:marLeft w:val="0"/>
      <w:marRight w:val="0"/>
      <w:marTop w:val="0"/>
      <w:marBottom w:val="0"/>
      <w:divBdr>
        <w:top w:val="none" w:sz="0" w:space="0" w:color="auto"/>
        <w:left w:val="none" w:sz="0" w:space="0" w:color="auto"/>
        <w:bottom w:val="none" w:sz="0" w:space="0" w:color="auto"/>
        <w:right w:val="none" w:sz="0" w:space="0" w:color="auto"/>
      </w:divBdr>
    </w:div>
    <w:div w:id="1762530392">
      <w:bodyDiv w:val="1"/>
      <w:marLeft w:val="0"/>
      <w:marRight w:val="0"/>
      <w:marTop w:val="0"/>
      <w:marBottom w:val="0"/>
      <w:divBdr>
        <w:top w:val="none" w:sz="0" w:space="0" w:color="auto"/>
        <w:left w:val="none" w:sz="0" w:space="0" w:color="auto"/>
        <w:bottom w:val="none" w:sz="0" w:space="0" w:color="auto"/>
        <w:right w:val="none" w:sz="0" w:space="0" w:color="auto"/>
      </w:divBdr>
    </w:div>
    <w:div w:id="1807963548">
      <w:bodyDiv w:val="1"/>
      <w:marLeft w:val="0"/>
      <w:marRight w:val="0"/>
      <w:marTop w:val="0"/>
      <w:marBottom w:val="0"/>
      <w:divBdr>
        <w:top w:val="none" w:sz="0" w:space="0" w:color="auto"/>
        <w:left w:val="none" w:sz="0" w:space="0" w:color="auto"/>
        <w:bottom w:val="none" w:sz="0" w:space="0" w:color="auto"/>
        <w:right w:val="none" w:sz="0" w:space="0" w:color="auto"/>
      </w:divBdr>
    </w:div>
    <w:div w:id="1824275889">
      <w:bodyDiv w:val="1"/>
      <w:marLeft w:val="0"/>
      <w:marRight w:val="0"/>
      <w:marTop w:val="0"/>
      <w:marBottom w:val="0"/>
      <w:divBdr>
        <w:top w:val="none" w:sz="0" w:space="0" w:color="auto"/>
        <w:left w:val="none" w:sz="0" w:space="0" w:color="auto"/>
        <w:bottom w:val="none" w:sz="0" w:space="0" w:color="auto"/>
        <w:right w:val="none" w:sz="0" w:space="0" w:color="auto"/>
      </w:divBdr>
    </w:div>
    <w:div w:id="1919053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SAFE-eV/OCMF-Open-Charge-Metering-Format/blob/master/OCMF-en.md" TargetMode="Externa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31CBA751B461D429504C304F44BF873" ma:contentTypeVersion="8" ma:contentTypeDescription="新建文档。" ma:contentTypeScope="" ma:versionID="b2dbffca967e2d9931dd2a206f503fd2">
  <xsd:schema xmlns:xsd="http://www.w3.org/2001/XMLSchema" xmlns:xs="http://www.w3.org/2001/XMLSchema" xmlns:p="http://schemas.microsoft.com/office/2006/metadata/properties" xmlns:ns2="a787541b-d694-42a5-ba3f-5e82d689075e" targetNamespace="http://schemas.microsoft.com/office/2006/metadata/properties" ma:root="true" ma:fieldsID="ac4e96cc1e188a3f8593d8cd4720ffd1" ns2:_="">
    <xsd:import namespace="a787541b-d694-42a5-ba3f-5e82d68907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87541b-d694-42a5-ba3f-5e82d68907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DC994E-7448-4245-89A8-D8B861EDA8CF}"/>
</file>

<file path=customXml/itemProps2.xml><?xml version="1.0" encoding="utf-8"?>
<ds:datastoreItem xmlns:ds="http://schemas.openxmlformats.org/officeDocument/2006/customXml" ds:itemID="{F43D9007-1C5C-4784-A44C-366B8559F70E}">
  <ds:schemaRefs>
    <ds:schemaRef ds:uri="http://schemas.microsoft.com/sharepoint/v3/contenttype/forms"/>
  </ds:schemaRefs>
</ds:datastoreItem>
</file>

<file path=customXml/itemProps3.xml><?xml version="1.0" encoding="utf-8"?>
<ds:datastoreItem xmlns:ds="http://schemas.openxmlformats.org/officeDocument/2006/customXml" ds:itemID="{620BE303-7BBC-4437-A5C0-989D2F85C6D0}">
  <ds:schemaRefs>
    <ds:schemaRef ds:uri="http://schemas.openxmlformats.org/officeDocument/2006/bibliography"/>
  </ds:schemaRefs>
</ds:datastoreItem>
</file>

<file path=customXml/itemProps4.xml><?xml version="1.0" encoding="utf-8"?>
<ds:datastoreItem xmlns:ds="http://schemas.openxmlformats.org/officeDocument/2006/customXml" ds:itemID="{88B66FE6-08E6-404C-8A47-6013DE52F0D9}">
  <ds:schemaRefs>
    <ds:schemaRef ds:uri="http://schemas.microsoft.com/office/2006/metadata/properties"/>
    <ds:schemaRef ds:uri="http://schemas.microsoft.com/office/infopath/2007/PartnerControls"/>
    <ds:schemaRef ds:uri="181edaab-3f95-448a-94f2-0811390a9636"/>
    <ds:schemaRef ds:uri="c82846e3-d266-4c6c-8a76-94ebea1c2e12"/>
  </ds:schemaRefs>
</ds:datastoreItem>
</file>

<file path=docMetadata/LabelInfo.xml><?xml version="1.0" encoding="utf-8"?>
<clbl:labelList xmlns:clbl="http://schemas.microsoft.com/office/2020/mipLabelMetadata">
  <clbl:label id="{fd2fbd62-f460-4dc8-b0be-cdb6c316253c}" enabled="0" method="" siteId="{fd2fbd62-f460-4dc8-b0be-cdb6c316253c}" removed="1"/>
</clbl:labelList>
</file>

<file path=docProps/app.xml><?xml version="1.0" encoding="utf-8"?>
<Properties xmlns="http://schemas.openxmlformats.org/officeDocument/2006/extended-properties" xmlns:vt="http://schemas.openxmlformats.org/officeDocument/2006/docPropsVTypes">
  <Template>Normal.dotm</Template>
  <TotalTime>83</TotalTime>
  <Pages>41</Pages>
  <Words>8784</Words>
  <Characters>17656</Characters>
  <Application>Microsoft Office Word</Application>
  <DocSecurity>0</DocSecurity>
  <Lines>1261</Lines>
  <Paragraphs>1468</Paragraphs>
  <ScaleCrop>false</ScaleCrop>
  <Company/>
  <LinksUpToDate>false</LinksUpToDate>
  <CharactersWithSpaces>24972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Shaohang Cui</dc:creator>
  <cp:keywords/>
  <dc:description/>
  <cp:lastModifiedBy>Shaoying Wang</cp:lastModifiedBy>
  <cp:revision>1800</cp:revision>
  <cp:lastPrinted>2025-10-24T22:09:00Z</cp:lastPrinted>
  <dcterms:created xsi:type="dcterms:W3CDTF">2024-07-09T02:07:00Z</dcterms:created>
  <dcterms:modified xsi:type="dcterms:W3CDTF">2026-04-20T01:10:00Z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0x010100231CBA751B461D429504C304F44BF873</vt:lpwstr>
  </property>
  <property fmtid="{D5CDD505-2E9C-101B-9397-08002B2CF9AE}" pid="3" name="MediaServiceImageTags">
    <vt:lpwstr/>
  </property>
</Properties>
</file>