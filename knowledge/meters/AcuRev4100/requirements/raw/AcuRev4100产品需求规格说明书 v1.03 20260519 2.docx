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B5D7B" w14:textId="77777777" w:rsidR="00C561D4" w:rsidRDefault="00C561D4" w:rsidP="00C561D4">
      <w:pPr>
        <w:pStyle w:val="a3"/>
        <w:jc w:val="center"/>
      </w:pPr>
      <w:bookmarkStart w:id="0" w:name="_Toc164630222"/>
      <w:r>
        <w:rPr>
          <w:rFonts w:hint="eastAsia"/>
        </w:rPr>
        <w:t>AcuRev4100</w:t>
      </w:r>
      <w:r>
        <w:rPr>
          <w:rFonts w:hint="eastAsia"/>
        </w:rPr>
        <w:t>产品</w:t>
      </w:r>
      <w:r w:rsidRPr="005F66CF">
        <w:rPr>
          <w:rFonts w:hint="eastAsia"/>
        </w:rPr>
        <w:t>需求规格说明书</w:t>
      </w:r>
      <w:bookmarkEnd w:id="0"/>
    </w:p>
    <w:p w14:paraId="164DDCEA" w14:textId="5D522E5A" w:rsidR="00121300" w:rsidRDefault="00121300" w:rsidP="7CBD7829">
      <w:pPr>
        <w:rPr>
          <w:rFonts w:ascii="Aptos" w:eastAsia="Aptos" w:hAnsi="Aptos" w:cs="Aptos"/>
        </w:rPr>
      </w:pPr>
      <w:r>
        <w:br w:type="page"/>
      </w:r>
      <w:r w:rsidR="00C561D4">
        <w:rPr>
          <w:rFonts w:ascii="Aptos" w:eastAsia="Aptos" w:hAnsi="Aptos" w:cs="Aptos"/>
        </w:rPr>
        <w:lastRenderedPageBreak/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2"/>
        <w:gridCol w:w="632"/>
        <w:gridCol w:w="1569"/>
        <w:gridCol w:w="4816"/>
      </w:tblGrid>
      <w:tr w:rsidR="00B860A1" w14:paraId="6976431F" w14:textId="77777777" w:rsidTr="00447EE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C8178" w14:textId="77777777" w:rsidR="00B860A1" w:rsidRDefault="00B860A1" w:rsidP="00447E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FD14D" w14:textId="77777777" w:rsidR="00B860A1" w:rsidRDefault="00B860A1" w:rsidP="00447E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作者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D68B6" w14:textId="77777777" w:rsidR="00B860A1" w:rsidRDefault="00B860A1" w:rsidP="00447E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日期</w:t>
            </w:r>
          </w:p>
        </w:tc>
        <w:tc>
          <w:tcPr>
            <w:tcW w:w="4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70421" w14:textId="77777777" w:rsidR="00B860A1" w:rsidRDefault="00B860A1" w:rsidP="00447EE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</w:rPr>
              <w:t>变更</w:t>
            </w:r>
          </w:p>
        </w:tc>
      </w:tr>
      <w:tr w:rsidR="00B860A1" w14:paraId="6CA6A60B" w14:textId="77777777" w:rsidTr="00447EE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F9F3FE" w14:textId="77777777" w:rsidR="00B860A1" w:rsidRPr="002E70A4" w:rsidRDefault="00B860A1" w:rsidP="00447EE0">
            <w:pPr>
              <w:rPr>
                <w:rFonts w:eastAsia="Times New Roman"/>
                <w:sz w:val="15"/>
                <w:szCs w:val="15"/>
              </w:rPr>
            </w:pPr>
            <w:r w:rsidRPr="002E70A4">
              <w:rPr>
                <w:rFonts w:eastAsia="Times New Roman"/>
                <w:sz w:val="15"/>
                <w:szCs w:val="15"/>
              </w:rPr>
              <w:t>v1.01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126185" w14:textId="77777777" w:rsidR="00B860A1" w:rsidRPr="002E70A4" w:rsidRDefault="00B860A1" w:rsidP="00447EE0">
            <w:pPr>
              <w:rPr>
                <w:rFonts w:eastAsia="Times New Roman"/>
                <w:sz w:val="15"/>
                <w:szCs w:val="15"/>
              </w:rPr>
            </w:pPr>
            <w:r w:rsidRPr="002E70A4">
              <w:rPr>
                <w:rFonts w:ascii="宋体" w:eastAsia="宋体" w:hAnsi="宋体" w:cs="宋体" w:hint="eastAsia"/>
                <w:sz w:val="15"/>
                <w:szCs w:val="15"/>
              </w:rPr>
              <w:t>崔少航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33E3BC" w14:textId="482DCCBF" w:rsidR="00B860A1" w:rsidRPr="002E70A4" w:rsidRDefault="00B860A1" w:rsidP="00447EE0">
            <w:pPr>
              <w:rPr>
                <w:sz w:val="15"/>
                <w:szCs w:val="15"/>
              </w:rPr>
            </w:pPr>
            <w:r w:rsidRPr="002E70A4">
              <w:rPr>
                <w:rFonts w:hint="eastAsia"/>
                <w:sz w:val="15"/>
                <w:szCs w:val="15"/>
              </w:rPr>
              <w:t>2024-07-</w:t>
            </w:r>
            <w:r w:rsidR="0005577C" w:rsidRPr="002E70A4">
              <w:rPr>
                <w:rFonts w:hint="eastAsia"/>
                <w:sz w:val="15"/>
                <w:szCs w:val="15"/>
              </w:rPr>
              <w:t>3</w:t>
            </w:r>
            <w:r w:rsidR="00245D9B" w:rsidRPr="002E70A4"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4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49AE2" w14:textId="77777777" w:rsidR="00B860A1" w:rsidRPr="002E70A4" w:rsidRDefault="00B860A1" w:rsidP="00447EE0">
            <w:pPr>
              <w:rPr>
                <w:sz w:val="15"/>
                <w:szCs w:val="15"/>
              </w:rPr>
            </w:pPr>
            <w:r w:rsidRPr="002E70A4">
              <w:rPr>
                <w:rFonts w:ascii="宋体" w:eastAsia="宋体" w:hAnsi="宋体" w:cs="宋体" w:hint="eastAsia"/>
                <w:sz w:val="15"/>
                <w:szCs w:val="15"/>
              </w:rPr>
              <w:t>初版</w:t>
            </w:r>
          </w:p>
        </w:tc>
      </w:tr>
      <w:tr w:rsidR="00C561D4" w14:paraId="1FCB380D" w14:textId="77777777" w:rsidTr="00447EE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AA0DE0" w14:textId="77777777" w:rsidR="00C561D4" w:rsidRPr="002E70A4" w:rsidRDefault="00C561D4" w:rsidP="00447EE0">
            <w:pPr>
              <w:rPr>
                <w:rFonts w:eastAsia="Times New Roman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E31E12" w14:textId="77777777" w:rsidR="00C561D4" w:rsidRPr="002E70A4" w:rsidRDefault="00C561D4" w:rsidP="00447EE0"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056E43" w14:textId="77777777" w:rsidR="00C561D4" w:rsidRPr="002E70A4" w:rsidRDefault="00C561D4" w:rsidP="00447EE0">
            <w:pPr>
              <w:rPr>
                <w:sz w:val="15"/>
                <w:szCs w:val="15"/>
              </w:rPr>
            </w:pPr>
          </w:p>
        </w:tc>
        <w:tc>
          <w:tcPr>
            <w:tcW w:w="4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E6F1AF" w14:textId="17D2A510" w:rsidR="00C561D4" w:rsidRPr="002E70A4" w:rsidRDefault="005B4A7A" w:rsidP="005B4A7A">
            <w:pPr>
              <w:pStyle w:val="a9"/>
              <w:numPr>
                <w:ilvl w:val="0"/>
                <w:numId w:val="85"/>
              </w:numPr>
              <w:rPr>
                <w:rFonts w:ascii="宋体" w:eastAsia="宋体" w:hAnsi="宋体" w:cs="宋体" w:hint="eastAsia"/>
                <w:sz w:val="15"/>
                <w:szCs w:val="15"/>
              </w:rPr>
            </w:pPr>
            <w:r w:rsidRPr="002E70A4">
              <w:rPr>
                <w:rFonts w:ascii="宋体" w:eastAsia="宋体" w:hAnsi="宋体" w:hint="eastAsia"/>
                <w:sz w:val="15"/>
                <w:szCs w:val="15"/>
              </w:rPr>
              <w:t>Wave form</w:t>
            </w:r>
            <w:r w:rsidRPr="002E70A4">
              <w:rPr>
                <w:rFonts w:ascii="宋体" w:eastAsia="宋体" w:hAnsi="宋体" w:cs="宋体" w:hint="eastAsia"/>
                <w:sz w:val="15"/>
                <w:szCs w:val="15"/>
              </w:rPr>
              <w:t>采样率更改为：16, 32,64,128</w:t>
            </w:r>
          </w:p>
          <w:p w14:paraId="1963AC07" w14:textId="37C02B66" w:rsidR="005B4A7A" w:rsidRPr="002E70A4" w:rsidRDefault="005B4A7A" w:rsidP="005B4A7A">
            <w:pPr>
              <w:pStyle w:val="a9"/>
              <w:numPr>
                <w:ilvl w:val="0"/>
                <w:numId w:val="85"/>
              </w:numPr>
              <w:rPr>
                <w:rFonts w:ascii="宋体" w:eastAsia="宋体" w:hAnsi="宋体" w:cs="宋体" w:hint="eastAsia"/>
                <w:sz w:val="15"/>
                <w:szCs w:val="15"/>
              </w:rPr>
            </w:pPr>
            <w:r w:rsidRPr="002E70A4">
              <w:rPr>
                <w:rFonts w:ascii="宋体" w:eastAsia="宋体" w:hAnsi="宋体" w:cs="宋体" w:hint="eastAsia"/>
                <w:sz w:val="15"/>
                <w:szCs w:val="15"/>
              </w:rPr>
              <w:t>更新接线方式及接线图，删除</w:t>
            </w:r>
            <w:r w:rsidR="009D670D" w:rsidRPr="002E70A4">
              <w:rPr>
                <w:rFonts w:ascii="宋体" w:eastAsia="宋体" w:hAnsi="宋体" w:cs="宋体"/>
                <w:sz w:val="15"/>
                <w:szCs w:val="15"/>
              </w:rPr>
              <w:t>3 Element 3 Wire Delta</w:t>
            </w:r>
            <w:r w:rsidR="009D670D" w:rsidRPr="002E70A4">
              <w:rPr>
                <w:rFonts w:ascii="宋体" w:eastAsia="宋体" w:hAnsi="宋体" w:cs="宋体" w:hint="eastAsia"/>
                <w:sz w:val="15"/>
                <w:szCs w:val="15"/>
              </w:rPr>
              <w:t>接线方式</w:t>
            </w:r>
          </w:p>
        </w:tc>
      </w:tr>
      <w:tr w:rsidR="00D3333D" w14:paraId="2DA71D7E" w14:textId="77777777" w:rsidTr="00447EE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855BC1" w14:textId="7F3E14E0" w:rsidR="00D3333D" w:rsidRPr="002E70A4" w:rsidRDefault="00D3333D" w:rsidP="00D3333D">
            <w:pPr>
              <w:rPr>
                <w:rFonts w:eastAsia="Times New Roman"/>
                <w:sz w:val="15"/>
                <w:szCs w:val="15"/>
              </w:rPr>
            </w:pPr>
            <w:r w:rsidRPr="002E70A4">
              <w:rPr>
                <w:rFonts w:eastAsia="Times New Roman"/>
                <w:sz w:val="15"/>
                <w:szCs w:val="15"/>
              </w:rPr>
              <w:t>v1.0</w:t>
            </w:r>
            <w:r w:rsidRPr="002E70A4"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1DD853" w14:textId="7731F10C" w:rsidR="00D3333D" w:rsidRPr="002E70A4" w:rsidRDefault="00D3333D" w:rsidP="00D3333D"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  <w:r w:rsidRPr="002E70A4">
              <w:rPr>
                <w:rFonts w:ascii="宋体" w:eastAsia="宋体" w:hAnsi="宋体" w:cs="宋体" w:hint="eastAsia"/>
                <w:sz w:val="15"/>
                <w:szCs w:val="15"/>
              </w:rPr>
              <w:t>冯永强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00C07F" w14:textId="0D7B4A79" w:rsidR="00D3333D" w:rsidRPr="002E70A4" w:rsidRDefault="00D3333D" w:rsidP="00D3333D">
            <w:pPr>
              <w:rPr>
                <w:sz w:val="15"/>
                <w:szCs w:val="15"/>
              </w:rPr>
            </w:pPr>
            <w:r w:rsidRPr="002E70A4">
              <w:rPr>
                <w:rFonts w:hint="eastAsia"/>
                <w:sz w:val="15"/>
                <w:szCs w:val="15"/>
              </w:rPr>
              <w:t>2025-0</w:t>
            </w:r>
            <w:r w:rsidR="00F66B1B" w:rsidRPr="002E70A4">
              <w:rPr>
                <w:rFonts w:hint="eastAsia"/>
                <w:sz w:val="15"/>
                <w:szCs w:val="15"/>
              </w:rPr>
              <w:t>9</w:t>
            </w:r>
            <w:r w:rsidRPr="002E70A4">
              <w:rPr>
                <w:rFonts w:hint="eastAsia"/>
                <w:sz w:val="15"/>
                <w:szCs w:val="15"/>
              </w:rPr>
              <w:t>-</w:t>
            </w:r>
            <w:r w:rsidR="00F66B1B" w:rsidRPr="002E70A4">
              <w:rPr>
                <w:rFonts w:hint="eastAsia"/>
                <w:sz w:val="15"/>
                <w:szCs w:val="15"/>
              </w:rPr>
              <w:t>18</w:t>
            </w:r>
          </w:p>
        </w:tc>
        <w:tc>
          <w:tcPr>
            <w:tcW w:w="4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C87B6F" w14:textId="0F13DDBC" w:rsidR="001F6CB9" w:rsidRPr="002E70A4" w:rsidRDefault="00E0198D" w:rsidP="000E7CB3">
            <w:pPr>
              <w:rPr>
                <w:sz w:val="15"/>
                <w:szCs w:val="15"/>
                <w:lang w:val="en-CA"/>
              </w:rPr>
            </w:pPr>
            <w:r w:rsidRPr="002E70A4">
              <w:rPr>
                <w:rFonts w:hint="eastAsia"/>
                <w:sz w:val="15"/>
                <w:szCs w:val="15"/>
              </w:rPr>
              <w:t>6.4</w:t>
            </w:r>
            <w:r w:rsidR="000720E7" w:rsidRPr="002E70A4">
              <w:rPr>
                <w:sz w:val="15"/>
                <w:szCs w:val="15"/>
              </w:rPr>
              <w:t>最大脉冲频率：</w:t>
            </w:r>
            <w:r w:rsidR="00760597" w:rsidRPr="002E70A4">
              <w:rPr>
                <w:rFonts w:hint="eastAsia"/>
                <w:sz w:val="15"/>
                <w:szCs w:val="15"/>
              </w:rPr>
              <w:t>10</w:t>
            </w:r>
            <w:r w:rsidR="000720E7" w:rsidRPr="002E70A4">
              <w:rPr>
                <w:sz w:val="15"/>
                <w:szCs w:val="15"/>
              </w:rPr>
              <w:t>0Hz</w:t>
            </w:r>
            <w:r w:rsidR="000720E7" w:rsidRPr="002E70A4">
              <w:rPr>
                <w:sz w:val="15"/>
                <w:szCs w:val="15"/>
              </w:rPr>
              <w:t>，</w:t>
            </w:r>
            <w:r w:rsidR="000720E7" w:rsidRPr="002E70A4">
              <w:rPr>
                <w:sz w:val="15"/>
                <w:szCs w:val="15"/>
              </w:rPr>
              <w:t>50%</w:t>
            </w:r>
            <w:r w:rsidR="000720E7" w:rsidRPr="002E70A4">
              <w:rPr>
                <w:sz w:val="15"/>
                <w:szCs w:val="15"/>
              </w:rPr>
              <w:t>占空比（</w:t>
            </w:r>
            <w:r w:rsidR="00760597" w:rsidRPr="002E70A4">
              <w:rPr>
                <w:rFonts w:hint="eastAsia"/>
                <w:sz w:val="15"/>
                <w:szCs w:val="15"/>
              </w:rPr>
              <w:t>5</w:t>
            </w:r>
            <w:r w:rsidR="000720E7" w:rsidRPr="002E70A4">
              <w:rPr>
                <w:sz w:val="15"/>
                <w:szCs w:val="15"/>
              </w:rPr>
              <w:t>ms</w:t>
            </w:r>
            <w:r w:rsidR="000720E7" w:rsidRPr="002E70A4">
              <w:rPr>
                <w:sz w:val="15"/>
                <w:szCs w:val="15"/>
              </w:rPr>
              <w:t>开和</w:t>
            </w:r>
            <w:r w:rsidR="00760597" w:rsidRPr="002E70A4">
              <w:rPr>
                <w:rFonts w:hint="eastAsia"/>
                <w:sz w:val="15"/>
                <w:szCs w:val="15"/>
              </w:rPr>
              <w:t>5</w:t>
            </w:r>
            <w:r w:rsidR="000720E7" w:rsidRPr="002E70A4">
              <w:rPr>
                <w:sz w:val="15"/>
                <w:szCs w:val="15"/>
              </w:rPr>
              <w:t>ms</w:t>
            </w:r>
            <w:r w:rsidR="000720E7" w:rsidRPr="002E70A4">
              <w:rPr>
                <w:sz w:val="15"/>
                <w:szCs w:val="15"/>
              </w:rPr>
              <w:t>关）</w:t>
            </w:r>
          </w:p>
          <w:p w14:paraId="06E58189" w14:textId="692F2D42" w:rsidR="00D3333D" w:rsidRPr="002E70A4" w:rsidRDefault="002E70A4" w:rsidP="002E70A4">
            <w:pPr>
              <w:rPr>
                <w:rFonts w:ascii="宋体" w:eastAsia="宋体" w:hAnsi="宋体" w:hint="eastAsia"/>
                <w:sz w:val="15"/>
                <w:szCs w:val="15"/>
                <w:lang w:val="en-CA"/>
              </w:rPr>
            </w:pPr>
            <w:r w:rsidRPr="002E70A4">
              <w:rPr>
                <w:rFonts w:hint="eastAsia"/>
                <w:sz w:val="15"/>
                <w:szCs w:val="15"/>
              </w:rPr>
              <w:t>因技术实现原因</w:t>
            </w:r>
            <w:r w:rsidR="000720E7" w:rsidRPr="002E70A4">
              <w:rPr>
                <w:rFonts w:hint="eastAsia"/>
                <w:sz w:val="15"/>
                <w:szCs w:val="15"/>
              </w:rPr>
              <w:t>改为：</w:t>
            </w:r>
            <w:r w:rsidR="000E7CB3" w:rsidRPr="002E70A4">
              <w:rPr>
                <w:sz w:val="15"/>
                <w:szCs w:val="15"/>
              </w:rPr>
              <w:t>最大脉冲频率：</w:t>
            </w:r>
            <w:r w:rsidR="000E7CB3" w:rsidRPr="002E70A4">
              <w:rPr>
                <w:rFonts w:hint="eastAsia"/>
                <w:sz w:val="15"/>
                <w:szCs w:val="15"/>
              </w:rPr>
              <w:t>5</w:t>
            </w:r>
            <w:r w:rsidR="000E7CB3" w:rsidRPr="002E70A4">
              <w:rPr>
                <w:sz w:val="15"/>
                <w:szCs w:val="15"/>
              </w:rPr>
              <w:t>0Hz</w:t>
            </w:r>
            <w:r w:rsidR="000E7CB3" w:rsidRPr="002E70A4">
              <w:rPr>
                <w:sz w:val="15"/>
                <w:szCs w:val="15"/>
              </w:rPr>
              <w:t>，</w:t>
            </w:r>
            <w:r w:rsidR="000E7CB3" w:rsidRPr="002E70A4">
              <w:rPr>
                <w:sz w:val="15"/>
                <w:szCs w:val="15"/>
              </w:rPr>
              <w:t>50%</w:t>
            </w:r>
            <w:r w:rsidR="000E7CB3" w:rsidRPr="002E70A4">
              <w:rPr>
                <w:sz w:val="15"/>
                <w:szCs w:val="15"/>
              </w:rPr>
              <w:t>占空比（</w:t>
            </w:r>
            <w:r w:rsidR="000E7CB3" w:rsidRPr="002E70A4">
              <w:rPr>
                <w:rFonts w:hint="eastAsia"/>
                <w:sz w:val="15"/>
                <w:szCs w:val="15"/>
              </w:rPr>
              <w:t>10</w:t>
            </w:r>
            <w:r w:rsidR="000E7CB3" w:rsidRPr="002E70A4">
              <w:rPr>
                <w:sz w:val="15"/>
                <w:szCs w:val="15"/>
              </w:rPr>
              <w:t>ms</w:t>
            </w:r>
            <w:r w:rsidR="000E7CB3" w:rsidRPr="002E70A4">
              <w:rPr>
                <w:sz w:val="15"/>
                <w:szCs w:val="15"/>
              </w:rPr>
              <w:t>开和</w:t>
            </w:r>
            <w:r w:rsidR="000E7CB3" w:rsidRPr="002E70A4">
              <w:rPr>
                <w:rFonts w:hint="eastAsia"/>
                <w:sz w:val="15"/>
                <w:szCs w:val="15"/>
              </w:rPr>
              <w:t>10</w:t>
            </w:r>
            <w:r w:rsidR="000E7CB3" w:rsidRPr="002E70A4">
              <w:rPr>
                <w:sz w:val="15"/>
                <w:szCs w:val="15"/>
              </w:rPr>
              <w:t>ms</w:t>
            </w:r>
            <w:r w:rsidR="000E7CB3" w:rsidRPr="002E70A4">
              <w:rPr>
                <w:sz w:val="15"/>
                <w:szCs w:val="15"/>
              </w:rPr>
              <w:t>关）</w:t>
            </w:r>
          </w:p>
        </w:tc>
      </w:tr>
      <w:tr w:rsidR="005C5580" w14:paraId="042CC082" w14:textId="77777777" w:rsidTr="00447EE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69A9D8" w14:textId="09623E62" w:rsidR="005C5580" w:rsidRPr="009505AB" w:rsidRDefault="009505AB" w:rsidP="00D3333D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1.03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A5A70C" w14:textId="11950B34" w:rsidR="005C5580" w:rsidRPr="002E70A4" w:rsidRDefault="009505AB" w:rsidP="00D3333D">
            <w:pPr>
              <w:rPr>
                <w:rFonts w:ascii="宋体" w:eastAsia="宋体" w:hAnsi="宋体" w:cs="宋体" w:hint="eastAsia"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</w:rPr>
              <w:t>冯永强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06608F" w14:textId="1A2C7FFD" w:rsidR="005C5580" w:rsidRPr="002E70A4" w:rsidRDefault="009505AB" w:rsidP="00D3333D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2025.</w:t>
            </w:r>
            <w:r w:rsidR="00CE2CF6">
              <w:rPr>
                <w:rFonts w:hint="eastAsia"/>
                <w:sz w:val="15"/>
                <w:szCs w:val="15"/>
              </w:rPr>
              <w:t>-10-23</w:t>
            </w:r>
          </w:p>
        </w:tc>
        <w:tc>
          <w:tcPr>
            <w:tcW w:w="4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B328B0" w14:textId="1B6AEA7B" w:rsidR="005C5580" w:rsidRPr="002E70A4" w:rsidRDefault="00CE2CF6" w:rsidP="000E7CB3">
            <w:pPr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将</w:t>
            </w:r>
            <w:r w:rsidR="00122FDA">
              <w:rPr>
                <w:rFonts w:hint="eastAsia"/>
                <w:sz w:val="15"/>
                <w:szCs w:val="15"/>
              </w:rPr>
              <w:t xml:space="preserve">6.3 </w:t>
            </w:r>
            <w:r w:rsidR="00122FDA">
              <w:rPr>
                <w:rFonts w:hint="eastAsia"/>
                <w:sz w:val="15"/>
                <w:szCs w:val="15"/>
              </w:rPr>
              <w:t>里的</w:t>
            </w:r>
            <w:r w:rsidR="006557BD">
              <w:rPr>
                <w:rFonts w:hint="eastAsia"/>
                <w:sz w:val="15"/>
                <w:szCs w:val="15"/>
              </w:rPr>
              <w:t xml:space="preserve">  </w:t>
            </w:r>
            <w:r w:rsidR="006557BD">
              <w:rPr>
                <w:rFonts w:hint="eastAsia"/>
                <w:sz w:val="15"/>
                <w:szCs w:val="15"/>
              </w:rPr>
              <w:t>电流输入范围</w:t>
            </w:r>
            <w:r w:rsidR="006557BD">
              <w:rPr>
                <w:rFonts w:hint="eastAsia"/>
                <w:sz w:val="15"/>
                <w:szCs w:val="15"/>
              </w:rPr>
              <w:t xml:space="preserve">  0-500mV    </w:t>
            </w:r>
            <w:r w:rsidR="006557BD">
              <w:rPr>
                <w:rFonts w:hint="eastAsia"/>
                <w:sz w:val="15"/>
                <w:szCs w:val="15"/>
              </w:rPr>
              <w:t>改为：</w:t>
            </w:r>
            <w:r w:rsidR="006557BD">
              <w:rPr>
                <w:rFonts w:hint="eastAsia"/>
                <w:sz w:val="15"/>
                <w:szCs w:val="15"/>
              </w:rPr>
              <w:t>0-400mV</w:t>
            </w:r>
          </w:p>
        </w:tc>
      </w:tr>
    </w:tbl>
    <w:p w14:paraId="1ED3A6A6" w14:textId="77777777" w:rsidR="005F66CF" w:rsidRPr="005F66CF" w:rsidRDefault="005F66CF" w:rsidP="005F66CF"/>
    <w:p w14:paraId="13F58291" w14:textId="2952CFD0" w:rsidR="006C152A" w:rsidRDefault="006C152A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-3487144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FA9C91" w14:textId="12070409" w:rsidR="006C152A" w:rsidRDefault="006C152A">
          <w:pPr>
            <w:pStyle w:val="TOC"/>
          </w:pPr>
          <w:r>
            <w:t>Table of Contents</w:t>
          </w:r>
        </w:p>
        <w:p w14:paraId="29E9AE9F" w14:textId="3E206892" w:rsidR="00C7783B" w:rsidRDefault="006C152A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3748964" w:history="1">
            <w:r w:rsidR="00C7783B" w:rsidRPr="00997D95">
              <w:rPr>
                <w:rStyle w:val="ae"/>
                <w:noProof/>
              </w:rPr>
              <w:t>1</w:t>
            </w:r>
            <w:r w:rsidR="00C7783B" w:rsidRPr="00997D95">
              <w:rPr>
                <w:rStyle w:val="ae"/>
                <w:rFonts w:ascii="宋体" w:eastAsia="宋体" w:hAnsi="宋体" w:cs="宋体" w:hint="eastAsia"/>
                <w:noProof/>
              </w:rPr>
              <w:t>引言</w:t>
            </w:r>
            <w:r w:rsidR="00C7783B">
              <w:rPr>
                <w:noProof/>
                <w:webHidden/>
              </w:rPr>
              <w:tab/>
            </w:r>
            <w:r w:rsidR="00C7783B">
              <w:rPr>
                <w:noProof/>
                <w:webHidden/>
              </w:rPr>
              <w:fldChar w:fldCharType="begin"/>
            </w:r>
            <w:r w:rsidR="00C7783B">
              <w:rPr>
                <w:noProof/>
                <w:webHidden/>
              </w:rPr>
              <w:instrText xml:space="preserve"> PAGEREF _Toc173748964 \h </w:instrText>
            </w:r>
            <w:r w:rsidR="00C7783B">
              <w:rPr>
                <w:noProof/>
                <w:webHidden/>
              </w:rPr>
            </w:r>
            <w:r w:rsidR="00C7783B">
              <w:rPr>
                <w:noProof/>
                <w:webHidden/>
              </w:rPr>
              <w:fldChar w:fldCharType="separate"/>
            </w:r>
            <w:r w:rsidR="00C7783B">
              <w:rPr>
                <w:noProof/>
                <w:webHidden/>
              </w:rPr>
              <w:t>6</w:t>
            </w:r>
            <w:r w:rsidR="00C7783B">
              <w:rPr>
                <w:noProof/>
                <w:webHidden/>
              </w:rPr>
              <w:fldChar w:fldCharType="end"/>
            </w:r>
          </w:hyperlink>
        </w:p>
        <w:p w14:paraId="04DCDE82" w14:textId="6141C75E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8965" w:history="1">
            <w:r w:rsidRPr="00997D95">
              <w:rPr>
                <w:rStyle w:val="ae"/>
                <w:noProof/>
              </w:rPr>
              <w:t xml:space="preserve">1.1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0E56A" w14:textId="50B2A7B0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8966" w:history="1">
            <w:r w:rsidRPr="00997D95">
              <w:rPr>
                <w:rStyle w:val="ae"/>
                <w:noProof/>
              </w:rPr>
              <w:t xml:space="preserve">1.2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DD239" w14:textId="3906C917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8967" w:history="1">
            <w:r w:rsidRPr="00997D95">
              <w:rPr>
                <w:rStyle w:val="ae"/>
                <w:noProof/>
              </w:rPr>
              <w:t xml:space="preserve">1.3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定义，简称，及缩写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6AFD1" w14:textId="62C6EDCE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8968" w:history="1">
            <w:r w:rsidRPr="00997D95">
              <w:rPr>
                <w:rStyle w:val="ae"/>
                <w:noProof/>
              </w:rPr>
              <w:t xml:space="preserve">1.4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参考文档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3E055" w14:textId="54205B06" w:rsidR="00C7783B" w:rsidRDefault="00C7783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3748969" w:history="1">
            <w:r w:rsidRPr="00997D95">
              <w:rPr>
                <w:rStyle w:val="ae"/>
                <w:noProof/>
              </w:rPr>
              <w:t>2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整体描述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1FD04" w14:textId="61EF2966" w:rsidR="00C7783B" w:rsidRDefault="00C7783B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173748970" w:history="1">
            <w:r w:rsidRPr="00997D95">
              <w:rPr>
                <w:rStyle w:val="ae"/>
                <w:noProof/>
              </w:rPr>
              <w:t>2.1</w:t>
            </w:r>
            <w:r>
              <w:rPr>
                <w:noProof/>
              </w:rPr>
              <w:tab/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产品外部接口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437A6" w14:textId="7AF87E09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8971" w:history="1">
            <w:r w:rsidRPr="00997D95">
              <w:rPr>
                <w:rStyle w:val="ae"/>
                <w:noProof/>
              </w:rPr>
              <w:t xml:space="preserve">2.1.1 </w:t>
            </w:r>
            <w:r w:rsidRPr="00997D95">
              <w:rPr>
                <w:rStyle w:val="ae"/>
                <w:rFonts w:hint="eastAsia"/>
                <w:noProof/>
              </w:rPr>
              <w:t>电源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7DA28" w14:textId="02EAF57E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8972" w:history="1">
            <w:r w:rsidRPr="00997D95">
              <w:rPr>
                <w:rStyle w:val="ae"/>
                <w:noProof/>
              </w:rPr>
              <w:t xml:space="preserve">2.1.2 </w:t>
            </w:r>
            <w:r w:rsidRPr="00997D95">
              <w:rPr>
                <w:rStyle w:val="ae"/>
                <w:rFonts w:hint="eastAsia"/>
                <w:noProof/>
              </w:rPr>
              <w:t>电压输入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91E3A" w14:textId="7535CBD5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8973" w:history="1">
            <w:r w:rsidRPr="00997D95">
              <w:rPr>
                <w:rStyle w:val="ae"/>
                <w:noProof/>
              </w:rPr>
              <w:t xml:space="preserve">2.1.3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电流输入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96DE9" w14:textId="6A060CD4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8974" w:history="1">
            <w:r w:rsidRPr="00997D95">
              <w:rPr>
                <w:rStyle w:val="ae"/>
                <w:noProof/>
              </w:rPr>
              <w:t xml:space="preserve">2.1.4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以太网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A717E" w14:textId="35CDC8FF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8975" w:history="1">
            <w:r w:rsidRPr="00997D95">
              <w:rPr>
                <w:rStyle w:val="ae"/>
                <w:noProof/>
              </w:rPr>
              <w:t>2.1.5 RS485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0AD57" w14:textId="524C2D64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8976" w:history="1">
            <w:r w:rsidRPr="00997D95">
              <w:rPr>
                <w:rStyle w:val="ae"/>
                <w:noProof/>
              </w:rPr>
              <w:t xml:space="preserve">2.1.6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串口调试端口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6AFC9" w14:textId="4F225944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8977" w:history="1">
            <w:r w:rsidRPr="00997D95">
              <w:rPr>
                <w:rStyle w:val="ae"/>
                <w:noProof/>
              </w:rPr>
              <w:t>2.1.7 JTAG/SWD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编程调试端口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268F1" w14:textId="1C2E6229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8978" w:history="1">
            <w:r w:rsidRPr="00997D95">
              <w:rPr>
                <w:rStyle w:val="ae"/>
                <w:noProof/>
              </w:rPr>
              <w:t>2.1.8</w:t>
            </w:r>
            <w:r w:rsidRPr="00997D95">
              <w:rPr>
                <w:rStyle w:val="ae"/>
                <w:rFonts w:hint="eastAsia"/>
                <w:noProof/>
              </w:rPr>
              <w:t>铅封检测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0C4DD" w14:textId="232761A5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8979" w:history="1">
            <w:r w:rsidRPr="00997D95">
              <w:rPr>
                <w:rStyle w:val="ae"/>
                <w:noProof/>
              </w:rPr>
              <w:t xml:space="preserve">2.1.9 </w:t>
            </w:r>
            <w:r w:rsidRPr="00997D95">
              <w:rPr>
                <w:rStyle w:val="ae"/>
                <w:rFonts w:ascii="宋体" w:eastAsia="宋体" w:hAnsi="宋体" w:cs="宋体"/>
                <w:noProof/>
              </w:rPr>
              <w:t>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D078E" w14:textId="011AEEB8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8980" w:history="1">
            <w:r w:rsidRPr="00997D95">
              <w:rPr>
                <w:rStyle w:val="ae"/>
                <w:noProof/>
              </w:rPr>
              <w:t xml:space="preserve">2.1.10 </w:t>
            </w:r>
            <w:r w:rsidRPr="00997D95">
              <w:rPr>
                <w:rStyle w:val="ae"/>
                <w:rFonts w:ascii="宋体" w:eastAsia="宋体" w:hAnsi="宋体" w:cs="宋体"/>
                <w:noProof/>
              </w:rPr>
              <w:t>HMI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7D868" w14:textId="32B1A9C7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8981" w:history="1">
            <w:r w:rsidRPr="00997D95">
              <w:rPr>
                <w:rStyle w:val="ae"/>
                <w:noProof/>
              </w:rPr>
              <w:t>2.1.11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网络模块扩展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5F782" w14:textId="47B4A2BD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8982" w:history="1">
            <w:r w:rsidRPr="00997D95">
              <w:rPr>
                <w:rStyle w:val="ae"/>
                <w:rFonts w:ascii="宋体" w:eastAsia="宋体" w:hAnsi="宋体" w:cs="宋体"/>
                <w:noProof/>
              </w:rPr>
              <w:t>2.1.12 IO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模块扩展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4F517" w14:textId="47E57B55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8983" w:history="1">
            <w:r w:rsidRPr="00997D95">
              <w:rPr>
                <w:rStyle w:val="ae"/>
                <w:noProof/>
                <w:lang w:val="en-CA"/>
              </w:rPr>
              <w:t xml:space="preserve">2.2 </w:t>
            </w:r>
            <w:r w:rsidRPr="00997D95">
              <w:rPr>
                <w:rStyle w:val="ae"/>
                <w:rFonts w:hint="eastAsia"/>
                <w:noProof/>
                <w:lang w:val="en-CA"/>
              </w:rPr>
              <w:t>产品功能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B5C67" w14:textId="67E06003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8984" w:history="1">
            <w:r w:rsidRPr="00997D95">
              <w:rPr>
                <w:rStyle w:val="ae"/>
                <w:noProof/>
              </w:rPr>
              <w:t xml:space="preserve">2.3 </w:t>
            </w:r>
            <w:r w:rsidRPr="00997D95">
              <w:rPr>
                <w:rStyle w:val="ae"/>
                <w:rFonts w:hint="eastAsia"/>
                <w:noProof/>
              </w:rPr>
              <w:t>用户特征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4CEBC" w14:textId="21576912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8985" w:history="1">
            <w:r w:rsidRPr="00997D95">
              <w:rPr>
                <w:rStyle w:val="ae"/>
                <w:noProof/>
              </w:rPr>
              <w:t xml:space="preserve">2.4 </w:t>
            </w:r>
            <w:r w:rsidRPr="00997D95">
              <w:rPr>
                <w:rStyle w:val="ae"/>
                <w:rFonts w:hint="eastAsia"/>
                <w:noProof/>
              </w:rPr>
              <w:t>限制条件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BCAAE" w14:textId="6C718E89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8986" w:history="1">
            <w:r w:rsidRPr="00997D95">
              <w:rPr>
                <w:rStyle w:val="ae"/>
                <w:noProof/>
              </w:rPr>
              <w:t xml:space="preserve">2.5 </w:t>
            </w:r>
            <w:r w:rsidRPr="00997D95">
              <w:rPr>
                <w:rStyle w:val="ae"/>
                <w:rFonts w:hint="eastAsia"/>
                <w:noProof/>
              </w:rPr>
              <w:t>假设和依赖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B3A86" w14:textId="339EA2C5" w:rsidR="00C7783B" w:rsidRDefault="00C7783B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173748987" w:history="1">
            <w:r w:rsidRPr="00997D95">
              <w:rPr>
                <w:rStyle w:val="ae"/>
                <w:noProof/>
              </w:rPr>
              <w:t>2.6</w:t>
            </w:r>
            <w:r>
              <w:rPr>
                <w:noProof/>
              </w:rPr>
              <w:tab/>
            </w:r>
            <w:r w:rsidRPr="00997D95">
              <w:rPr>
                <w:rStyle w:val="ae"/>
                <w:rFonts w:hint="eastAsia"/>
                <w:noProof/>
              </w:rPr>
              <w:t>订购信息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0DAD4" w14:textId="712C1D24" w:rsidR="00C7783B" w:rsidRDefault="00C7783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3748988" w:history="1">
            <w:r w:rsidRPr="00997D95">
              <w:rPr>
                <w:rStyle w:val="ae"/>
                <w:noProof/>
              </w:rPr>
              <w:t xml:space="preserve">3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产品功能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7E10A" w14:textId="310A9279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8989" w:history="1">
            <w:r w:rsidRPr="00997D95">
              <w:rPr>
                <w:rStyle w:val="ae"/>
                <w:noProof/>
              </w:rPr>
              <w:t xml:space="preserve">3.1 </w:t>
            </w:r>
            <w:r w:rsidRPr="00997D95">
              <w:rPr>
                <w:rStyle w:val="ae"/>
                <w:rFonts w:eastAsia="宋体" w:hint="eastAsia"/>
                <w:noProof/>
              </w:rPr>
              <w:t>交流电参数测量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1174B" w14:textId="2528D461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8990" w:history="1">
            <w:r w:rsidRPr="00997D95">
              <w:rPr>
                <w:rStyle w:val="ae"/>
                <w:noProof/>
              </w:rPr>
              <w:t xml:space="preserve">3.1.1 </w:t>
            </w:r>
            <w:r w:rsidRPr="00997D95">
              <w:rPr>
                <w:rStyle w:val="ae"/>
                <w:rFonts w:hint="eastAsia"/>
                <w:noProof/>
              </w:rPr>
              <w:t>接线方式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79036" w14:textId="17D7123F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8991" w:history="1">
            <w:r w:rsidRPr="00997D95">
              <w:rPr>
                <w:rStyle w:val="ae"/>
                <w:noProof/>
              </w:rPr>
              <w:t xml:space="preserve">3.1.2 </w:t>
            </w:r>
            <w:r w:rsidRPr="00997D95">
              <w:rPr>
                <w:rStyle w:val="ae"/>
                <w:rFonts w:hint="eastAsia"/>
                <w:noProof/>
              </w:rPr>
              <w:t>接线配置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413AC" w14:textId="7DF5DC6C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8992" w:history="1">
            <w:r w:rsidRPr="00997D95">
              <w:rPr>
                <w:rStyle w:val="ae"/>
                <w:noProof/>
              </w:rPr>
              <w:t xml:space="preserve">3.2 </w:t>
            </w:r>
            <w:r w:rsidRPr="00997D95">
              <w:rPr>
                <w:rStyle w:val="ae"/>
                <w:rFonts w:hint="eastAsia"/>
                <w:noProof/>
              </w:rPr>
              <w:t>分时用电</w:t>
            </w:r>
            <w:r w:rsidRPr="00997D95">
              <w:rPr>
                <w:rStyle w:val="ae"/>
                <w:noProof/>
              </w:rPr>
              <w:t xml:space="preserve"> TOU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3A632" w14:textId="4DDA1523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8993" w:history="1">
            <w:r w:rsidRPr="00997D95">
              <w:rPr>
                <w:rStyle w:val="ae"/>
                <w:noProof/>
              </w:rPr>
              <w:t xml:space="preserve">3.2.1 </w:t>
            </w:r>
            <w:r w:rsidRPr="00997D95">
              <w:rPr>
                <w:rStyle w:val="ae"/>
                <w:rFonts w:hint="eastAsia"/>
                <w:noProof/>
              </w:rPr>
              <w:t>用户配置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B979F" w14:textId="6C7E79B0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8994" w:history="1">
            <w:r w:rsidRPr="00997D95">
              <w:rPr>
                <w:rStyle w:val="ae"/>
                <w:noProof/>
              </w:rPr>
              <w:t xml:space="preserve">3.2.2 </w:t>
            </w:r>
            <w:r w:rsidRPr="00997D95">
              <w:rPr>
                <w:rStyle w:val="ae"/>
                <w:rFonts w:hint="eastAsia"/>
                <w:noProof/>
              </w:rPr>
              <w:t>分时用电记录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45EDD" w14:textId="3356CE69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8995" w:history="1">
            <w:r w:rsidRPr="00997D95">
              <w:rPr>
                <w:rStyle w:val="ae"/>
                <w:noProof/>
              </w:rPr>
              <w:t xml:space="preserve">3.3 </w:t>
            </w:r>
            <w:r w:rsidRPr="00997D95">
              <w:rPr>
                <w:rStyle w:val="ae"/>
                <w:rFonts w:hint="eastAsia"/>
                <w:noProof/>
              </w:rPr>
              <w:t>电能质量</w:t>
            </w:r>
            <w:r w:rsidRPr="00997D95">
              <w:rPr>
                <w:rStyle w:val="ae"/>
                <w:noProof/>
              </w:rPr>
              <w:t>Power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835A7" w14:textId="3A41DABC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8996" w:history="1">
            <w:r w:rsidRPr="00997D95">
              <w:rPr>
                <w:rStyle w:val="ae"/>
                <w:noProof/>
              </w:rPr>
              <w:t xml:space="preserve">3.3.1 </w:t>
            </w:r>
            <w:r w:rsidRPr="00997D95">
              <w:rPr>
                <w:rStyle w:val="ae"/>
                <w:rFonts w:hint="eastAsia"/>
                <w:noProof/>
              </w:rPr>
              <w:t>电能质量事件</w:t>
            </w:r>
            <w:r w:rsidRPr="00997D95">
              <w:rPr>
                <w:rStyle w:val="ae"/>
                <w:noProof/>
              </w:rPr>
              <w:t>Power Quality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1AB0" w14:textId="0CAAB751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8997" w:history="1">
            <w:r w:rsidRPr="00997D95">
              <w:rPr>
                <w:rStyle w:val="ae"/>
                <w:noProof/>
              </w:rPr>
              <w:t xml:space="preserve">3.3.2 </w:t>
            </w:r>
            <w:r w:rsidRPr="00997D95">
              <w:rPr>
                <w:rStyle w:val="ae"/>
                <w:rFonts w:hint="eastAsia"/>
                <w:noProof/>
              </w:rPr>
              <w:t>电能质量事件记录</w:t>
            </w:r>
            <w:r w:rsidRPr="00997D95">
              <w:rPr>
                <w:rStyle w:val="ae"/>
                <w:noProof/>
              </w:rPr>
              <w:t xml:space="preserve"> Power Quality Event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FB5AA" w14:textId="4F19C0F8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8998" w:history="1">
            <w:r w:rsidRPr="00997D95">
              <w:rPr>
                <w:rStyle w:val="ae"/>
                <w:noProof/>
              </w:rPr>
              <w:t xml:space="preserve">3.3.3 </w:t>
            </w:r>
            <w:r w:rsidRPr="00997D95">
              <w:rPr>
                <w:rStyle w:val="ae"/>
                <w:rFonts w:hint="eastAsia"/>
                <w:noProof/>
              </w:rPr>
              <w:t>录波</w:t>
            </w:r>
            <w:r w:rsidRPr="00997D95">
              <w:rPr>
                <w:rStyle w:val="ae"/>
                <w:noProof/>
              </w:rPr>
              <w:t>Waveform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931E5" w14:textId="1CA7B715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8999" w:history="1">
            <w:r w:rsidRPr="00997D95">
              <w:rPr>
                <w:rStyle w:val="ae"/>
                <w:noProof/>
              </w:rPr>
              <w:t xml:space="preserve">3.4 </w:t>
            </w:r>
            <w:r w:rsidRPr="00997D95">
              <w:rPr>
                <w:rStyle w:val="ae"/>
                <w:rFonts w:hint="eastAsia"/>
                <w:noProof/>
              </w:rPr>
              <w:t>告警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BF0B0" w14:textId="4FA502C2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00" w:history="1">
            <w:r w:rsidRPr="00997D95">
              <w:rPr>
                <w:rStyle w:val="ae"/>
                <w:noProof/>
              </w:rPr>
              <w:t xml:space="preserve">3.4.1 </w:t>
            </w:r>
            <w:r w:rsidRPr="00997D95">
              <w:rPr>
                <w:rStyle w:val="ae"/>
                <w:rFonts w:hint="eastAsia"/>
                <w:noProof/>
              </w:rPr>
              <w:t>告警监控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D6940" w14:textId="691D0EDD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01" w:history="1">
            <w:r w:rsidRPr="00997D95">
              <w:rPr>
                <w:rStyle w:val="ae"/>
                <w:noProof/>
              </w:rPr>
              <w:t xml:space="preserve">3.4.2 </w:t>
            </w:r>
            <w:r w:rsidRPr="00997D95">
              <w:rPr>
                <w:rStyle w:val="ae"/>
                <w:rFonts w:hint="eastAsia"/>
                <w:noProof/>
              </w:rPr>
              <w:t>告警状态</w:t>
            </w:r>
            <w:r w:rsidRPr="00997D95">
              <w:rPr>
                <w:rStyle w:val="ae"/>
                <w:noProof/>
              </w:rPr>
              <w:t xml:space="preserve"> Alarm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BA9DF" w14:textId="4E41C3EB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02" w:history="1">
            <w:r w:rsidRPr="00997D95">
              <w:rPr>
                <w:rStyle w:val="ae"/>
                <w:noProof/>
              </w:rPr>
              <w:t xml:space="preserve">3.4.3 </w:t>
            </w:r>
            <w:r w:rsidRPr="00997D95">
              <w:rPr>
                <w:rStyle w:val="ae"/>
                <w:rFonts w:hint="eastAsia"/>
                <w:noProof/>
              </w:rPr>
              <w:t>告警记录</w:t>
            </w:r>
            <w:r w:rsidRPr="00997D95">
              <w:rPr>
                <w:rStyle w:val="ae"/>
                <w:noProof/>
              </w:rPr>
              <w:t xml:space="preserve"> Alarm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09FE2" w14:textId="07EAC7C2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03" w:history="1">
            <w:r w:rsidRPr="00997D95">
              <w:rPr>
                <w:rStyle w:val="ae"/>
                <w:noProof/>
              </w:rPr>
              <w:t xml:space="preserve">3.5 </w:t>
            </w:r>
            <w:r w:rsidRPr="00997D95">
              <w:rPr>
                <w:rStyle w:val="ae"/>
                <w:rFonts w:hint="eastAsia"/>
                <w:noProof/>
              </w:rPr>
              <w:t>记录和统计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29311" w14:textId="07AEDFD6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04" w:history="1">
            <w:r w:rsidRPr="00997D95">
              <w:rPr>
                <w:rStyle w:val="ae"/>
                <w:noProof/>
              </w:rPr>
              <w:t>3.5.1 Max/Min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0D794" w14:textId="179490AD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05" w:history="1">
            <w:r w:rsidRPr="00997D95">
              <w:rPr>
                <w:rStyle w:val="ae"/>
                <w:noProof/>
              </w:rPr>
              <w:t>3.5.2 SOE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B31E4" w14:textId="281DBF26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06" w:history="1">
            <w:r w:rsidRPr="00997D95">
              <w:rPr>
                <w:rStyle w:val="ae"/>
                <w:noProof/>
              </w:rPr>
              <w:t>3.5.3 Data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5CBAC" w14:textId="679C6AD7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07" w:history="1">
            <w:r w:rsidRPr="00997D95">
              <w:rPr>
                <w:rStyle w:val="ae"/>
                <w:noProof/>
              </w:rPr>
              <w:t>3.6 Input and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36923" w14:textId="4BFF361A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08" w:history="1">
            <w:r w:rsidRPr="00997D95">
              <w:rPr>
                <w:rStyle w:val="ae"/>
                <w:noProof/>
              </w:rPr>
              <w:t xml:space="preserve">3.6.1 </w:t>
            </w:r>
            <w:r w:rsidRPr="00997D95">
              <w:rPr>
                <w:rStyle w:val="ae"/>
                <w:rFonts w:hint="eastAsia"/>
                <w:noProof/>
              </w:rPr>
              <w:t>数字输入（</w:t>
            </w:r>
            <w:r w:rsidRPr="00997D95">
              <w:rPr>
                <w:rStyle w:val="ae"/>
                <w:noProof/>
              </w:rPr>
              <w:t>DI</w:t>
            </w:r>
            <w:r w:rsidRPr="00997D95">
              <w:rPr>
                <w:rStyle w:val="ae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55409" w14:textId="7241211A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09" w:history="1">
            <w:r w:rsidRPr="00997D95">
              <w:rPr>
                <w:rStyle w:val="ae"/>
                <w:noProof/>
              </w:rPr>
              <w:t xml:space="preserve">3.6.2 </w:t>
            </w:r>
            <w:r w:rsidRPr="00997D95">
              <w:rPr>
                <w:rStyle w:val="ae"/>
                <w:rFonts w:hint="eastAsia"/>
                <w:noProof/>
              </w:rPr>
              <w:t>数字输出</w:t>
            </w:r>
            <w:r w:rsidRPr="00997D95">
              <w:rPr>
                <w:rStyle w:val="ae"/>
                <w:noProof/>
              </w:rPr>
              <w:t>(DO)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59B75" w14:textId="2DA896A5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10" w:history="1">
            <w:r w:rsidRPr="00997D95">
              <w:rPr>
                <w:rStyle w:val="ae"/>
                <w:noProof/>
              </w:rPr>
              <w:t xml:space="preserve">3.6.3 </w:t>
            </w:r>
            <w:r w:rsidRPr="00997D95">
              <w:rPr>
                <w:rStyle w:val="ae"/>
                <w:rFonts w:hint="eastAsia"/>
                <w:noProof/>
              </w:rPr>
              <w:t>继电器输出（</w:t>
            </w:r>
            <w:r w:rsidRPr="00997D95">
              <w:rPr>
                <w:rStyle w:val="ae"/>
                <w:noProof/>
              </w:rPr>
              <w:t>RO</w:t>
            </w:r>
            <w:r w:rsidRPr="00997D95">
              <w:rPr>
                <w:rStyle w:val="ae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9CE90" w14:textId="71E093AD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11" w:history="1">
            <w:r w:rsidRPr="00997D95">
              <w:rPr>
                <w:rStyle w:val="ae"/>
                <w:noProof/>
              </w:rPr>
              <w:t xml:space="preserve">3.6.4 </w:t>
            </w:r>
            <w:r w:rsidRPr="00997D95">
              <w:rPr>
                <w:rStyle w:val="ae"/>
                <w:rFonts w:hint="eastAsia"/>
                <w:noProof/>
              </w:rPr>
              <w:t>模拟输入（</w:t>
            </w:r>
            <w:r w:rsidRPr="00997D95">
              <w:rPr>
                <w:rStyle w:val="ae"/>
                <w:noProof/>
              </w:rPr>
              <w:t>AI</w:t>
            </w:r>
            <w:r w:rsidRPr="00997D95">
              <w:rPr>
                <w:rStyle w:val="ae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5C33" w14:textId="731362AD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12" w:history="1">
            <w:r w:rsidRPr="00997D95">
              <w:rPr>
                <w:rStyle w:val="ae"/>
                <w:noProof/>
              </w:rPr>
              <w:t xml:space="preserve">3.6.5 </w:t>
            </w:r>
            <w:r w:rsidRPr="00997D95">
              <w:rPr>
                <w:rStyle w:val="ae"/>
                <w:rFonts w:hint="eastAsia"/>
                <w:noProof/>
              </w:rPr>
              <w:t>模拟输入（</w:t>
            </w:r>
            <w:r w:rsidRPr="00997D95">
              <w:rPr>
                <w:rStyle w:val="ae"/>
                <w:noProof/>
              </w:rPr>
              <w:t>AO</w:t>
            </w:r>
            <w:r w:rsidRPr="00997D95">
              <w:rPr>
                <w:rStyle w:val="ae"/>
                <w:rFonts w:hint="eastAsi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C1454" w14:textId="1C98B43B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13" w:history="1">
            <w:r w:rsidRPr="00997D95">
              <w:rPr>
                <w:rStyle w:val="ae"/>
                <w:noProof/>
              </w:rPr>
              <w:t xml:space="preserve">3.7 </w:t>
            </w:r>
            <w:r w:rsidRPr="00997D95">
              <w:rPr>
                <w:rStyle w:val="ae"/>
                <w:rFonts w:hint="eastAsia"/>
                <w:noProof/>
              </w:rPr>
              <w:t>时间功能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4A179" w14:textId="40591431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14" w:history="1">
            <w:r w:rsidRPr="00997D95">
              <w:rPr>
                <w:rStyle w:val="ae"/>
                <w:noProof/>
              </w:rPr>
              <w:t xml:space="preserve">3.7.1 RTC </w:t>
            </w:r>
            <w:r w:rsidRPr="00997D95">
              <w:rPr>
                <w:rStyle w:val="ae"/>
                <w:rFonts w:hint="eastAsia"/>
                <w:noProof/>
              </w:rPr>
              <w:t>与时间保持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37952" w14:textId="006E8478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15" w:history="1">
            <w:r w:rsidRPr="00997D95">
              <w:rPr>
                <w:rStyle w:val="ae"/>
                <w:noProof/>
              </w:rPr>
              <w:t xml:space="preserve">3.7.2 </w:t>
            </w:r>
            <w:r w:rsidRPr="00997D95">
              <w:rPr>
                <w:rStyle w:val="ae"/>
                <w:rFonts w:hint="eastAsia"/>
                <w:noProof/>
              </w:rPr>
              <w:t>时间配置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21AE1" w14:textId="4BF2339C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16" w:history="1">
            <w:r w:rsidRPr="00997D95">
              <w:rPr>
                <w:rStyle w:val="ae"/>
                <w:noProof/>
              </w:rPr>
              <w:t>3.7.3 Run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DE647" w14:textId="53FB6B9A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17" w:history="1">
            <w:r w:rsidRPr="00997D95">
              <w:rPr>
                <w:rStyle w:val="ae"/>
                <w:noProof/>
              </w:rPr>
              <w:t xml:space="preserve">3.8 </w:t>
            </w:r>
            <w:r w:rsidRPr="00997D95">
              <w:rPr>
                <w:rStyle w:val="ae"/>
                <w:rFonts w:hint="eastAsia"/>
                <w:noProof/>
              </w:rPr>
              <w:t>通信协议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82902" w14:textId="773C7E17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18" w:history="1">
            <w:r w:rsidRPr="00997D95">
              <w:rPr>
                <w:rStyle w:val="ae"/>
                <w:noProof/>
              </w:rPr>
              <w:t xml:space="preserve">3.8.1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通过以太网通信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9E4E7" w14:textId="43796E50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19" w:history="1">
            <w:r w:rsidRPr="00997D95">
              <w:rPr>
                <w:rStyle w:val="ae"/>
                <w:noProof/>
              </w:rPr>
              <w:t xml:space="preserve">3.8.2 </w:t>
            </w:r>
            <w:r w:rsidRPr="00997D95">
              <w:rPr>
                <w:rStyle w:val="ae"/>
                <w:rFonts w:hint="eastAsia"/>
                <w:noProof/>
              </w:rPr>
              <w:t>串口通信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F4E14" w14:textId="33B0E456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20" w:history="1">
            <w:r w:rsidRPr="00997D95">
              <w:rPr>
                <w:rStyle w:val="ae"/>
                <w:noProof/>
              </w:rPr>
              <w:t xml:space="preserve">3.9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固件更新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33F24" w14:textId="484A39C5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21" w:history="1">
            <w:r w:rsidRPr="00997D95">
              <w:rPr>
                <w:rStyle w:val="ae"/>
                <w:noProof/>
              </w:rPr>
              <w:t xml:space="preserve">3.9.1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固件更新范围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A14CE" w14:textId="40D2A99A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22" w:history="1">
            <w:r w:rsidRPr="00997D95">
              <w:rPr>
                <w:rStyle w:val="ae"/>
                <w:noProof/>
              </w:rPr>
              <w:t xml:space="preserve">3.9.2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固件更新方法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CFCAD" w14:textId="57F9D007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23" w:history="1">
            <w:r w:rsidRPr="00997D95">
              <w:rPr>
                <w:rStyle w:val="ae"/>
                <w:noProof/>
              </w:rPr>
              <w:t xml:space="preserve">3.9.3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固件更新限制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64A86" w14:textId="4E7753F0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24" w:history="1">
            <w:r w:rsidRPr="00997D95">
              <w:rPr>
                <w:rStyle w:val="ae"/>
                <w:noProof/>
              </w:rPr>
              <w:t xml:space="preserve">3.10 </w:t>
            </w:r>
            <w:r w:rsidRPr="00997D95">
              <w:rPr>
                <w:rStyle w:val="ae"/>
                <w:rFonts w:hint="eastAsia"/>
                <w:noProof/>
              </w:rPr>
              <w:t>铅封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5A9B5" w14:textId="55482ADF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25" w:history="1">
            <w:r w:rsidRPr="00997D95">
              <w:rPr>
                <w:rStyle w:val="ae"/>
                <w:noProof/>
              </w:rPr>
              <w:t xml:space="preserve">3.10.1 </w:t>
            </w:r>
            <w:r w:rsidRPr="00997D95">
              <w:rPr>
                <w:rStyle w:val="ae"/>
                <w:rFonts w:hint="eastAsia"/>
                <w:noProof/>
              </w:rPr>
              <w:t>标准铅封功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C52FA" w14:textId="1F40CE81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26" w:history="1">
            <w:r w:rsidRPr="00997D95">
              <w:rPr>
                <w:rStyle w:val="ae"/>
                <w:noProof/>
              </w:rPr>
              <w:t xml:space="preserve">3.10.2 </w:t>
            </w:r>
            <w:r w:rsidRPr="00997D95">
              <w:rPr>
                <w:rStyle w:val="ae"/>
                <w:rFonts w:hint="eastAsia"/>
                <w:noProof/>
              </w:rPr>
              <w:t>非标准铅封功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832EF" w14:textId="3679A933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27" w:history="1">
            <w:r w:rsidRPr="00997D95">
              <w:rPr>
                <w:rStyle w:val="ae"/>
                <w:noProof/>
              </w:rPr>
              <w:t xml:space="preserve">3.11 </w:t>
            </w:r>
            <w:r w:rsidRPr="00997D95">
              <w:rPr>
                <w:rStyle w:val="ae"/>
                <w:rFonts w:hint="eastAsia"/>
                <w:noProof/>
              </w:rPr>
              <w:t>校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6ED2B" w14:textId="2FEEC5B6" w:rsidR="00C7783B" w:rsidRDefault="00C7783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3749028" w:history="1">
            <w:r w:rsidRPr="00997D95">
              <w:rPr>
                <w:rStyle w:val="ae"/>
                <w:noProof/>
              </w:rPr>
              <w:t>4 Human Machine Interface (HMI)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5454A" w14:textId="304B76D8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29" w:history="1">
            <w:r w:rsidRPr="00997D95">
              <w:rPr>
                <w:rStyle w:val="ae"/>
                <w:noProof/>
              </w:rPr>
              <w:t>4.1 HMI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00A57" w14:textId="6DC9596A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30" w:history="1">
            <w:r w:rsidRPr="00997D95">
              <w:rPr>
                <w:rStyle w:val="ae"/>
                <w:noProof/>
              </w:rPr>
              <w:t>4.2 HMI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97902" w14:textId="7DE7372C" w:rsidR="00C7783B" w:rsidRDefault="00C7783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3749031" w:history="1">
            <w:r w:rsidRPr="00997D95">
              <w:rPr>
                <w:rStyle w:val="ae"/>
                <w:noProof/>
              </w:rPr>
              <w:t xml:space="preserve">5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机械规格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40D8E" w14:textId="33E1F90F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32" w:history="1">
            <w:r w:rsidRPr="00997D95">
              <w:rPr>
                <w:rStyle w:val="ae"/>
                <w:noProof/>
              </w:rPr>
              <w:t xml:space="preserve">5.1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尺寸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8D388" w14:textId="614F9800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33" w:history="1">
            <w:r w:rsidRPr="00997D95">
              <w:rPr>
                <w:rStyle w:val="ae"/>
                <w:noProof/>
              </w:rPr>
              <w:t>5.2 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机械要求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7E52B" w14:textId="46FC90AB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34" w:history="1">
            <w:r w:rsidRPr="00997D95">
              <w:rPr>
                <w:rStyle w:val="ae"/>
                <w:noProof/>
              </w:rPr>
              <w:t xml:space="preserve">5.2.1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振动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F7783" w14:textId="180B02E4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35" w:history="1">
            <w:r w:rsidRPr="00997D95">
              <w:rPr>
                <w:rStyle w:val="ae"/>
                <w:noProof/>
              </w:rPr>
              <w:t xml:space="preserve">5.2.2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冲击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8D514" w14:textId="0085508A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36" w:history="1">
            <w:r w:rsidRPr="00997D95">
              <w:rPr>
                <w:rStyle w:val="ae"/>
                <w:noProof/>
              </w:rPr>
              <w:t xml:space="preserve">5.3 </w:t>
            </w:r>
            <w:r w:rsidRPr="00997D95">
              <w:rPr>
                <w:rStyle w:val="ae"/>
                <w:rFonts w:eastAsia="宋体" w:hint="eastAsia"/>
                <w:noProof/>
              </w:rPr>
              <w:t>防护等级要求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316BD" w14:textId="607C962A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37" w:history="1">
            <w:r w:rsidRPr="00997D95">
              <w:rPr>
                <w:rStyle w:val="ae"/>
                <w:noProof/>
              </w:rPr>
              <w:t xml:space="preserve">5.4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外壳标记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C2C85" w14:textId="0F2D177A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38" w:history="1">
            <w:r w:rsidRPr="00997D95">
              <w:rPr>
                <w:rStyle w:val="ae"/>
                <w:noProof/>
              </w:rPr>
              <w:t>5.4.1 Silkscreen 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4EA24" w14:textId="1202BEBD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39" w:history="1">
            <w:r w:rsidRPr="00997D95">
              <w:rPr>
                <w:rStyle w:val="ae"/>
                <w:noProof/>
              </w:rPr>
              <w:t>5.4.2 Print 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762C9" w14:textId="285666A5" w:rsidR="00C7783B" w:rsidRDefault="00C7783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3749040" w:history="1">
            <w:r w:rsidRPr="00997D95">
              <w:rPr>
                <w:rStyle w:val="ae"/>
                <w:noProof/>
              </w:rPr>
              <w:t xml:space="preserve">6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电气规格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58EA9" w14:textId="3CD46027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41" w:history="1">
            <w:r w:rsidRPr="00997D95">
              <w:rPr>
                <w:rStyle w:val="ae"/>
                <w:noProof/>
              </w:rPr>
              <w:t xml:space="preserve">6.1 </w:t>
            </w:r>
            <w:r w:rsidRPr="00997D95">
              <w:rPr>
                <w:rStyle w:val="ae"/>
                <w:rFonts w:hint="eastAsia"/>
                <w:noProof/>
              </w:rPr>
              <w:t>电源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EDAD6" w14:textId="5FC00FA6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42" w:history="1">
            <w:r w:rsidRPr="00997D95">
              <w:rPr>
                <w:rStyle w:val="ae"/>
                <w:noProof/>
              </w:rPr>
              <w:t xml:space="preserve">6.2 </w:t>
            </w:r>
            <w:r w:rsidRPr="00997D95">
              <w:rPr>
                <w:rStyle w:val="ae"/>
                <w:rFonts w:hint="eastAsia"/>
                <w:noProof/>
              </w:rPr>
              <w:t>电压输入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E1DE2" w14:textId="1D3A2CEA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43" w:history="1">
            <w:r w:rsidRPr="00997D95">
              <w:rPr>
                <w:rStyle w:val="ae"/>
                <w:noProof/>
              </w:rPr>
              <w:t xml:space="preserve">6.3 </w:t>
            </w:r>
            <w:r w:rsidRPr="00997D95">
              <w:rPr>
                <w:rStyle w:val="ae"/>
                <w:rFonts w:ascii="宋体" w:eastAsia="宋体" w:hAnsi="宋体" w:cs="宋体" w:hint="eastAsia"/>
                <w:noProof/>
              </w:rPr>
              <w:t>电流输入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D2E49" w14:textId="6AD84E07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44" w:history="1">
            <w:r w:rsidRPr="00997D95">
              <w:rPr>
                <w:rStyle w:val="ae"/>
                <w:noProof/>
                <w:lang w:val="en-CA"/>
              </w:rPr>
              <w:t xml:space="preserve">6.4 </w:t>
            </w:r>
            <w:r w:rsidRPr="00997D95">
              <w:rPr>
                <w:rStyle w:val="ae"/>
                <w:rFonts w:hint="eastAsia"/>
                <w:noProof/>
                <w:lang w:val="en-CA"/>
              </w:rPr>
              <w:t>数字输入</w:t>
            </w:r>
            <w:r w:rsidRPr="00997D95">
              <w:rPr>
                <w:rStyle w:val="ae"/>
                <w:noProof/>
                <w:lang w:val="en-CA"/>
              </w:rPr>
              <w:t>Digital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56F6C" w14:textId="226D3DA2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45" w:history="1">
            <w:r w:rsidRPr="00997D95">
              <w:rPr>
                <w:rStyle w:val="ae"/>
                <w:noProof/>
                <w:lang w:val="en-CA"/>
              </w:rPr>
              <w:t xml:space="preserve">6.5 </w:t>
            </w:r>
            <w:r w:rsidRPr="00997D95">
              <w:rPr>
                <w:rStyle w:val="ae"/>
                <w:rFonts w:hint="eastAsia"/>
                <w:noProof/>
                <w:lang w:val="en-CA"/>
              </w:rPr>
              <w:t>数字输出</w:t>
            </w:r>
            <w:r w:rsidRPr="00997D95">
              <w:rPr>
                <w:rStyle w:val="ae"/>
                <w:noProof/>
                <w:lang w:val="en-CA"/>
              </w:rPr>
              <w:t>Digital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07853" w14:textId="56E6B67E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46" w:history="1">
            <w:r w:rsidRPr="00997D95">
              <w:rPr>
                <w:rStyle w:val="ae"/>
                <w:noProof/>
                <w:lang w:val="en-CA"/>
              </w:rPr>
              <w:t xml:space="preserve">6.6 </w:t>
            </w:r>
            <w:r w:rsidRPr="00997D95">
              <w:rPr>
                <w:rStyle w:val="ae"/>
                <w:rFonts w:hint="eastAsia"/>
                <w:noProof/>
                <w:lang w:val="en-CA"/>
              </w:rPr>
              <w:t>继电器输出</w:t>
            </w:r>
            <w:r w:rsidRPr="00997D95">
              <w:rPr>
                <w:rStyle w:val="ae"/>
                <w:noProof/>
                <w:lang w:val="en-CA"/>
              </w:rPr>
              <w:t>Relay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4C5D2" w14:textId="229DB075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47" w:history="1">
            <w:r w:rsidRPr="00997D95">
              <w:rPr>
                <w:rStyle w:val="ae"/>
                <w:noProof/>
                <w:lang w:val="en-CA"/>
              </w:rPr>
              <w:t xml:space="preserve">6.7 </w:t>
            </w:r>
            <w:r w:rsidRPr="00997D95">
              <w:rPr>
                <w:rStyle w:val="ae"/>
                <w:rFonts w:hint="eastAsia"/>
                <w:noProof/>
                <w:lang w:val="en-CA"/>
              </w:rPr>
              <w:t>模拟输入</w:t>
            </w:r>
            <w:r w:rsidRPr="00997D95">
              <w:rPr>
                <w:rStyle w:val="ae"/>
                <w:noProof/>
                <w:lang w:val="en-CA"/>
              </w:rPr>
              <w:t xml:space="preserve"> Analog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5CF93" w14:textId="3F4A95EA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48" w:history="1">
            <w:r w:rsidRPr="00997D95">
              <w:rPr>
                <w:rStyle w:val="ae"/>
                <w:noProof/>
                <w:lang w:val="en-CA"/>
              </w:rPr>
              <w:t xml:space="preserve">6.8 </w:t>
            </w:r>
            <w:r w:rsidRPr="00997D95">
              <w:rPr>
                <w:rStyle w:val="ae"/>
                <w:rFonts w:hint="eastAsia"/>
                <w:noProof/>
                <w:lang w:val="en-CA"/>
              </w:rPr>
              <w:t>模拟输出</w:t>
            </w:r>
            <w:r w:rsidRPr="00997D95">
              <w:rPr>
                <w:rStyle w:val="ae"/>
                <w:noProof/>
                <w:lang w:val="en-CA"/>
              </w:rPr>
              <w:t xml:space="preserve"> Analog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8FC6A" w14:textId="797093F6" w:rsidR="00C7783B" w:rsidRDefault="00C7783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3749049" w:history="1">
            <w:r w:rsidRPr="00997D95">
              <w:rPr>
                <w:rStyle w:val="ae"/>
                <w:noProof/>
              </w:rPr>
              <w:t>7 EMC (electromagnetic capability)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84952" w14:textId="3B349049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50" w:history="1">
            <w:r w:rsidRPr="00997D95">
              <w:rPr>
                <w:rStyle w:val="ae"/>
                <w:noProof/>
              </w:rPr>
              <w:t>7.1 Immunity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1AE52" w14:textId="36E757BD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51" w:history="1">
            <w:r w:rsidRPr="00997D95">
              <w:rPr>
                <w:rStyle w:val="ae"/>
                <w:noProof/>
              </w:rPr>
              <w:t>7.1.1Influence Quantities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97055" w14:textId="6B78DDC3" w:rsidR="00C7783B" w:rsidRDefault="00C7783B">
          <w:pPr>
            <w:pStyle w:val="TOC3"/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173749052" w:history="1">
            <w:r w:rsidRPr="00997D95">
              <w:rPr>
                <w:rStyle w:val="ae"/>
                <w:noProof/>
              </w:rPr>
              <w:t>7.1.2 Disturbance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73FFA" w14:textId="40106C47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53" w:history="1">
            <w:r w:rsidRPr="00997D95">
              <w:rPr>
                <w:rStyle w:val="ae"/>
                <w:noProof/>
              </w:rPr>
              <w:t>7.2 Emission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E1E28" w14:textId="73FA3F8F" w:rsidR="00C7783B" w:rsidRDefault="00C7783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3749054" w:history="1">
            <w:r w:rsidRPr="00997D95">
              <w:rPr>
                <w:rStyle w:val="ae"/>
                <w:noProof/>
              </w:rPr>
              <w:t>8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7B12F" w14:textId="02A386B4" w:rsidR="00C7783B" w:rsidRDefault="00C7783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3749055" w:history="1">
            <w:r w:rsidRPr="00997D95">
              <w:rPr>
                <w:rStyle w:val="ae"/>
                <w:noProof/>
              </w:rPr>
              <w:t xml:space="preserve">9 </w:t>
            </w:r>
            <w:r w:rsidRPr="00997D95">
              <w:rPr>
                <w:rStyle w:val="ae"/>
                <w:rFonts w:hint="eastAsia"/>
                <w:noProof/>
              </w:rPr>
              <w:t>环境特性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52AF2" w14:textId="3F0651DF" w:rsidR="00C7783B" w:rsidRDefault="00C7783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3749056" w:history="1">
            <w:r w:rsidRPr="00997D95">
              <w:rPr>
                <w:rStyle w:val="ae"/>
                <w:noProof/>
              </w:rPr>
              <w:t xml:space="preserve">9.1 </w:t>
            </w:r>
            <w:r w:rsidRPr="00997D95">
              <w:rPr>
                <w:rStyle w:val="ae"/>
                <w:rFonts w:hint="eastAsia"/>
                <w:noProof/>
              </w:rPr>
              <w:t>环境要求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_Toc173749056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557AC" w14:textId="429D5BB5" w:rsidR="006C152A" w:rsidRDefault="006C152A">
          <w:r>
            <w:rPr>
              <w:b/>
              <w:bCs/>
              <w:noProof/>
            </w:rPr>
            <w:fldChar w:fldCharType="end"/>
          </w:r>
        </w:p>
      </w:sdtContent>
    </w:sdt>
    <w:p w14:paraId="68FB3879" w14:textId="36C0EC42" w:rsidR="006C152A" w:rsidRDefault="006C152A">
      <w:r>
        <w:br w:type="page"/>
      </w:r>
    </w:p>
    <w:p w14:paraId="5953000B" w14:textId="77777777" w:rsidR="00E66136" w:rsidRDefault="00E66136" w:rsidP="00E66136">
      <w:pPr>
        <w:pStyle w:val="1"/>
      </w:pPr>
      <w:bookmarkStart w:id="1" w:name="_Toc83830593"/>
      <w:bookmarkStart w:id="2" w:name="_Toc164630223"/>
      <w:bookmarkStart w:id="3" w:name="_Toc173748964"/>
      <w:r>
        <w:lastRenderedPageBreak/>
        <w:t>1</w:t>
      </w:r>
      <w:bookmarkEnd w:id="1"/>
      <w:r>
        <w:rPr>
          <w:rFonts w:ascii="宋体" w:eastAsia="宋体" w:hAnsi="宋体" w:cs="宋体" w:hint="eastAsia"/>
        </w:rPr>
        <w:t>引言</w:t>
      </w:r>
      <w:bookmarkEnd w:id="2"/>
      <w:bookmarkEnd w:id="3"/>
    </w:p>
    <w:p w14:paraId="60359317" w14:textId="77777777" w:rsidR="00E66136" w:rsidRDefault="00E66136" w:rsidP="00E66136">
      <w:pPr>
        <w:pStyle w:val="2"/>
      </w:pPr>
      <w:bookmarkStart w:id="4" w:name="_Toc83830594"/>
      <w:bookmarkStart w:id="5" w:name="_Toc164630224"/>
      <w:bookmarkStart w:id="6" w:name="_Toc173748965"/>
      <w:r>
        <w:t xml:space="preserve">1.1 </w:t>
      </w:r>
      <w:bookmarkEnd w:id="4"/>
      <w:r>
        <w:rPr>
          <w:rFonts w:ascii="宋体" w:eastAsia="宋体" w:hAnsi="宋体" w:cs="宋体" w:hint="eastAsia"/>
        </w:rPr>
        <w:t>目的</w:t>
      </w:r>
      <w:bookmarkEnd w:id="5"/>
      <w:bookmarkEnd w:id="6"/>
    </w:p>
    <w:p w14:paraId="0258C52E" w14:textId="5F04F648" w:rsidR="00E66136" w:rsidRDefault="00E66136" w:rsidP="00E66136">
      <w:pPr>
        <w:pStyle w:val="western"/>
        <w:rPr>
          <w:lang w:val="en-CA"/>
        </w:rPr>
      </w:pPr>
      <w:r w:rsidRPr="00C65B5A">
        <w:rPr>
          <w:rFonts w:hint="eastAsia"/>
          <w:lang w:val="en-CA"/>
        </w:rPr>
        <w:t>此</w:t>
      </w:r>
      <w:r>
        <w:rPr>
          <w:rFonts w:hint="eastAsia"/>
          <w:lang w:val="en-CA"/>
        </w:rPr>
        <w:t>需求规格说明书</w:t>
      </w:r>
      <w:r w:rsidRPr="00C65B5A">
        <w:rPr>
          <w:rFonts w:hint="eastAsia"/>
          <w:lang w:val="en-CA"/>
        </w:rPr>
        <w:t>定义了</w:t>
      </w:r>
      <w:r>
        <w:rPr>
          <w:rFonts w:hint="eastAsia"/>
          <w:lang w:val="en-CA"/>
        </w:rPr>
        <w:t>新一代</w:t>
      </w:r>
      <w:r w:rsidR="00020FA1">
        <w:rPr>
          <w:rFonts w:hint="eastAsia"/>
          <w:lang w:val="en-CA"/>
        </w:rPr>
        <w:t>多回路电表</w:t>
      </w:r>
      <w:r w:rsidR="002C6846">
        <w:rPr>
          <w:rFonts w:hint="eastAsia"/>
          <w:lang w:val="en-CA"/>
        </w:rPr>
        <w:t>AcuRev4100</w:t>
      </w:r>
      <w:r w:rsidRPr="00C65B5A">
        <w:rPr>
          <w:rFonts w:hint="eastAsia"/>
          <w:lang w:val="en-CA"/>
        </w:rPr>
        <w:t>的要求和规格。此</w:t>
      </w:r>
      <w:r w:rsidRPr="00C65B5A">
        <w:rPr>
          <w:rFonts w:hint="eastAsia"/>
          <w:lang w:val="en-CA"/>
        </w:rPr>
        <w:t>PRS</w:t>
      </w:r>
      <w:r w:rsidRPr="00C65B5A">
        <w:rPr>
          <w:rFonts w:hint="eastAsia"/>
          <w:lang w:val="en-CA"/>
        </w:rPr>
        <w:t>针对不同的人员和不同的目的：设计工程师</w:t>
      </w:r>
      <w:r>
        <w:rPr>
          <w:rFonts w:hint="eastAsia"/>
          <w:lang w:val="en-CA"/>
        </w:rPr>
        <w:t>和</w:t>
      </w:r>
      <w:r w:rsidRPr="00C65B5A">
        <w:rPr>
          <w:rFonts w:hint="eastAsia"/>
          <w:lang w:val="en-CA"/>
        </w:rPr>
        <w:t>测试。</w:t>
      </w:r>
    </w:p>
    <w:p w14:paraId="229137CD" w14:textId="77777777" w:rsidR="00E66136" w:rsidRDefault="00E66136" w:rsidP="00E66136">
      <w:pPr>
        <w:pStyle w:val="2"/>
      </w:pPr>
      <w:bookmarkStart w:id="7" w:name="_Toc83830595"/>
      <w:bookmarkStart w:id="8" w:name="_Toc164630225"/>
      <w:bookmarkStart w:id="9" w:name="_Toc173748966"/>
      <w:r>
        <w:t xml:space="preserve">1.2 </w:t>
      </w:r>
      <w:bookmarkEnd w:id="7"/>
      <w:r>
        <w:rPr>
          <w:rFonts w:ascii="宋体" w:eastAsia="宋体" w:hAnsi="宋体" w:cs="宋体" w:hint="eastAsia"/>
        </w:rPr>
        <w:t>范围</w:t>
      </w:r>
      <w:bookmarkEnd w:id="8"/>
      <w:bookmarkEnd w:id="9"/>
    </w:p>
    <w:p w14:paraId="38166EE5" w14:textId="0A216AA7" w:rsidR="00E66136" w:rsidRPr="00C65B5A" w:rsidRDefault="002C6846" w:rsidP="00E66136">
      <w:pPr>
        <w:spacing w:before="100" w:beforeAutospacing="1" w:after="100" w:afterAutospacing="1"/>
        <w:rPr>
          <w:lang w:val="en-CA"/>
        </w:rPr>
      </w:pPr>
      <w:r>
        <w:rPr>
          <w:rFonts w:hint="eastAsia"/>
          <w:lang w:val="en-CA"/>
        </w:rPr>
        <w:t>AcuRev4100</w:t>
      </w:r>
      <w:r w:rsidR="00E66136" w:rsidRPr="00C65B5A">
        <w:rPr>
          <w:rFonts w:hint="eastAsia"/>
          <w:lang w:val="en-CA"/>
        </w:rPr>
        <w:t>是新一代</w:t>
      </w:r>
      <w:r w:rsidR="001105D2">
        <w:rPr>
          <w:rFonts w:hint="eastAsia"/>
          <w:lang w:val="en-CA"/>
        </w:rPr>
        <w:t>DIN RAIL</w:t>
      </w:r>
      <w:r w:rsidR="001105D2">
        <w:rPr>
          <w:rFonts w:hint="eastAsia"/>
          <w:lang w:val="en-CA"/>
        </w:rPr>
        <w:t>多回路电表</w:t>
      </w:r>
      <w:r w:rsidR="00E66136" w:rsidRPr="00C65B5A">
        <w:rPr>
          <w:rFonts w:hint="eastAsia"/>
          <w:lang w:val="en-CA"/>
        </w:rPr>
        <w:t>，</w:t>
      </w:r>
      <w:r w:rsidR="00F67CE0" w:rsidRPr="00A30354">
        <w:rPr>
          <w:rFonts w:hint="eastAsia"/>
          <w:lang w:val="en-CA"/>
        </w:rPr>
        <w:t>旨在提供经济高效的租户计费解决方案</w:t>
      </w:r>
      <w:r w:rsidR="00D97489">
        <w:rPr>
          <w:rFonts w:hint="eastAsia"/>
          <w:lang w:val="en-CA"/>
        </w:rPr>
        <w:t>，</w:t>
      </w:r>
      <w:r w:rsidR="00E66136" w:rsidRPr="00C65B5A">
        <w:rPr>
          <w:rFonts w:hint="eastAsia"/>
          <w:lang w:val="en-CA"/>
        </w:rPr>
        <w:t>具有高精度测量</w:t>
      </w:r>
      <w:r w:rsidR="00E66136">
        <w:rPr>
          <w:rFonts w:hint="eastAsia"/>
          <w:lang w:val="en-CA"/>
        </w:rPr>
        <w:t>和各种通信</w:t>
      </w:r>
      <w:r w:rsidR="00E66136" w:rsidRPr="00C65B5A">
        <w:rPr>
          <w:rFonts w:hint="eastAsia"/>
          <w:lang w:val="en-CA"/>
        </w:rPr>
        <w:t>功能。</w:t>
      </w:r>
      <w:r>
        <w:rPr>
          <w:rFonts w:hint="eastAsia"/>
          <w:lang w:val="en-CA"/>
        </w:rPr>
        <w:t>AcuRev4100</w:t>
      </w:r>
      <w:r w:rsidR="00E66136" w:rsidRPr="00C65B5A">
        <w:rPr>
          <w:rFonts w:hint="eastAsia"/>
          <w:lang w:val="en-CA"/>
        </w:rPr>
        <w:t>将支持：</w:t>
      </w:r>
    </w:p>
    <w:p w14:paraId="4FA9133E" w14:textId="40A549AB" w:rsidR="00E66136" w:rsidRPr="00BA5571" w:rsidRDefault="00E66136" w:rsidP="008A4D17">
      <w:pPr>
        <w:pStyle w:val="a9"/>
        <w:numPr>
          <w:ilvl w:val="0"/>
          <w:numId w:val="1"/>
        </w:numPr>
        <w:spacing w:before="100" w:beforeAutospacing="1" w:after="100" w:afterAutospacing="1" w:line="240" w:lineRule="auto"/>
        <w:rPr>
          <w:lang w:val="en-CA"/>
        </w:rPr>
      </w:pPr>
      <w:r w:rsidRPr="00BA5571">
        <w:rPr>
          <w:rFonts w:hint="eastAsia"/>
          <w:lang w:val="en-CA"/>
        </w:rPr>
        <w:t>从</w:t>
      </w:r>
      <w:r w:rsidRPr="00BA5571">
        <w:rPr>
          <w:rFonts w:hint="eastAsia"/>
          <w:lang w:val="en-CA"/>
        </w:rPr>
        <w:t>3</w:t>
      </w:r>
      <w:r w:rsidRPr="00BA5571">
        <w:rPr>
          <w:rFonts w:hint="eastAsia"/>
          <w:lang w:val="en-CA"/>
        </w:rPr>
        <w:t>个电压输入和</w:t>
      </w:r>
      <w:r w:rsidR="00A30354">
        <w:rPr>
          <w:rFonts w:hint="eastAsia"/>
          <w:lang w:val="en-CA"/>
        </w:rPr>
        <w:t>24</w:t>
      </w:r>
      <w:r w:rsidRPr="00BA5571">
        <w:rPr>
          <w:rFonts w:hint="eastAsia"/>
          <w:lang w:val="en-CA"/>
        </w:rPr>
        <w:t>个电流输入测量交流电参数</w:t>
      </w:r>
    </w:p>
    <w:p w14:paraId="24541960" w14:textId="77777777" w:rsidR="00E66136" w:rsidRDefault="00E66136" w:rsidP="008A4D17">
      <w:pPr>
        <w:pStyle w:val="a9"/>
        <w:numPr>
          <w:ilvl w:val="0"/>
          <w:numId w:val="1"/>
        </w:numPr>
        <w:spacing w:before="100" w:beforeAutospacing="1" w:after="100" w:afterAutospacing="1" w:line="240" w:lineRule="auto"/>
        <w:rPr>
          <w:lang w:val="en-CA"/>
        </w:rPr>
      </w:pPr>
      <w:r w:rsidRPr="00BA5571">
        <w:rPr>
          <w:rFonts w:hint="eastAsia"/>
          <w:lang w:val="en-CA"/>
        </w:rPr>
        <w:t>在非易失性内存中记录数据</w:t>
      </w:r>
    </w:p>
    <w:p w14:paraId="5AC8C63D" w14:textId="77777777" w:rsidR="00801AD4" w:rsidRDefault="00763956" w:rsidP="008A4D17">
      <w:pPr>
        <w:pStyle w:val="a9"/>
        <w:numPr>
          <w:ilvl w:val="1"/>
          <w:numId w:val="1"/>
        </w:numPr>
        <w:spacing w:before="100" w:beforeAutospacing="1" w:after="100" w:afterAutospacing="1" w:line="240" w:lineRule="auto"/>
        <w:rPr>
          <w:lang w:val="en-CA"/>
        </w:rPr>
      </w:pPr>
      <w:r w:rsidRPr="00763956">
        <w:rPr>
          <w:rFonts w:hint="eastAsia"/>
          <w:lang w:val="en-CA"/>
        </w:rPr>
        <w:t>最大</w:t>
      </w:r>
      <w:r w:rsidRPr="00763956">
        <w:rPr>
          <w:rFonts w:hint="eastAsia"/>
          <w:lang w:val="en-CA"/>
        </w:rPr>
        <w:t>/</w:t>
      </w:r>
      <w:r w:rsidRPr="00763956">
        <w:rPr>
          <w:rFonts w:hint="eastAsia"/>
          <w:lang w:val="en-CA"/>
        </w:rPr>
        <w:t>最小值</w:t>
      </w:r>
    </w:p>
    <w:p w14:paraId="3E6D459A" w14:textId="798768B4" w:rsidR="00763956" w:rsidRDefault="00763956" w:rsidP="008A4D17">
      <w:pPr>
        <w:pStyle w:val="a9"/>
        <w:numPr>
          <w:ilvl w:val="1"/>
          <w:numId w:val="1"/>
        </w:numPr>
        <w:spacing w:before="100" w:beforeAutospacing="1" w:after="100" w:afterAutospacing="1" w:line="240" w:lineRule="auto"/>
        <w:rPr>
          <w:lang w:val="en-CA"/>
        </w:rPr>
      </w:pPr>
      <w:r w:rsidRPr="00763956">
        <w:rPr>
          <w:rFonts w:hint="eastAsia"/>
          <w:lang w:val="en-CA"/>
        </w:rPr>
        <w:t>SOE</w:t>
      </w:r>
      <w:r w:rsidRPr="00763956">
        <w:rPr>
          <w:rFonts w:hint="eastAsia"/>
          <w:lang w:val="en-CA"/>
        </w:rPr>
        <w:t>日志</w:t>
      </w:r>
    </w:p>
    <w:p w14:paraId="5248E456" w14:textId="113548AE" w:rsidR="00801AD4" w:rsidRDefault="00801AD4" w:rsidP="008A4D17">
      <w:pPr>
        <w:pStyle w:val="a9"/>
        <w:numPr>
          <w:ilvl w:val="1"/>
          <w:numId w:val="1"/>
        </w:numPr>
        <w:spacing w:before="100" w:beforeAutospacing="1" w:after="100" w:afterAutospacing="1" w:line="240" w:lineRule="auto"/>
        <w:rPr>
          <w:lang w:val="en-CA"/>
        </w:rPr>
      </w:pPr>
      <w:r>
        <w:rPr>
          <w:rFonts w:hint="eastAsia"/>
          <w:lang w:val="en-CA"/>
        </w:rPr>
        <w:t>数据记录和趋势记录</w:t>
      </w:r>
    </w:p>
    <w:p w14:paraId="01140C47" w14:textId="367D60F6" w:rsidR="00763956" w:rsidRPr="00801AD4" w:rsidRDefault="00801AD4" w:rsidP="008A4D17">
      <w:pPr>
        <w:pStyle w:val="a9"/>
        <w:numPr>
          <w:ilvl w:val="1"/>
          <w:numId w:val="1"/>
        </w:numPr>
        <w:spacing w:before="100" w:beforeAutospacing="1" w:after="100" w:afterAutospacing="1" w:line="240" w:lineRule="auto"/>
        <w:rPr>
          <w:lang w:val="en-CA"/>
        </w:rPr>
      </w:pPr>
      <w:r w:rsidRPr="00801AD4">
        <w:rPr>
          <w:rFonts w:hint="eastAsia"/>
          <w:lang w:val="en-CA"/>
        </w:rPr>
        <w:t>电能质量事件</w:t>
      </w:r>
      <w:r w:rsidR="00763956" w:rsidRPr="00801AD4">
        <w:rPr>
          <w:rFonts w:hint="eastAsia"/>
          <w:lang w:val="en-CA"/>
        </w:rPr>
        <w:t>和波形存储</w:t>
      </w:r>
    </w:p>
    <w:p w14:paraId="4AB9C2CD" w14:textId="79279F69" w:rsidR="00763956" w:rsidRPr="00BA5571" w:rsidRDefault="00763956" w:rsidP="008A4D17">
      <w:pPr>
        <w:pStyle w:val="a9"/>
        <w:numPr>
          <w:ilvl w:val="1"/>
          <w:numId w:val="1"/>
        </w:numPr>
        <w:spacing w:before="100" w:beforeAutospacing="1" w:after="100" w:afterAutospacing="1" w:line="240" w:lineRule="auto"/>
        <w:rPr>
          <w:lang w:val="en-CA"/>
        </w:rPr>
      </w:pPr>
      <w:r w:rsidRPr="00763956">
        <w:rPr>
          <w:rFonts w:hint="eastAsia"/>
          <w:lang w:val="en-CA"/>
        </w:rPr>
        <w:t>报警监控、指示和日志记录</w:t>
      </w:r>
    </w:p>
    <w:p w14:paraId="495E4846" w14:textId="38B255CA" w:rsidR="00E66136" w:rsidRPr="00BA5571" w:rsidRDefault="00E66136" w:rsidP="008A4D17">
      <w:pPr>
        <w:pStyle w:val="a9"/>
        <w:numPr>
          <w:ilvl w:val="0"/>
          <w:numId w:val="1"/>
        </w:numPr>
        <w:spacing w:before="100" w:beforeAutospacing="1" w:after="100" w:afterAutospacing="1" w:line="240" w:lineRule="auto"/>
        <w:rPr>
          <w:lang w:val="en-CA"/>
        </w:rPr>
      </w:pPr>
      <w:r w:rsidRPr="00BA5571">
        <w:rPr>
          <w:rFonts w:hint="eastAsia"/>
          <w:lang w:val="en-CA"/>
        </w:rPr>
        <w:t>通过</w:t>
      </w:r>
      <w:r w:rsidR="007B3EFA" w:rsidRPr="00BA5571">
        <w:rPr>
          <w:rFonts w:hint="eastAsia"/>
          <w:lang w:val="en-CA"/>
        </w:rPr>
        <w:t>RS485</w:t>
      </w:r>
      <w:r w:rsidR="007B3EFA" w:rsidRPr="00BA5571">
        <w:rPr>
          <w:rFonts w:hint="eastAsia"/>
          <w:lang w:val="en-CA"/>
        </w:rPr>
        <w:t>和</w:t>
      </w:r>
      <w:r w:rsidRPr="00BA5571">
        <w:rPr>
          <w:rFonts w:hint="eastAsia"/>
          <w:lang w:val="en-CA"/>
        </w:rPr>
        <w:t>以太网使用</w:t>
      </w:r>
      <w:r w:rsidRPr="00BA5571">
        <w:rPr>
          <w:rFonts w:hint="eastAsia"/>
          <w:lang w:val="en-CA"/>
        </w:rPr>
        <w:t>Modbus RTU/TCP</w:t>
      </w:r>
      <w:r w:rsidRPr="00BA5571">
        <w:rPr>
          <w:rFonts w:hint="eastAsia"/>
          <w:lang w:val="en-CA"/>
        </w:rPr>
        <w:t>进行数据查询和配置</w:t>
      </w:r>
    </w:p>
    <w:p w14:paraId="41077B73" w14:textId="77777777" w:rsidR="00E66136" w:rsidRPr="00BA5571" w:rsidRDefault="00E66136" w:rsidP="008A4D17">
      <w:pPr>
        <w:pStyle w:val="a9"/>
        <w:numPr>
          <w:ilvl w:val="0"/>
          <w:numId w:val="1"/>
        </w:numPr>
        <w:spacing w:before="100" w:beforeAutospacing="1" w:after="100" w:afterAutospacing="1" w:line="240" w:lineRule="auto"/>
        <w:rPr>
          <w:lang w:val="en-CA"/>
        </w:rPr>
      </w:pPr>
      <w:r w:rsidRPr="00BA5571">
        <w:rPr>
          <w:rFonts w:hint="eastAsia"/>
          <w:lang w:val="en-CA"/>
        </w:rPr>
        <w:t>通过</w:t>
      </w:r>
      <w:r w:rsidRPr="00BA5571">
        <w:rPr>
          <w:rFonts w:hint="eastAsia"/>
          <w:lang w:val="en-CA"/>
        </w:rPr>
        <w:t>RS485</w:t>
      </w:r>
      <w:r w:rsidRPr="00BA5571">
        <w:rPr>
          <w:rFonts w:hint="eastAsia"/>
          <w:lang w:val="en-CA"/>
        </w:rPr>
        <w:t>使用</w:t>
      </w:r>
      <w:r w:rsidRPr="00BA5571">
        <w:rPr>
          <w:rFonts w:hint="eastAsia"/>
          <w:lang w:val="en-CA"/>
        </w:rPr>
        <w:t>BACnet MS/TP</w:t>
      </w:r>
      <w:r w:rsidRPr="00BA5571">
        <w:rPr>
          <w:rFonts w:hint="eastAsia"/>
          <w:lang w:val="en-CA"/>
        </w:rPr>
        <w:t>进行数据查询</w:t>
      </w:r>
    </w:p>
    <w:p w14:paraId="6334B244" w14:textId="7ED22A7B" w:rsidR="00747FF8" w:rsidRPr="00747FF8" w:rsidRDefault="00747FF8" w:rsidP="008A4D17">
      <w:pPr>
        <w:pStyle w:val="a9"/>
        <w:numPr>
          <w:ilvl w:val="0"/>
          <w:numId w:val="1"/>
        </w:numPr>
        <w:spacing w:before="100" w:beforeAutospacing="1" w:after="100" w:afterAutospacing="1" w:line="240" w:lineRule="auto"/>
        <w:rPr>
          <w:lang w:val="en-CA"/>
        </w:rPr>
      </w:pPr>
      <w:r w:rsidRPr="00747FF8">
        <w:rPr>
          <w:rFonts w:hint="eastAsia"/>
          <w:lang w:val="en-CA"/>
        </w:rPr>
        <w:t>通讯扩展模块，增加</w:t>
      </w:r>
      <w:del w:id="10" w:author="Pei LV" w:date="2026-05-20T16:56:00Z" w16du:dateUtc="2026-05-20T08:56:00Z">
        <w:r w:rsidRPr="00747FF8" w:rsidDel="00370AA7">
          <w:rPr>
            <w:rFonts w:hint="eastAsia"/>
            <w:lang w:val="en-CA"/>
          </w:rPr>
          <w:delText>8GB</w:delText>
        </w:r>
      </w:del>
      <w:ins w:id="11" w:author="Pei LV" w:date="2026-05-20T16:56:00Z" w16du:dateUtc="2026-05-20T08:56:00Z">
        <w:r w:rsidR="00370AA7">
          <w:rPr>
            <w:rFonts w:hint="eastAsia"/>
            <w:lang w:val="en-CA"/>
          </w:rPr>
          <w:t>32GB</w:t>
        </w:r>
      </w:ins>
      <w:r w:rsidRPr="00747FF8">
        <w:rPr>
          <w:rFonts w:hint="eastAsia"/>
          <w:lang w:val="en-CA"/>
        </w:rPr>
        <w:t>非易失性内存用于存储能量和电能质量数据，并支持多种工业协议和接口，</w:t>
      </w:r>
      <w:del w:id="12" w:author="Pei LV" w:date="2026-05-20T16:53:00Z" w16du:dateUtc="2026-05-20T08:53:00Z">
        <w:r w:rsidRPr="00747FF8" w:rsidDel="00370AA7">
          <w:rPr>
            <w:rFonts w:hint="eastAsia"/>
            <w:lang w:val="en-CA"/>
          </w:rPr>
          <w:delText>如</w:delText>
        </w:r>
        <w:r w:rsidRPr="00747FF8" w:rsidDel="00370AA7">
          <w:rPr>
            <w:rFonts w:hint="eastAsia"/>
            <w:lang w:val="en-CA"/>
          </w:rPr>
          <w:delText>BACnet/IP</w:delText>
        </w:r>
      </w:del>
      <w:r w:rsidRPr="00747FF8">
        <w:rPr>
          <w:rFonts w:hint="eastAsia"/>
          <w:lang w:val="en-CA"/>
        </w:rPr>
        <w:t>、</w:t>
      </w:r>
      <w:r w:rsidRPr="00747FF8">
        <w:rPr>
          <w:rFonts w:hint="eastAsia"/>
          <w:lang w:val="en-CA"/>
        </w:rPr>
        <w:t>DNP3</w:t>
      </w:r>
      <w:r w:rsidRPr="00747FF8">
        <w:rPr>
          <w:rFonts w:hint="eastAsia"/>
          <w:lang w:val="en-CA"/>
        </w:rPr>
        <w:t>、</w:t>
      </w:r>
      <w:r w:rsidRPr="00747FF8">
        <w:rPr>
          <w:rFonts w:hint="eastAsia"/>
          <w:lang w:val="en-CA"/>
        </w:rPr>
        <w:t>SNMP</w:t>
      </w:r>
      <w:r w:rsidRPr="00747FF8">
        <w:rPr>
          <w:rFonts w:hint="eastAsia"/>
          <w:lang w:val="en-CA"/>
        </w:rPr>
        <w:t>等，以及双以太网和</w:t>
      </w:r>
      <w:r w:rsidRPr="00747FF8">
        <w:rPr>
          <w:rFonts w:hint="eastAsia"/>
          <w:lang w:val="en-CA"/>
        </w:rPr>
        <w:t>WiFi</w:t>
      </w:r>
      <w:r w:rsidRPr="00747FF8">
        <w:rPr>
          <w:rFonts w:hint="eastAsia"/>
          <w:lang w:val="en-CA"/>
        </w:rPr>
        <w:t>。</w:t>
      </w:r>
    </w:p>
    <w:p w14:paraId="77A7CFE3" w14:textId="77777777" w:rsidR="00747FF8" w:rsidRPr="00747FF8" w:rsidRDefault="00747FF8" w:rsidP="008A4D17">
      <w:pPr>
        <w:pStyle w:val="a9"/>
        <w:numPr>
          <w:ilvl w:val="0"/>
          <w:numId w:val="1"/>
        </w:numPr>
        <w:spacing w:before="100" w:beforeAutospacing="1" w:after="100" w:afterAutospacing="1" w:line="240" w:lineRule="auto"/>
        <w:rPr>
          <w:lang w:val="en-CA"/>
        </w:rPr>
      </w:pPr>
      <w:r w:rsidRPr="00747FF8">
        <w:rPr>
          <w:rFonts w:hint="eastAsia"/>
          <w:lang w:val="en-CA"/>
        </w:rPr>
        <w:t>IO</w:t>
      </w:r>
      <w:r w:rsidRPr="00747FF8">
        <w:rPr>
          <w:rFonts w:hint="eastAsia"/>
          <w:lang w:val="en-CA"/>
        </w:rPr>
        <w:t>扩展模块，用于扩展</w:t>
      </w:r>
      <w:r w:rsidRPr="00747FF8">
        <w:rPr>
          <w:rFonts w:hint="eastAsia"/>
          <w:lang w:val="en-CA"/>
        </w:rPr>
        <w:t>DI</w:t>
      </w:r>
      <w:r w:rsidRPr="00747FF8">
        <w:rPr>
          <w:rFonts w:hint="eastAsia"/>
          <w:lang w:val="en-CA"/>
        </w:rPr>
        <w:t>、</w:t>
      </w:r>
      <w:r w:rsidRPr="00747FF8">
        <w:rPr>
          <w:rFonts w:hint="eastAsia"/>
          <w:lang w:val="en-CA"/>
        </w:rPr>
        <w:t>DO</w:t>
      </w:r>
      <w:r w:rsidRPr="00747FF8">
        <w:rPr>
          <w:rFonts w:hint="eastAsia"/>
          <w:lang w:val="en-CA"/>
        </w:rPr>
        <w:t>、</w:t>
      </w:r>
      <w:r w:rsidRPr="00747FF8">
        <w:rPr>
          <w:rFonts w:hint="eastAsia"/>
          <w:lang w:val="en-CA"/>
        </w:rPr>
        <w:t>RO</w:t>
      </w:r>
      <w:r w:rsidRPr="00747FF8">
        <w:rPr>
          <w:rFonts w:hint="eastAsia"/>
          <w:lang w:val="en-CA"/>
        </w:rPr>
        <w:t>、</w:t>
      </w:r>
      <w:r w:rsidRPr="00747FF8">
        <w:rPr>
          <w:rFonts w:hint="eastAsia"/>
          <w:lang w:val="en-CA"/>
        </w:rPr>
        <w:t>AI</w:t>
      </w:r>
      <w:r w:rsidRPr="00747FF8">
        <w:rPr>
          <w:rFonts w:hint="eastAsia"/>
          <w:lang w:val="en-CA"/>
        </w:rPr>
        <w:t>、</w:t>
      </w:r>
      <w:r w:rsidRPr="00747FF8">
        <w:rPr>
          <w:rFonts w:hint="eastAsia"/>
          <w:lang w:val="en-CA"/>
        </w:rPr>
        <w:t>AO</w:t>
      </w:r>
      <w:r w:rsidRPr="00747FF8">
        <w:rPr>
          <w:rFonts w:hint="eastAsia"/>
          <w:lang w:val="en-CA"/>
        </w:rPr>
        <w:t>功能</w:t>
      </w:r>
    </w:p>
    <w:p w14:paraId="22265905" w14:textId="7BDF3AF6" w:rsidR="00747FF8" w:rsidRDefault="00747FF8" w:rsidP="008A4D17">
      <w:pPr>
        <w:pStyle w:val="a9"/>
        <w:numPr>
          <w:ilvl w:val="0"/>
          <w:numId w:val="1"/>
        </w:numPr>
        <w:spacing w:before="100" w:beforeAutospacing="1" w:after="100" w:afterAutospacing="1" w:line="240" w:lineRule="auto"/>
        <w:rPr>
          <w:lang w:val="en-CA"/>
        </w:rPr>
      </w:pPr>
      <w:r w:rsidRPr="00747FF8">
        <w:rPr>
          <w:rFonts w:hint="eastAsia"/>
          <w:lang w:val="en-CA"/>
        </w:rPr>
        <w:t>HMI</w:t>
      </w:r>
      <w:r w:rsidRPr="00747FF8">
        <w:rPr>
          <w:rFonts w:hint="eastAsia"/>
          <w:lang w:val="en-CA"/>
        </w:rPr>
        <w:t>用于数据显示和配置</w:t>
      </w:r>
    </w:p>
    <w:p w14:paraId="6D8C3E9E" w14:textId="62BA035F" w:rsidR="00A30354" w:rsidRPr="00A30354" w:rsidRDefault="002C6846" w:rsidP="00A30354">
      <w:pPr>
        <w:spacing w:before="100" w:beforeAutospacing="1" w:after="100" w:afterAutospacing="1" w:line="240" w:lineRule="auto"/>
        <w:rPr>
          <w:lang w:val="en-CA"/>
        </w:rPr>
      </w:pPr>
      <w:r>
        <w:rPr>
          <w:rFonts w:hint="eastAsia"/>
          <w:lang w:val="en-CA"/>
        </w:rPr>
        <w:t>AcuRev4100</w:t>
      </w:r>
      <w:r w:rsidR="00A30354" w:rsidRPr="00A30354">
        <w:rPr>
          <w:rFonts w:hint="eastAsia"/>
          <w:lang w:val="en-CA"/>
        </w:rPr>
        <w:t xml:space="preserve"> </w:t>
      </w:r>
      <w:r w:rsidR="00A30354" w:rsidRPr="00A30354">
        <w:rPr>
          <w:rFonts w:hint="eastAsia"/>
          <w:lang w:val="en-CA"/>
        </w:rPr>
        <w:t>必须满足相关标准</w:t>
      </w:r>
      <w:r w:rsidR="00A30354" w:rsidRPr="00A30354">
        <w:rPr>
          <w:rFonts w:hint="eastAsia"/>
          <w:lang w:val="en-CA"/>
        </w:rPr>
        <w:t>/</w:t>
      </w:r>
      <w:r w:rsidR="00A30354" w:rsidRPr="00A30354">
        <w:rPr>
          <w:rFonts w:hint="eastAsia"/>
          <w:lang w:val="en-CA"/>
        </w:rPr>
        <w:t>法规的要求，包括：</w:t>
      </w:r>
    </w:p>
    <w:p w14:paraId="33A37F2F" w14:textId="77777777" w:rsidR="00A30354" w:rsidRPr="00A30354" w:rsidRDefault="00A30354" w:rsidP="008A4D17">
      <w:pPr>
        <w:pStyle w:val="a9"/>
        <w:numPr>
          <w:ilvl w:val="0"/>
          <w:numId w:val="80"/>
        </w:numPr>
        <w:spacing w:before="100" w:beforeAutospacing="1" w:after="100" w:afterAutospacing="1" w:line="240" w:lineRule="auto"/>
        <w:rPr>
          <w:lang w:val="en-CA"/>
        </w:rPr>
      </w:pPr>
      <w:bookmarkStart w:id="13" w:name="OLE_LINK1"/>
      <w:r w:rsidRPr="00A30354">
        <w:rPr>
          <w:rFonts w:hint="eastAsia"/>
          <w:lang w:val="en-CA"/>
        </w:rPr>
        <w:t>精度（</w:t>
      </w:r>
      <w:r w:rsidRPr="00A30354">
        <w:rPr>
          <w:rFonts w:hint="eastAsia"/>
          <w:lang w:val="en-CA"/>
        </w:rPr>
        <w:t>ANSI/IEC</w:t>
      </w:r>
      <w:r w:rsidRPr="00A30354">
        <w:rPr>
          <w:rFonts w:hint="eastAsia"/>
          <w:lang w:val="en-CA"/>
        </w:rPr>
        <w:t>）</w:t>
      </w:r>
      <w:r w:rsidRPr="00A30354">
        <w:rPr>
          <w:rFonts w:hint="eastAsia"/>
          <w:lang w:val="en-CA"/>
        </w:rPr>
        <w:t>0.2</w:t>
      </w:r>
      <w:r w:rsidRPr="00A30354">
        <w:rPr>
          <w:rFonts w:hint="eastAsia"/>
          <w:lang w:val="en-CA"/>
        </w:rPr>
        <w:t>级</w:t>
      </w:r>
    </w:p>
    <w:bookmarkEnd w:id="13"/>
    <w:p w14:paraId="2253078A" w14:textId="38460D34" w:rsidR="00A30354" w:rsidRPr="00A30354" w:rsidRDefault="00A30354" w:rsidP="008A4D17">
      <w:pPr>
        <w:pStyle w:val="a9"/>
        <w:numPr>
          <w:ilvl w:val="0"/>
          <w:numId w:val="80"/>
        </w:numPr>
        <w:spacing w:before="100" w:beforeAutospacing="1" w:after="100" w:afterAutospacing="1" w:line="240" w:lineRule="auto"/>
        <w:rPr>
          <w:lang w:val="en-CA"/>
        </w:rPr>
      </w:pPr>
      <w:r w:rsidRPr="00A30354">
        <w:rPr>
          <w:rFonts w:hint="eastAsia"/>
          <w:lang w:val="en-CA"/>
        </w:rPr>
        <w:t>UL</w:t>
      </w:r>
      <w:r w:rsidRPr="00A30354">
        <w:rPr>
          <w:rFonts w:hint="eastAsia"/>
          <w:lang w:val="en-CA"/>
        </w:rPr>
        <w:t>、</w:t>
      </w:r>
      <w:r w:rsidRPr="00A30354">
        <w:rPr>
          <w:rFonts w:hint="eastAsia"/>
          <w:lang w:val="en-CA"/>
        </w:rPr>
        <w:t>MC</w:t>
      </w:r>
      <w:r w:rsidRPr="00A30354">
        <w:rPr>
          <w:rFonts w:hint="eastAsia"/>
          <w:lang w:val="en-CA"/>
        </w:rPr>
        <w:t>、</w:t>
      </w:r>
      <w:r w:rsidRPr="00A30354">
        <w:rPr>
          <w:rFonts w:hint="eastAsia"/>
          <w:lang w:val="en-CA"/>
        </w:rPr>
        <w:t>CE</w:t>
      </w:r>
      <w:r w:rsidRPr="00A30354">
        <w:rPr>
          <w:rFonts w:hint="eastAsia"/>
          <w:lang w:val="en-CA"/>
        </w:rPr>
        <w:t>、</w:t>
      </w:r>
      <w:r w:rsidRPr="00A30354">
        <w:rPr>
          <w:rFonts w:hint="eastAsia"/>
          <w:lang w:val="en-CA"/>
        </w:rPr>
        <w:t>CTEP</w:t>
      </w:r>
      <w:r w:rsidRPr="00A30354">
        <w:rPr>
          <w:rFonts w:hint="eastAsia"/>
          <w:lang w:val="en-CA"/>
        </w:rPr>
        <w:t>、</w:t>
      </w:r>
      <w:r w:rsidRPr="00A30354">
        <w:rPr>
          <w:rFonts w:hint="eastAsia"/>
          <w:lang w:val="en-CA"/>
        </w:rPr>
        <w:t>NYPSC</w:t>
      </w:r>
      <w:r>
        <w:rPr>
          <w:rFonts w:hint="eastAsia"/>
          <w:lang w:val="en-CA"/>
        </w:rPr>
        <w:t>认证</w:t>
      </w:r>
    </w:p>
    <w:p w14:paraId="4BE66694" w14:textId="66550E53" w:rsidR="00A30354" w:rsidRPr="00A30354" w:rsidRDefault="00A30354" w:rsidP="008A4D17">
      <w:pPr>
        <w:pStyle w:val="a9"/>
        <w:numPr>
          <w:ilvl w:val="0"/>
          <w:numId w:val="80"/>
        </w:numPr>
        <w:spacing w:before="100" w:beforeAutospacing="1" w:after="100" w:afterAutospacing="1" w:line="240" w:lineRule="auto"/>
        <w:rPr>
          <w:lang w:val="en-CA"/>
        </w:rPr>
      </w:pPr>
      <w:r w:rsidRPr="00A30354">
        <w:rPr>
          <w:rFonts w:hint="eastAsia"/>
          <w:lang w:val="en-CA"/>
        </w:rPr>
        <w:t>最好通过所有美国</w:t>
      </w:r>
      <w:r w:rsidRPr="00A30354">
        <w:rPr>
          <w:rFonts w:hint="eastAsia"/>
          <w:lang w:val="en-CA"/>
        </w:rPr>
        <w:t>ANSI</w:t>
      </w:r>
      <w:r w:rsidRPr="00A30354">
        <w:rPr>
          <w:rFonts w:hint="eastAsia"/>
          <w:lang w:val="en-CA"/>
        </w:rPr>
        <w:t>要求（</w:t>
      </w:r>
      <w:r w:rsidRPr="00A30354">
        <w:rPr>
          <w:rFonts w:hint="eastAsia"/>
          <w:lang w:val="en-CA"/>
        </w:rPr>
        <w:t>EMC</w:t>
      </w:r>
      <w:r w:rsidRPr="00A30354">
        <w:rPr>
          <w:rFonts w:hint="eastAsia"/>
          <w:lang w:val="en-CA"/>
        </w:rPr>
        <w:t>、环境等），但不是必须的</w:t>
      </w:r>
    </w:p>
    <w:p w14:paraId="2DABB8E9" w14:textId="77777777" w:rsidR="00513A5C" w:rsidRDefault="00513A5C" w:rsidP="00513A5C">
      <w:pPr>
        <w:pStyle w:val="2"/>
        <w:rPr>
          <w:rFonts w:ascii="宋体" w:eastAsia="宋体" w:hAnsi="宋体" w:cs="宋体" w:hint="eastAsia"/>
        </w:rPr>
      </w:pPr>
      <w:bookmarkStart w:id="14" w:name="_Toc83830596"/>
      <w:bookmarkStart w:id="15" w:name="_Toc164630226"/>
      <w:bookmarkStart w:id="16" w:name="_Toc173748967"/>
      <w:r>
        <w:t xml:space="preserve">1.3 </w:t>
      </w:r>
      <w:bookmarkEnd w:id="14"/>
      <w:r>
        <w:rPr>
          <w:rFonts w:ascii="宋体" w:eastAsia="宋体" w:hAnsi="宋体" w:cs="宋体" w:hint="eastAsia"/>
        </w:rPr>
        <w:t>定义，简称，及缩写</w:t>
      </w:r>
      <w:bookmarkEnd w:id="15"/>
      <w:bookmarkEnd w:id="16"/>
    </w:p>
    <w:tbl>
      <w:tblPr>
        <w:tblW w:w="325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2379"/>
        <w:gridCol w:w="3708"/>
      </w:tblGrid>
      <w:tr w:rsidR="00230D03" w14:paraId="63B4116A" w14:textId="77777777" w:rsidTr="00447EE0">
        <w:trPr>
          <w:cantSplit/>
        </w:trPr>
        <w:tc>
          <w:tcPr>
            <w:tcW w:w="2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9F2ADA" w14:textId="77777777" w:rsidR="00230D03" w:rsidRDefault="00230D03" w:rsidP="00447EE0">
            <w:pPr>
              <w:pStyle w:val="western"/>
            </w:pPr>
            <w:r>
              <w:t>AI </w:t>
            </w: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BC9A7" w14:textId="2992E1A8" w:rsidR="00230D03" w:rsidRDefault="00230D03" w:rsidP="00447EE0">
            <w:pPr>
              <w:pStyle w:val="western"/>
            </w:pPr>
            <w:r>
              <w:t>Analog input</w:t>
            </w:r>
            <w:r w:rsidR="005B0489">
              <w:rPr>
                <w:rFonts w:hint="eastAsia"/>
              </w:rPr>
              <w:t xml:space="preserve"> </w:t>
            </w:r>
            <w:r w:rsidR="005B0489">
              <w:rPr>
                <w:rFonts w:hint="eastAsia"/>
              </w:rPr>
              <w:t>模拟量输入</w:t>
            </w:r>
          </w:p>
        </w:tc>
      </w:tr>
      <w:tr w:rsidR="00230D03" w14:paraId="111A47DB" w14:textId="77777777" w:rsidTr="00447EE0">
        <w:trPr>
          <w:cantSplit/>
        </w:trPr>
        <w:tc>
          <w:tcPr>
            <w:tcW w:w="2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CF231" w14:textId="77777777" w:rsidR="00230D03" w:rsidRDefault="00230D03" w:rsidP="00447EE0">
            <w:pPr>
              <w:pStyle w:val="western"/>
            </w:pPr>
            <w:r>
              <w:t>AO </w:t>
            </w: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3FDBF" w14:textId="46D12356" w:rsidR="00230D03" w:rsidRDefault="00230D03" w:rsidP="00447EE0">
            <w:pPr>
              <w:pStyle w:val="western"/>
            </w:pPr>
            <w:r>
              <w:t>Analog output</w:t>
            </w:r>
            <w:r w:rsidR="005B0489">
              <w:rPr>
                <w:rFonts w:hint="eastAsia"/>
              </w:rPr>
              <w:t xml:space="preserve"> </w:t>
            </w:r>
            <w:r w:rsidR="005B0489">
              <w:rPr>
                <w:rFonts w:hint="eastAsia"/>
              </w:rPr>
              <w:t>模拟量输出</w:t>
            </w:r>
          </w:p>
        </w:tc>
      </w:tr>
      <w:tr w:rsidR="00230D03" w14:paraId="6D4E2F5B" w14:textId="77777777" w:rsidTr="00447EE0">
        <w:trPr>
          <w:cantSplit/>
        </w:trPr>
        <w:tc>
          <w:tcPr>
            <w:tcW w:w="2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34A44" w14:textId="77777777" w:rsidR="00230D03" w:rsidRDefault="00230D03" w:rsidP="00447EE0">
            <w:pPr>
              <w:pStyle w:val="western"/>
            </w:pPr>
            <w:r>
              <w:lastRenderedPageBreak/>
              <w:t>CI</w:t>
            </w: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4E4E7" w14:textId="77DF3D9C" w:rsidR="00230D03" w:rsidRDefault="00230D03" w:rsidP="00447EE0">
            <w:pPr>
              <w:pStyle w:val="western"/>
            </w:pPr>
            <w:r>
              <w:t>Current input</w:t>
            </w:r>
            <w:r w:rsidR="005B0489">
              <w:rPr>
                <w:rFonts w:hint="eastAsia"/>
              </w:rPr>
              <w:t xml:space="preserve"> </w:t>
            </w:r>
            <w:r w:rsidR="005B0489">
              <w:rPr>
                <w:rFonts w:hint="eastAsia"/>
              </w:rPr>
              <w:t>电流输入</w:t>
            </w:r>
          </w:p>
        </w:tc>
      </w:tr>
      <w:tr w:rsidR="00230D03" w14:paraId="7EE7374C" w14:textId="77777777" w:rsidTr="00447EE0">
        <w:trPr>
          <w:cantSplit/>
        </w:trPr>
        <w:tc>
          <w:tcPr>
            <w:tcW w:w="2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F5ABE" w14:textId="77777777" w:rsidR="00230D03" w:rsidRDefault="00230D03" w:rsidP="00447EE0">
            <w:pPr>
              <w:pStyle w:val="western"/>
            </w:pPr>
            <w:r>
              <w:t>DI</w:t>
            </w: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98E71E" w14:textId="3A962E14" w:rsidR="00230D03" w:rsidRDefault="00230D03" w:rsidP="00447EE0">
            <w:pPr>
              <w:pStyle w:val="western"/>
            </w:pPr>
            <w:r>
              <w:t>Digital input</w:t>
            </w:r>
            <w:r w:rsidR="005B0489">
              <w:rPr>
                <w:rFonts w:hint="eastAsia"/>
              </w:rPr>
              <w:t xml:space="preserve"> </w:t>
            </w:r>
            <w:r w:rsidR="005B0489">
              <w:rPr>
                <w:rFonts w:hint="eastAsia"/>
              </w:rPr>
              <w:t>数字量输入</w:t>
            </w:r>
          </w:p>
        </w:tc>
      </w:tr>
      <w:tr w:rsidR="00230D03" w14:paraId="0AE834A3" w14:textId="77777777" w:rsidTr="00447EE0">
        <w:trPr>
          <w:cantSplit/>
        </w:trPr>
        <w:tc>
          <w:tcPr>
            <w:tcW w:w="2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4150CE" w14:textId="77777777" w:rsidR="00230D03" w:rsidRDefault="00230D03" w:rsidP="00447EE0">
            <w:pPr>
              <w:pStyle w:val="western"/>
            </w:pPr>
            <w:r>
              <w:t>DO</w:t>
            </w: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59B6A" w14:textId="4EB71547" w:rsidR="00230D03" w:rsidRDefault="00230D03" w:rsidP="00447EE0">
            <w:pPr>
              <w:pStyle w:val="western"/>
            </w:pPr>
            <w:r>
              <w:t>Digital output</w:t>
            </w:r>
            <w:r w:rsidR="005B0489">
              <w:rPr>
                <w:rFonts w:hint="eastAsia"/>
              </w:rPr>
              <w:t xml:space="preserve"> </w:t>
            </w:r>
            <w:r w:rsidR="005B0489">
              <w:rPr>
                <w:rFonts w:hint="eastAsia"/>
              </w:rPr>
              <w:t>数字量输出</w:t>
            </w:r>
          </w:p>
        </w:tc>
      </w:tr>
      <w:tr w:rsidR="00494EB0" w14:paraId="3F062B82" w14:textId="77777777" w:rsidTr="00447EE0">
        <w:trPr>
          <w:cantSplit/>
        </w:trPr>
        <w:tc>
          <w:tcPr>
            <w:tcW w:w="2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7A5EE9" w14:textId="42E2ED38" w:rsidR="00494EB0" w:rsidRDefault="00494EB0" w:rsidP="00447EE0">
            <w:pPr>
              <w:pStyle w:val="western"/>
            </w:pPr>
            <w:r>
              <w:rPr>
                <w:rFonts w:hint="eastAsia"/>
              </w:rPr>
              <w:t>Power Quality Event (PQ Event)</w:t>
            </w: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97D654" w14:textId="1CCD34C5" w:rsidR="00494EB0" w:rsidRDefault="00494EB0" w:rsidP="00447EE0">
            <w:pPr>
              <w:pStyle w:val="western"/>
            </w:pPr>
            <w:r>
              <w:rPr>
                <w:rFonts w:hint="eastAsia"/>
              </w:rPr>
              <w:t>电能质量事件</w:t>
            </w:r>
          </w:p>
        </w:tc>
      </w:tr>
      <w:tr w:rsidR="00230D03" w14:paraId="51BB6FD8" w14:textId="77777777" w:rsidTr="00447EE0">
        <w:trPr>
          <w:cantSplit/>
        </w:trPr>
        <w:tc>
          <w:tcPr>
            <w:tcW w:w="2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7FFE6" w14:textId="77777777" w:rsidR="00230D03" w:rsidRDefault="00230D03" w:rsidP="00447EE0">
            <w:pPr>
              <w:pStyle w:val="western"/>
            </w:pPr>
            <w:r>
              <w:t>RO</w:t>
            </w: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60D440" w14:textId="7C78CF6C" w:rsidR="00230D03" w:rsidRDefault="00230D03" w:rsidP="00447EE0">
            <w:pPr>
              <w:pStyle w:val="western"/>
            </w:pPr>
            <w:r>
              <w:t>Relay output</w:t>
            </w:r>
            <w:r w:rsidR="005B0489">
              <w:rPr>
                <w:rFonts w:hint="eastAsia"/>
              </w:rPr>
              <w:t xml:space="preserve"> </w:t>
            </w:r>
            <w:r w:rsidR="005B0489">
              <w:rPr>
                <w:rFonts w:hint="eastAsia"/>
              </w:rPr>
              <w:t>继电器输出</w:t>
            </w:r>
          </w:p>
        </w:tc>
      </w:tr>
      <w:tr w:rsidR="00230D03" w14:paraId="11678EDC" w14:textId="77777777" w:rsidTr="00447EE0">
        <w:trPr>
          <w:cantSplit/>
        </w:trPr>
        <w:tc>
          <w:tcPr>
            <w:tcW w:w="2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E8E15" w14:textId="77777777" w:rsidR="00230D03" w:rsidRDefault="00230D03" w:rsidP="00447EE0">
            <w:pPr>
              <w:pStyle w:val="western"/>
            </w:pPr>
            <w:r>
              <w:t>RTC</w:t>
            </w: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D8297" w14:textId="7865CFE3" w:rsidR="00230D03" w:rsidRDefault="00230D03" w:rsidP="00447EE0">
            <w:pPr>
              <w:pStyle w:val="western"/>
            </w:pPr>
            <w:r>
              <w:t>Real-Time Clock</w:t>
            </w:r>
            <w:r w:rsidR="005B0489">
              <w:rPr>
                <w:rFonts w:hint="eastAsia"/>
              </w:rPr>
              <w:t xml:space="preserve"> </w:t>
            </w:r>
            <w:r w:rsidR="005B0489">
              <w:rPr>
                <w:rFonts w:hint="eastAsia"/>
              </w:rPr>
              <w:t>实时时钟</w:t>
            </w:r>
          </w:p>
        </w:tc>
      </w:tr>
      <w:tr w:rsidR="00230D03" w14:paraId="778A9CAD" w14:textId="77777777" w:rsidTr="00447EE0">
        <w:trPr>
          <w:cantSplit/>
        </w:trPr>
        <w:tc>
          <w:tcPr>
            <w:tcW w:w="2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043A5" w14:textId="77777777" w:rsidR="00230D03" w:rsidRDefault="00230D03" w:rsidP="00447EE0">
            <w:pPr>
              <w:pStyle w:val="western"/>
            </w:pPr>
            <w:r>
              <w:t>SOE</w:t>
            </w: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FF3D9" w14:textId="75AF080F" w:rsidR="00230D03" w:rsidRDefault="00230D03" w:rsidP="00447EE0">
            <w:pPr>
              <w:pStyle w:val="western"/>
            </w:pPr>
            <w:r>
              <w:t>Sequence of Events</w:t>
            </w:r>
            <w:r w:rsidR="005B0489">
              <w:rPr>
                <w:rFonts w:hint="eastAsia"/>
              </w:rPr>
              <w:t xml:space="preserve"> </w:t>
            </w:r>
            <w:r w:rsidR="00A46194">
              <w:rPr>
                <w:rFonts w:hint="eastAsia"/>
              </w:rPr>
              <w:t>序事件</w:t>
            </w:r>
          </w:p>
        </w:tc>
      </w:tr>
      <w:tr w:rsidR="00307574" w14:paraId="47DCE2A4" w14:textId="77777777" w:rsidTr="00447EE0">
        <w:trPr>
          <w:cantSplit/>
        </w:trPr>
        <w:tc>
          <w:tcPr>
            <w:tcW w:w="2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4CF02A" w14:textId="171BC116" w:rsidR="00307574" w:rsidRDefault="00307574" w:rsidP="00447EE0">
            <w:pPr>
              <w:pStyle w:val="western"/>
            </w:pPr>
            <w:r>
              <w:rPr>
                <w:rFonts w:hint="eastAsia"/>
              </w:rPr>
              <w:t>TOU</w:t>
            </w: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A638C7" w14:textId="6CBBDA4F" w:rsidR="00307574" w:rsidRDefault="00307574" w:rsidP="00447EE0">
            <w:pPr>
              <w:pStyle w:val="western"/>
            </w:pPr>
            <w:r>
              <w:rPr>
                <w:rFonts w:hint="eastAsia"/>
              </w:rPr>
              <w:t xml:space="preserve">Time of Use </w:t>
            </w:r>
            <w:r>
              <w:rPr>
                <w:rFonts w:hint="eastAsia"/>
              </w:rPr>
              <w:t>分时用电</w:t>
            </w:r>
          </w:p>
        </w:tc>
      </w:tr>
      <w:tr w:rsidR="00230D03" w14:paraId="0E54FF5F" w14:textId="77777777" w:rsidTr="00447EE0">
        <w:trPr>
          <w:cantSplit/>
        </w:trPr>
        <w:tc>
          <w:tcPr>
            <w:tcW w:w="2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998AE" w14:textId="77777777" w:rsidR="00230D03" w:rsidRDefault="00230D03" w:rsidP="00447EE0">
            <w:pPr>
              <w:pStyle w:val="western"/>
            </w:pPr>
            <w:r>
              <w:t>VI</w:t>
            </w: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2FA31" w14:textId="55EC5863" w:rsidR="00230D03" w:rsidRDefault="00230D03" w:rsidP="00447EE0">
            <w:pPr>
              <w:pStyle w:val="western"/>
            </w:pPr>
            <w:r>
              <w:t>Voltage input</w:t>
            </w:r>
            <w:r w:rsidR="00A46194">
              <w:rPr>
                <w:rFonts w:hint="eastAsia"/>
              </w:rPr>
              <w:t xml:space="preserve"> </w:t>
            </w:r>
            <w:r w:rsidR="00A46194">
              <w:rPr>
                <w:rFonts w:hint="eastAsia"/>
              </w:rPr>
              <w:t>电压输入</w:t>
            </w:r>
          </w:p>
        </w:tc>
      </w:tr>
      <w:tr w:rsidR="00230D03" w14:paraId="7CDC923E" w14:textId="77777777" w:rsidTr="00447EE0">
        <w:trPr>
          <w:cantSplit/>
        </w:trPr>
        <w:tc>
          <w:tcPr>
            <w:tcW w:w="2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D5A39E" w14:textId="77777777" w:rsidR="00230D03" w:rsidRDefault="00230D03" w:rsidP="00447EE0">
            <w:pPr>
              <w:pStyle w:val="western"/>
            </w:pPr>
            <w:r>
              <w:rPr>
                <w:rFonts w:hint="eastAsia"/>
              </w:rPr>
              <w:t>V</w:t>
            </w:r>
            <w:r w:rsidRPr="00852DED">
              <w:rPr>
                <w:vertAlign w:val="subscript"/>
              </w:rPr>
              <w:t>n</w:t>
            </w: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F2E8DF" w14:textId="3B1F0426" w:rsidR="00230D03" w:rsidRDefault="00230D03" w:rsidP="00447EE0">
            <w:pPr>
              <w:pStyle w:val="western"/>
            </w:pPr>
            <w:r>
              <w:t>reference voltage, value of the voltage in accordance with which the relevant performance of the meter is fixed</w:t>
            </w:r>
            <w:r w:rsidR="00A46194">
              <w:rPr>
                <w:rFonts w:hint="eastAsia"/>
              </w:rPr>
              <w:t xml:space="preserve"> </w:t>
            </w:r>
            <w:r w:rsidR="00A46194">
              <w:rPr>
                <w:rFonts w:hint="eastAsia"/>
              </w:rPr>
              <w:t>参考电压</w:t>
            </w:r>
          </w:p>
        </w:tc>
      </w:tr>
      <w:tr w:rsidR="00230D03" w14:paraId="7F186905" w14:textId="77777777" w:rsidTr="00447EE0">
        <w:trPr>
          <w:cantSplit/>
        </w:trPr>
        <w:tc>
          <w:tcPr>
            <w:tcW w:w="23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E34F8F" w14:textId="77777777" w:rsidR="00230D03" w:rsidRDefault="00230D03" w:rsidP="00447EE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</w:t>
            </w:r>
            <w:r>
              <w:rPr>
                <w:rFonts w:eastAsia="Times New Roman"/>
                <w:vertAlign w:val="subscript"/>
              </w:rPr>
              <w:t>n</w:t>
            </w:r>
          </w:p>
        </w:tc>
        <w:tc>
          <w:tcPr>
            <w:tcW w:w="3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09A33" w14:textId="1A4B5E98" w:rsidR="00230D03" w:rsidRDefault="00230D03" w:rsidP="00A46194">
            <w:pPr>
              <w:widowControl w:val="0"/>
              <w:autoSpaceDE w:val="0"/>
              <w:autoSpaceDN w:val="0"/>
              <w:adjustRightInd w:val="0"/>
              <w:rPr>
                <w:rFonts w:eastAsia="Times New Roman"/>
              </w:rPr>
            </w:pPr>
            <w:r>
              <w:rPr>
                <w:rFonts w:eastAsia="Times New Roman"/>
              </w:rPr>
              <w:t>Rated current, </w:t>
            </w:r>
            <w:r w:rsidRPr="00D76E2C">
              <w:rPr>
                <w:rFonts w:eastAsia="Times New Roman"/>
              </w:rPr>
              <w:t>in case of a transformer operated meter, the value of the current for which the meter has been</w:t>
            </w:r>
            <w:r w:rsidR="00A46194">
              <w:rPr>
                <w:rFonts w:hint="eastAsia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designed</w:t>
            </w:r>
            <w:r w:rsidR="00A46194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="001629C3">
              <w:rPr>
                <w:rFonts w:ascii="Arial" w:hAnsi="Arial" w:cs="Arial" w:hint="eastAsia"/>
                <w:sz w:val="20"/>
                <w:szCs w:val="20"/>
              </w:rPr>
              <w:t>参考电流</w:t>
            </w:r>
            <w:r>
              <w:rPr>
                <w:rFonts w:eastAsia="Times New Roman"/>
              </w:rPr>
              <w:t xml:space="preserve"> </w:t>
            </w:r>
          </w:p>
        </w:tc>
      </w:tr>
    </w:tbl>
    <w:p w14:paraId="2331A54C" w14:textId="77777777" w:rsidR="00230D03" w:rsidRPr="00230D03" w:rsidRDefault="00230D03" w:rsidP="00230D03"/>
    <w:p w14:paraId="6CD1DF3B" w14:textId="3139F4AC" w:rsidR="005E5A1F" w:rsidRDefault="005E5A1F" w:rsidP="005E5A1F">
      <w:pPr>
        <w:pStyle w:val="2"/>
      </w:pPr>
      <w:bookmarkStart w:id="17" w:name="_Toc83830597"/>
      <w:bookmarkStart w:id="18" w:name="_Toc119438447"/>
      <w:bookmarkStart w:id="19" w:name="_Toc173748968"/>
      <w:r>
        <w:t xml:space="preserve">1.4 </w:t>
      </w:r>
      <w:bookmarkEnd w:id="17"/>
      <w:bookmarkEnd w:id="18"/>
      <w:r w:rsidR="0086055B">
        <w:rPr>
          <w:rFonts w:ascii="宋体" w:eastAsia="宋体" w:hAnsi="宋体" w:cs="宋体" w:hint="eastAsia"/>
        </w:rPr>
        <w:t>参考文档</w:t>
      </w:r>
      <w:bookmarkEnd w:id="19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38"/>
        <w:gridCol w:w="4104"/>
        <w:gridCol w:w="2708"/>
      </w:tblGrid>
      <w:tr w:rsidR="00D41806" w14:paraId="6D5C6CD9" w14:textId="77777777" w:rsidTr="00447EE0">
        <w:tc>
          <w:tcPr>
            <w:tcW w:w="2538" w:type="dxa"/>
            <w:vAlign w:val="center"/>
          </w:tcPr>
          <w:p w14:paraId="4A6DBADE" w14:textId="54404A2E" w:rsidR="00D41806" w:rsidRPr="00D413C4" w:rsidRDefault="00D41806" w:rsidP="00D41806">
            <w:pPr>
              <w:rPr>
                <w:rFonts w:eastAsia="等线"/>
                <w:color w:val="000000"/>
              </w:rPr>
            </w:pPr>
            <w:r w:rsidRPr="00291ADC">
              <w:rPr>
                <w:rFonts w:eastAsia="等线" w:hint="eastAsia"/>
                <w:b/>
                <w:bCs/>
                <w:color w:val="000000"/>
              </w:rPr>
              <w:t>标准</w:t>
            </w:r>
            <w:r w:rsidRPr="00291ADC">
              <w:rPr>
                <w:rFonts w:eastAsia="等线" w:hint="eastAsia"/>
                <w:b/>
                <w:bCs/>
                <w:color w:val="000000"/>
              </w:rPr>
              <w:t>ID</w:t>
            </w:r>
          </w:p>
        </w:tc>
        <w:tc>
          <w:tcPr>
            <w:tcW w:w="4104" w:type="dxa"/>
            <w:vAlign w:val="center"/>
          </w:tcPr>
          <w:p w14:paraId="6EA6A7CB" w14:textId="32E8CF88" w:rsidR="00D41806" w:rsidRPr="00521D26" w:rsidRDefault="00D41806" w:rsidP="00D41806">
            <w:pPr>
              <w:rPr>
                <w:rFonts w:eastAsia="等线"/>
                <w:color w:val="000000"/>
              </w:rPr>
            </w:pPr>
            <w:r w:rsidRPr="00291ADC">
              <w:rPr>
                <w:rFonts w:eastAsia="等线" w:hint="eastAsia"/>
                <w:b/>
                <w:bCs/>
                <w:color w:val="000000"/>
              </w:rPr>
              <w:t>名称</w:t>
            </w:r>
          </w:p>
        </w:tc>
        <w:tc>
          <w:tcPr>
            <w:tcW w:w="2708" w:type="dxa"/>
          </w:tcPr>
          <w:p w14:paraId="0A800C16" w14:textId="30A7ABA1" w:rsidR="00D41806" w:rsidRPr="00521D26" w:rsidRDefault="00D41806" w:rsidP="00D41806">
            <w:pPr>
              <w:rPr>
                <w:rFonts w:eastAsia="等线"/>
                <w:color w:val="000000"/>
              </w:rPr>
            </w:pPr>
            <w:r w:rsidRPr="00291ADC">
              <w:rPr>
                <w:rFonts w:eastAsia="等线" w:hint="eastAsia"/>
                <w:b/>
                <w:bCs/>
                <w:color w:val="000000"/>
              </w:rPr>
              <w:t>备注</w:t>
            </w:r>
          </w:p>
        </w:tc>
      </w:tr>
      <w:tr w:rsidR="008E36F3" w14:paraId="5AD8450E" w14:textId="77777777" w:rsidTr="00447EE0">
        <w:tc>
          <w:tcPr>
            <w:tcW w:w="2538" w:type="dxa"/>
            <w:vAlign w:val="center"/>
          </w:tcPr>
          <w:p w14:paraId="0DC8BE44" w14:textId="129C5D0F" w:rsidR="008E36F3" w:rsidRPr="007203EC" w:rsidRDefault="008E36F3" w:rsidP="008E36F3">
            <w:pPr>
              <w:rPr>
                <w:rFonts w:eastAsia="等线"/>
                <w:color w:val="000000"/>
              </w:rPr>
            </w:pPr>
            <w:r w:rsidRPr="005C3F67">
              <w:rPr>
                <w:rFonts w:eastAsia="等线"/>
                <w:color w:val="000000"/>
              </w:rPr>
              <w:t>ANSI C12.1-</w:t>
            </w:r>
            <w:r w:rsidR="00EF3B10">
              <w:rPr>
                <w:rFonts w:eastAsia="等线" w:hint="eastAsia"/>
                <w:color w:val="000000"/>
              </w:rPr>
              <w:t>2022</w:t>
            </w:r>
          </w:p>
        </w:tc>
        <w:tc>
          <w:tcPr>
            <w:tcW w:w="4104" w:type="dxa"/>
            <w:vAlign w:val="center"/>
          </w:tcPr>
          <w:p w14:paraId="6937ECE0" w14:textId="77777777" w:rsidR="008E36F3" w:rsidRPr="007203EC" w:rsidRDefault="008E36F3" w:rsidP="008E36F3">
            <w:pPr>
              <w:rPr>
                <w:rFonts w:eastAsia="等线"/>
                <w:color w:val="000000"/>
              </w:rPr>
            </w:pPr>
            <w:r w:rsidRPr="005C3F67">
              <w:rPr>
                <w:rFonts w:eastAsia="等线"/>
                <w:color w:val="000000"/>
              </w:rPr>
              <w:t>Electric Meters — Code</w:t>
            </w:r>
            <w:r>
              <w:rPr>
                <w:rFonts w:eastAsia="等线"/>
                <w:color w:val="000000"/>
              </w:rPr>
              <w:t xml:space="preserve"> </w:t>
            </w:r>
            <w:r w:rsidRPr="005C3F67">
              <w:rPr>
                <w:rFonts w:eastAsia="等线"/>
                <w:color w:val="000000"/>
              </w:rPr>
              <w:t>for Electricity Metering</w:t>
            </w:r>
          </w:p>
        </w:tc>
        <w:tc>
          <w:tcPr>
            <w:tcW w:w="2708" w:type="dxa"/>
          </w:tcPr>
          <w:p w14:paraId="218733BB" w14:textId="568527DF" w:rsidR="008E36F3" w:rsidRPr="00A971ED" w:rsidRDefault="008E36F3" w:rsidP="008E36F3">
            <w:pPr>
              <w:rPr>
                <w:rFonts w:eastAsia="等线"/>
                <w:color w:val="FF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8E36F3" w14:paraId="015F4C4D" w14:textId="77777777" w:rsidTr="00447EE0">
        <w:tc>
          <w:tcPr>
            <w:tcW w:w="2538" w:type="dxa"/>
            <w:vAlign w:val="center"/>
          </w:tcPr>
          <w:p w14:paraId="35DE05CD" w14:textId="77777777" w:rsidR="008E36F3" w:rsidRPr="005C3F67" w:rsidRDefault="008E36F3" w:rsidP="008E36F3">
            <w:pPr>
              <w:rPr>
                <w:rFonts w:eastAsia="等线"/>
                <w:color w:val="000000"/>
              </w:rPr>
            </w:pPr>
            <w:r w:rsidRPr="00394ADB">
              <w:rPr>
                <w:rFonts w:eastAsia="等线"/>
                <w:color w:val="000000"/>
              </w:rPr>
              <w:t>ANSI C12.20-2015</w:t>
            </w:r>
          </w:p>
        </w:tc>
        <w:tc>
          <w:tcPr>
            <w:tcW w:w="4104" w:type="dxa"/>
            <w:vAlign w:val="center"/>
          </w:tcPr>
          <w:p w14:paraId="2191498A" w14:textId="77777777" w:rsidR="008E36F3" w:rsidRPr="005C3F67" w:rsidRDefault="008E36F3" w:rsidP="008E36F3">
            <w:pPr>
              <w:rPr>
                <w:rFonts w:eastAsia="等线"/>
                <w:color w:val="000000"/>
              </w:rPr>
            </w:pPr>
            <w:r w:rsidRPr="00394ADB">
              <w:rPr>
                <w:rFonts w:eastAsia="等线"/>
                <w:color w:val="000000"/>
              </w:rPr>
              <w:t>Electricity Meters — 0.1,</w:t>
            </w:r>
            <w:r>
              <w:rPr>
                <w:rFonts w:eastAsia="等线"/>
                <w:color w:val="000000"/>
              </w:rPr>
              <w:t xml:space="preserve"> </w:t>
            </w:r>
            <w:r w:rsidRPr="00394ADB">
              <w:rPr>
                <w:rFonts w:eastAsia="等线"/>
                <w:color w:val="000000"/>
              </w:rPr>
              <w:t>0.2, and 0.5 Accuracy</w:t>
            </w:r>
            <w:r>
              <w:rPr>
                <w:rFonts w:eastAsia="等线"/>
                <w:color w:val="000000"/>
              </w:rPr>
              <w:t xml:space="preserve"> </w:t>
            </w:r>
            <w:r w:rsidRPr="00394ADB">
              <w:rPr>
                <w:rFonts w:eastAsia="等线"/>
                <w:color w:val="000000"/>
              </w:rPr>
              <w:t>Classes</w:t>
            </w:r>
          </w:p>
        </w:tc>
        <w:tc>
          <w:tcPr>
            <w:tcW w:w="2708" w:type="dxa"/>
          </w:tcPr>
          <w:p w14:paraId="5DBEF239" w14:textId="30D7B3EF" w:rsidR="008E36F3" w:rsidRPr="00A971ED" w:rsidRDefault="008E36F3" w:rsidP="008E36F3">
            <w:pPr>
              <w:rPr>
                <w:rFonts w:eastAsia="等线"/>
                <w:color w:val="FF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8E36F3" w14:paraId="0A1C5224" w14:textId="77777777" w:rsidTr="00447EE0">
        <w:tc>
          <w:tcPr>
            <w:tcW w:w="2538" w:type="dxa"/>
            <w:vAlign w:val="center"/>
          </w:tcPr>
          <w:p w14:paraId="3FFEE669" w14:textId="77777777" w:rsidR="008E36F3" w:rsidRPr="00A10423" w:rsidRDefault="008E36F3" w:rsidP="008E36F3">
            <w:pPr>
              <w:rPr>
                <w:rFonts w:eastAsia="等线"/>
                <w:color w:val="000000"/>
              </w:rPr>
            </w:pPr>
            <w:r w:rsidRPr="00262656">
              <w:rPr>
                <w:rFonts w:eastAsia="等线"/>
                <w:color w:val="000000"/>
              </w:rPr>
              <w:t>EN 50470-1: 2006</w:t>
            </w:r>
          </w:p>
        </w:tc>
        <w:tc>
          <w:tcPr>
            <w:tcW w:w="4104" w:type="dxa"/>
            <w:vAlign w:val="center"/>
          </w:tcPr>
          <w:p w14:paraId="30DA2C14" w14:textId="77777777" w:rsidR="008E36F3" w:rsidRPr="00076771" w:rsidRDefault="008E36F3" w:rsidP="008E36F3">
            <w:pPr>
              <w:rPr>
                <w:rFonts w:eastAsia="等线"/>
                <w:color w:val="000000"/>
              </w:rPr>
            </w:pPr>
            <w:r w:rsidRPr="00E369A3">
              <w:rPr>
                <w:rFonts w:eastAsia="等线"/>
                <w:color w:val="000000"/>
              </w:rPr>
              <w:t>Electricity metering equipment (a.c.) — Part 1: General requirements, tests and test conditions — Metering equipment (class indexes A, B and C)</w:t>
            </w:r>
          </w:p>
        </w:tc>
        <w:tc>
          <w:tcPr>
            <w:tcW w:w="2708" w:type="dxa"/>
          </w:tcPr>
          <w:p w14:paraId="3CD9C9B7" w14:textId="595666A7" w:rsidR="008E36F3" w:rsidRPr="00A971ED" w:rsidRDefault="008E36F3" w:rsidP="008E36F3">
            <w:pPr>
              <w:rPr>
                <w:rFonts w:eastAsia="等线"/>
                <w:color w:val="FF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8E36F3" w14:paraId="62285938" w14:textId="77777777" w:rsidTr="00447EE0">
        <w:tc>
          <w:tcPr>
            <w:tcW w:w="2538" w:type="dxa"/>
            <w:vAlign w:val="center"/>
          </w:tcPr>
          <w:p w14:paraId="7B87EEB0" w14:textId="77777777" w:rsidR="008E36F3" w:rsidRPr="00A10423" w:rsidRDefault="008E36F3" w:rsidP="008E36F3">
            <w:pPr>
              <w:rPr>
                <w:rFonts w:eastAsia="等线"/>
                <w:color w:val="000000"/>
              </w:rPr>
            </w:pPr>
            <w:r w:rsidRPr="00A226FB">
              <w:rPr>
                <w:rFonts w:eastAsia="等线"/>
                <w:color w:val="000000"/>
              </w:rPr>
              <w:t>EN 50470-3: 2006</w:t>
            </w:r>
          </w:p>
        </w:tc>
        <w:tc>
          <w:tcPr>
            <w:tcW w:w="4104" w:type="dxa"/>
            <w:vAlign w:val="center"/>
          </w:tcPr>
          <w:p w14:paraId="28DCDE4F" w14:textId="77777777" w:rsidR="008E36F3" w:rsidRPr="00076771" w:rsidRDefault="008E36F3" w:rsidP="008E36F3">
            <w:pPr>
              <w:rPr>
                <w:rFonts w:eastAsia="等线"/>
                <w:color w:val="000000"/>
              </w:rPr>
            </w:pPr>
            <w:r w:rsidRPr="0047369B">
              <w:rPr>
                <w:rFonts w:eastAsia="等线"/>
                <w:color w:val="000000"/>
              </w:rPr>
              <w:t>Electricity metering equipment (a.c.) — Part 3: Particular requirements — Static meters for active energy (class indexes A, B and C)</w:t>
            </w:r>
          </w:p>
        </w:tc>
        <w:tc>
          <w:tcPr>
            <w:tcW w:w="2708" w:type="dxa"/>
          </w:tcPr>
          <w:p w14:paraId="3C4946A7" w14:textId="23E70D9E" w:rsidR="008E36F3" w:rsidRPr="00A971ED" w:rsidRDefault="008E36F3" w:rsidP="008E36F3">
            <w:pPr>
              <w:rPr>
                <w:rFonts w:eastAsia="等线"/>
                <w:color w:val="FF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430ABE" w14:paraId="6FEB0298" w14:textId="77777777" w:rsidTr="00447EE0">
        <w:tc>
          <w:tcPr>
            <w:tcW w:w="2538" w:type="dxa"/>
            <w:vAlign w:val="center"/>
          </w:tcPr>
          <w:p w14:paraId="40F3B068" w14:textId="77777777" w:rsidR="00430ABE" w:rsidRPr="00EF66AD" w:rsidRDefault="00430ABE" w:rsidP="00430ABE">
            <w:r w:rsidRPr="007203EC">
              <w:rPr>
                <w:rFonts w:eastAsia="等线"/>
                <w:color w:val="000000"/>
              </w:rPr>
              <w:lastRenderedPageBreak/>
              <w:t>IEC 61000-4-2</w:t>
            </w:r>
            <w:r w:rsidRPr="00CC72CA">
              <w:rPr>
                <w:rFonts w:eastAsia="等线"/>
                <w:color w:val="000000"/>
              </w:rPr>
              <w:t>:2008</w:t>
            </w:r>
          </w:p>
        </w:tc>
        <w:tc>
          <w:tcPr>
            <w:tcW w:w="4104" w:type="dxa"/>
            <w:vAlign w:val="center"/>
          </w:tcPr>
          <w:p w14:paraId="5FC3514F" w14:textId="77777777" w:rsidR="00430ABE" w:rsidRPr="00EF66AD" w:rsidRDefault="00430ABE" w:rsidP="00430ABE">
            <w:r w:rsidRPr="007203EC">
              <w:rPr>
                <w:rFonts w:eastAsia="等线"/>
                <w:color w:val="000000"/>
              </w:rPr>
              <w:t xml:space="preserve">Electromagnetic compatibility (EMC) </w:t>
            </w:r>
            <w:r w:rsidRPr="007203EC">
              <w:rPr>
                <w:rFonts w:eastAsia="等线" w:hint="eastAsia"/>
                <w:color w:val="000000"/>
              </w:rPr>
              <w:t>–</w:t>
            </w:r>
            <w:r w:rsidRPr="007203EC">
              <w:rPr>
                <w:rFonts w:eastAsia="等线"/>
                <w:color w:val="000000"/>
              </w:rPr>
              <w:t xml:space="preserve"> Part 4-2: Testing and measurement techniques </w:t>
            </w:r>
            <w:r w:rsidRPr="007203EC">
              <w:rPr>
                <w:rFonts w:eastAsia="等线" w:hint="eastAsia"/>
                <w:color w:val="000000"/>
              </w:rPr>
              <w:t>–</w:t>
            </w:r>
            <w:r w:rsidRPr="007203EC">
              <w:rPr>
                <w:rFonts w:eastAsia="等线"/>
                <w:color w:val="000000"/>
              </w:rPr>
              <w:t xml:space="preserve"> Electrostatic discharge immunity test</w:t>
            </w:r>
          </w:p>
        </w:tc>
        <w:tc>
          <w:tcPr>
            <w:tcW w:w="2708" w:type="dxa"/>
          </w:tcPr>
          <w:p w14:paraId="63132122" w14:textId="166687AE" w:rsidR="00430ABE" w:rsidRPr="007203EC" w:rsidRDefault="00430ABE" w:rsidP="00430ABE">
            <w:pPr>
              <w:rPr>
                <w:rFonts w:eastAsia="等线"/>
                <w:color w:val="00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430ABE" w14:paraId="48936257" w14:textId="77777777" w:rsidTr="00447EE0">
        <w:tc>
          <w:tcPr>
            <w:tcW w:w="2538" w:type="dxa"/>
            <w:vAlign w:val="center"/>
          </w:tcPr>
          <w:p w14:paraId="25CF7AFB" w14:textId="77777777" w:rsidR="00430ABE" w:rsidRPr="00C239D2" w:rsidRDefault="00430ABE" w:rsidP="00430ABE">
            <w:pPr>
              <w:rPr>
                <w:rFonts w:eastAsia="等线"/>
                <w:color w:val="000000"/>
              </w:rPr>
            </w:pPr>
            <w:r w:rsidRPr="007203EC">
              <w:rPr>
                <w:rFonts w:eastAsia="等线"/>
                <w:color w:val="000000"/>
              </w:rPr>
              <w:t>IEC 61000-4-3</w:t>
            </w:r>
            <w:r>
              <w:rPr>
                <w:rFonts w:eastAsia="等线"/>
                <w:color w:val="000000"/>
              </w:rPr>
              <w:t xml:space="preserve">: </w:t>
            </w:r>
            <w:r w:rsidRPr="00C239D2">
              <w:rPr>
                <w:rFonts w:eastAsia="等线"/>
                <w:color w:val="000000"/>
              </w:rPr>
              <w:t>2006+A1:2007</w:t>
            </w:r>
          </w:p>
          <w:p w14:paraId="23ADA91B" w14:textId="77777777" w:rsidR="00430ABE" w:rsidRPr="00EF66AD" w:rsidRDefault="00430ABE" w:rsidP="00430ABE">
            <w:r w:rsidRPr="00C239D2">
              <w:rPr>
                <w:rFonts w:eastAsia="等线"/>
                <w:color w:val="000000"/>
              </w:rPr>
              <w:t>+A2:2010</w:t>
            </w:r>
          </w:p>
        </w:tc>
        <w:tc>
          <w:tcPr>
            <w:tcW w:w="4104" w:type="dxa"/>
            <w:vAlign w:val="center"/>
          </w:tcPr>
          <w:p w14:paraId="583D33F1" w14:textId="77777777" w:rsidR="00430ABE" w:rsidRPr="00EF66AD" w:rsidRDefault="00430ABE" w:rsidP="00430ABE">
            <w:r w:rsidRPr="007203EC">
              <w:rPr>
                <w:rFonts w:eastAsia="等线"/>
                <w:color w:val="000000"/>
              </w:rPr>
              <w:t xml:space="preserve">Electromagnetic compatibility (EMC) </w:t>
            </w:r>
            <w:r w:rsidRPr="007203EC">
              <w:rPr>
                <w:rFonts w:eastAsia="等线" w:hint="eastAsia"/>
                <w:color w:val="000000"/>
              </w:rPr>
              <w:t>–</w:t>
            </w:r>
            <w:r w:rsidRPr="007203EC">
              <w:rPr>
                <w:rFonts w:eastAsia="等线"/>
                <w:color w:val="000000"/>
              </w:rPr>
              <w:t xml:space="preserve"> Part 4-3: Testing and measurement techniques </w:t>
            </w:r>
            <w:r w:rsidRPr="007203EC">
              <w:rPr>
                <w:rFonts w:eastAsia="等线" w:hint="eastAsia"/>
                <w:color w:val="000000"/>
              </w:rPr>
              <w:t>–</w:t>
            </w:r>
            <w:r w:rsidRPr="007203EC">
              <w:rPr>
                <w:rFonts w:eastAsia="等线"/>
                <w:color w:val="000000"/>
              </w:rPr>
              <w:t xml:space="preserve"> Radiated, radio-frequency, electromagnetic field immunity test</w:t>
            </w:r>
          </w:p>
        </w:tc>
        <w:tc>
          <w:tcPr>
            <w:tcW w:w="2708" w:type="dxa"/>
          </w:tcPr>
          <w:p w14:paraId="3EFE9B2A" w14:textId="3E473685" w:rsidR="00430ABE" w:rsidRPr="007203EC" w:rsidRDefault="00430ABE" w:rsidP="00430ABE">
            <w:pPr>
              <w:rPr>
                <w:rFonts w:eastAsia="等线"/>
                <w:color w:val="00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430ABE" w14:paraId="7924C3A7" w14:textId="77777777" w:rsidTr="00447EE0">
        <w:tc>
          <w:tcPr>
            <w:tcW w:w="2538" w:type="dxa"/>
            <w:vAlign w:val="center"/>
          </w:tcPr>
          <w:p w14:paraId="59307367" w14:textId="77777777" w:rsidR="00430ABE" w:rsidRPr="00EF66AD" w:rsidRDefault="00430ABE" w:rsidP="00430ABE">
            <w:r w:rsidRPr="007203EC">
              <w:rPr>
                <w:rFonts w:eastAsia="等线"/>
                <w:color w:val="000000"/>
              </w:rPr>
              <w:t>IEC 61000-4-4</w:t>
            </w:r>
            <w:r w:rsidRPr="00CC72CA">
              <w:rPr>
                <w:rFonts w:eastAsia="等线"/>
                <w:color w:val="000000"/>
              </w:rPr>
              <w:t>:2012</w:t>
            </w:r>
          </w:p>
        </w:tc>
        <w:tc>
          <w:tcPr>
            <w:tcW w:w="4104" w:type="dxa"/>
            <w:vAlign w:val="center"/>
          </w:tcPr>
          <w:p w14:paraId="32C8216B" w14:textId="77777777" w:rsidR="00430ABE" w:rsidRPr="00EF66AD" w:rsidRDefault="00430ABE" w:rsidP="00430ABE">
            <w:r w:rsidRPr="007203EC">
              <w:rPr>
                <w:rFonts w:eastAsia="等线"/>
                <w:color w:val="000000"/>
              </w:rPr>
              <w:t xml:space="preserve">Electromagnetic compatibility (EMC) </w:t>
            </w:r>
            <w:r w:rsidRPr="007203EC">
              <w:rPr>
                <w:rFonts w:eastAsia="等线" w:hint="eastAsia"/>
                <w:color w:val="000000"/>
              </w:rPr>
              <w:t>–</w:t>
            </w:r>
            <w:r w:rsidRPr="007203EC">
              <w:rPr>
                <w:rFonts w:eastAsia="等线"/>
                <w:color w:val="000000"/>
              </w:rPr>
              <w:t xml:space="preserve"> Part 4-4: Testing and measurement techniques </w:t>
            </w:r>
            <w:r w:rsidRPr="007203EC">
              <w:rPr>
                <w:rFonts w:eastAsia="等线" w:hint="eastAsia"/>
                <w:color w:val="000000"/>
              </w:rPr>
              <w:t>–</w:t>
            </w:r>
            <w:r w:rsidRPr="007203EC">
              <w:rPr>
                <w:rFonts w:eastAsia="等线"/>
                <w:color w:val="000000"/>
              </w:rPr>
              <w:t xml:space="preserve"> Electrical fast transient/burst immunity test</w:t>
            </w:r>
          </w:p>
        </w:tc>
        <w:tc>
          <w:tcPr>
            <w:tcW w:w="2708" w:type="dxa"/>
          </w:tcPr>
          <w:p w14:paraId="42B6C808" w14:textId="14A6F2E6" w:rsidR="00430ABE" w:rsidRPr="007203EC" w:rsidRDefault="00430ABE" w:rsidP="00430ABE">
            <w:pPr>
              <w:rPr>
                <w:rFonts w:eastAsia="等线"/>
                <w:color w:val="00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430ABE" w14:paraId="40B28BF4" w14:textId="77777777" w:rsidTr="00447EE0">
        <w:tc>
          <w:tcPr>
            <w:tcW w:w="2538" w:type="dxa"/>
            <w:vAlign w:val="center"/>
          </w:tcPr>
          <w:p w14:paraId="1272DB53" w14:textId="77777777" w:rsidR="00430ABE" w:rsidRPr="00EF66AD" w:rsidRDefault="00430ABE" w:rsidP="00430ABE">
            <w:r w:rsidRPr="007203EC">
              <w:rPr>
                <w:rFonts w:eastAsia="等线"/>
                <w:color w:val="000000"/>
              </w:rPr>
              <w:t>IEC 61000-4-5</w:t>
            </w:r>
            <w:r w:rsidRPr="00A33B22">
              <w:rPr>
                <w:rFonts w:eastAsia="等线"/>
                <w:color w:val="000000"/>
              </w:rPr>
              <w:t>:2014+AMD1:2017 CSV</w:t>
            </w:r>
          </w:p>
        </w:tc>
        <w:tc>
          <w:tcPr>
            <w:tcW w:w="4104" w:type="dxa"/>
            <w:vAlign w:val="center"/>
          </w:tcPr>
          <w:p w14:paraId="5B54CA27" w14:textId="77777777" w:rsidR="00430ABE" w:rsidRPr="00EF66AD" w:rsidRDefault="00430ABE" w:rsidP="00430ABE">
            <w:r w:rsidRPr="007203EC">
              <w:rPr>
                <w:rFonts w:eastAsia="等线"/>
                <w:color w:val="000000"/>
              </w:rPr>
              <w:t xml:space="preserve">Electromagnetic compatibility (EMC) </w:t>
            </w:r>
            <w:r w:rsidRPr="007203EC">
              <w:rPr>
                <w:rFonts w:eastAsia="等线" w:hint="eastAsia"/>
                <w:color w:val="000000"/>
              </w:rPr>
              <w:t>–</w:t>
            </w:r>
            <w:r w:rsidRPr="007203EC">
              <w:rPr>
                <w:rFonts w:eastAsia="等线"/>
                <w:color w:val="000000"/>
              </w:rPr>
              <w:t xml:space="preserve"> Part 4-5: Testing and measurement techniques </w:t>
            </w:r>
            <w:r w:rsidRPr="007203EC">
              <w:rPr>
                <w:rFonts w:eastAsia="等线" w:hint="eastAsia"/>
                <w:color w:val="000000"/>
              </w:rPr>
              <w:t>–</w:t>
            </w:r>
            <w:r w:rsidRPr="007203EC">
              <w:rPr>
                <w:rFonts w:eastAsia="等线"/>
                <w:color w:val="000000"/>
              </w:rPr>
              <w:t xml:space="preserve"> Surge immunity test</w:t>
            </w:r>
          </w:p>
        </w:tc>
        <w:tc>
          <w:tcPr>
            <w:tcW w:w="2708" w:type="dxa"/>
          </w:tcPr>
          <w:p w14:paraId="5EDC338D" w14:textId="025359F1" w:rsidR="00430ABE" w:rsidRPr="007203EC" w:rsidRDefault="00430ABE" w:rsidP="00430ABE">
            <w:pPr>
              <w:rPr>
                <w:rFonts w:eastAsia="等线"/>
                <w:color w:val="00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430ABE" w14:paraId="7953FA77" w14:textId="77777777" w:rsidTr="00447EE0">
        <w:tc>
          <w:tcPr>
            <w:tcW w:w="2538" w:type="dxa"/>
            <w:vAlign w:val="center"/>
          </w:tcPr>
          <w:p w14:paraId="1CAFE06A" w14:textId="77777777" w:rsidR="00430ABE" w:rsidRPr="00EF66AD" w:rsidRDefault="00430ABE" w:rsidP="00430ABE">
            <w:r w:rsidRPr="007203EC">
              <w:rPr>
                <w:rFonts w:eastAsia="等线"/>
                <w:color w:val="000000"/>
              </w:rPr>
              <w:t>IEC 61000-4-6</w:t>
            </w:r>
            <w:r w:rsidRPr="00910916">
              <w:rPr>
                <w:rFonts w:eastAsia="等线"/>
                <w:color w:val="000000"/>
              </w:rPr>
              <w:t>:2013</w:t>
            </w:r>
          </w:p>
        </w:tc>
        <w:tc>
          <w:tcPr>
            <w:tcW w:w="4104" w:type="dxa"/>
            <w:vAlign w:val="center"/>
          </w:tcPr>
          <w:p w14:paraId="22411502" w14:textId="77777777" w:rsidR="00430ABE" w:rsidRPr="00EF66AD" w:rsidRDefault="00430ABE" w:rsidP="00430ABE">
            <w:r w:rsidRPr="007203EC">
              <w:rPr>
                <w:rFonts w:eastAsia="等线"/>
                <w:color w:val="000000"/>
              </w:rPr>
              <w:t>ELECTROMAGNETIC COMPATIBILITY (EMC) - PART 4-6: TESTING AND MEASUREMENT TECHNIQUES - IMMUNITY TO CONDUCTED DISTURBANCES, INDUCED BY RADIO-FREQUENCY FIELDS</w:t>
            </w:r>
          </w:p>
        </w:tc>
        <w:tc>
          <w:tcPr>
            <w:tcW w:w="2708" w:type="dxa"/>
          </w:tcPr>
          <w:p w14:paraId="35CFA0AE" w14:textId="7FCD1701" w:rsidR="00430ABE" w:rsidRPr="007203EC" w:rsidRDefault="00430ABE" w:rsidP="00430ABE">
            <w:pPr>
              <w:rPr>
                <w:rFonts w:eastAsia="等线"/>
                <w:color w:val="00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8E36F3" w14:paraId="594180DC" w14:textId="77777777" w:rsidTr="00447EE0">
        <w:tc>
          <w:tcPr>
            <w:tcW w:w="2538" w:type="dxa"/>
            <w:vAlign w:val="center"/>
          </w:tcPr>
          <w:p w14:paraId="4B6DCAA1" w14:textId="1E0F0819" w:rsidR="008E36F3" w:rsidRPr="007203EC" w:rsidRDefault="008E36F3" w:rsidP="008E36F3">
            <w:pPr>
              <w:rPr>
                <w:rFonts w:eastAsia="等线"/>
                <w:color w:val="000000"/>
              </w:rPr>
            </w:pPr>
            <w:r w:rsidRPr="00A43496">
              <w:rPr>
                <w:rFonts w:eastAsia="等线"/>
                <w:color w:val="000000"/>
              </w:rPr>
              <w:t>IEC 61000-4-7:2002+A1:2008</w:t>
            </w:r>
          </w:p>
        </w:tc>
        <w:tc>
          <w:tcPr>
            <w:tcW w:w="4104" w:type="dxa"/>
            <w:vAlign w:val="center"/>
          </w:tcPr>
          <w:p w14:paraId="0CC5A09A" w14:textId="77777777" w:rsidR="008E36F3" w:rsidRPr="000F3BC7" w:rsidRDefault="008E36F3" w:rsidP="008E36F3">
            <w:pPr>
              <w:rPr>
                <w:rFonts w:eastAsia="等线"/>
                <w:color w:val="000000"/>
              </w:rPr>
            </w:pPr>
            <w:r w:rsidRPr="000F3BC7">
              <w:rPr>
                <w:rFonts w:eastAsia="等线"/>
                <w:color w:val="000000"/>
              </w:rPr>
              <w:t>Electromagnetic compatibility (EMC) –</w:t>
            </w:r>
          </w:p>
          <w:p w14:paraId="14AEED91" w14:textId="77777777" w:rsidR="008E36F3" w:rsidRPr="000F3BC7" w:rsidRDefault="008E36F3" w:rsidP="008E36F3">
            <w:pPr>
              <w:rPr>
                <w:rFonts w:eastAsia="等线"/>
                <w:color w:val="000000"/>
              </w:rPr>
            </w:pPr>
            <w:r w:rsidRPr="000F3BC7">
              <w:rPr>
                <w:rFonts w:eastAsia="等线"/>
                <w:color w:val="000000"/>
              </w:rPr>
              <w:t>Part 4-7: Testing and measurement techniques – General guide on harmonics</w:t>
            </w:r>
          </w:p>
          <w:p w14:paraId="15DCA14E" w14:textId="77777777" w:rsidR="008E36F3" w:rsidRPr="000F3BC7" w:rsidRDefault="008E36F3" w:rsidP="008E36F3">
            <w:pPr>
              <w:rPr>
                <w:rFonts w:eastAsia="等线"/>
                <w:color w:val="000000"/>
              </w:rPr>
            </w:pPr>
            <w:r w:rsidRPr="000F3BC7">
              <w:rPr>
                <w:rFonts w:eastAsia="等线"/>
                <w:color w:val="000000"/>
              </w:rPr>
              <w:t>and interharmonics measurements and instrumentation, for power supply</w:t>
            </w:r>
          </w:p>
          <w:p w14:paraId="4E035DAD" w14:textId="4C24E7B4" w:rsidR="008E36F3" w:rsidRPr="007203EC" w:rsidRDefault="008E36F3" w:rsidP="008E36F3">
            <w:pPr>
              <w:rPr>
                <w:rFonts w:eastAsia="等线"/>
                <w:color w:val="000000"/>
              </w:rPr>
            </w:pPr>
            <w:r w:rsidRPr="000F3BC7">
              <w:rPr>
                <w:rFonts w:eastAsia="等线"/>
                <w:color w:val="000000"/>
              </w:rPr>
              <w:t>systems and equipment connected thereto</w:t>
            </w:r>
          </w:p>
        </w:tc>
        <w:tc>
          <w:tcPr>
            <w:tcW w:w="2708" w:type="dxa"/>
          </w:tcPr>
          <w:p w14:paraId="722D91DB" w14:textId="6331F7D0" w:rsidR="008E36F3" w:rsidRPr="000A24CF" w:rsidRDefault="008E36F3" w:rsidP="008E36F3">
            <w:pPr>
              <w:rPr>
                <w:rFonts w:eastAsia="等线"/>
                <w:color w:val="00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5E7190" w14:paraId="500F6195" w14:textId="77777777" w:rsidTr="00447EE0">
        <w:tc>
          <w:tcPr>
            <w:tcW w:w="2538" w:type="dxa"/>
            <w:vAlign w:val="center"/>
          </w:tcPr>
          <w:p w14:paraId="25BC9D78" w14:textId="77777777" w:rsidR="005E7190" w:rsidRPr="00EF66AD" w:rsidRDefault="005E7190" w:rsidP="005E7190">
            <w:r w:rsidRPr="007203EC">
              <w:rPr>
                <w:rFonts w:eastAsia="等线"/>
                <w:color w:val="000000"/>
              </w:rPr>
              <w:t>IEC 61000-4-8</w:t>
            </w:r>
            <w:r w:rsidRPr="00910916">
              <w:rPr>
                <w:rFonts w:eastAsia="等线"/>
                <w:color w:val="000000"/>
              </w:rPr>
              <w:t>:2009</w:t>
            </w:r>
          </w:p>
        </w:tc>
        <w:tc>
          <w:tcPr>
            <w:tcW w:w="4104" w:type="dxa"/>
            <w:vAlign w:val="center"/>
          </w:tcPr>
          <w:p w14:paraId="4FF1D058" w14:textId="77777777" w:rsidR="005E7190" w:rsidRPr="00EF66AD" w:rsidRDefault="005E7190" w:rsidP="005E7190">
            <w:r w:rsidRPr="007203EC">
              <w:rPr>
                <w:rFonts w:eastAsia="等线"/>
                <w:color w:val="000000"/>
              </w:rPr>
              <w:t xml:space="preserve">Electromagnetic compatibility (EMC) </w:t>
            </w:r>
            <w:r w:rsidRPr="007203EC">
              <w:rPr>
                <w:rFonts w:eastAsia="等线" w:hint="eastAsia"/>
                <w:color w:val="000000"/>
              </w:rPr>
              <w:t>–</w:t>
            </w:r>
            <w:r w:rsidRPr="007203EC">
              <w:rPr>
                <w:rFonts w:eastAsia="等线"/>
                <w:color w:val="000000"/>
              </w:rPr>
              <w:t xml:space="preserve"> Part 4-8: Testing and measurement techniques </w:t>
            </w:r>
            <w:r w:rsidRPr="007203EC">
              <w:rPr>
                <w:rFonts w:eastAsia="等线" w:hint="eastAsia"/>
                <w:color w:val="000000"/>
              </w:rPr>
              <w:t>–</w:t>
            </w:r>
            <w:r w:rsidRPr="007203EC">
              <w:rPr>
                <w:rFonts w:eastAsia="等线"/>
                <w:color w:val="000000"/>
              </w:rPr>
              <w:t xml:space="preserve"> Power frequency magnetic field immunity test</w:t>
            </w:r>
          </w:p>
        </w:tc>
        <w:tc>
          <w:tcPr>
            <w:tcW w:w="2708" w:type="dxa"/>
          </w:tcPr>
          <w:p w14:paraId="0AD2B250" w14:textId="4D644B49" w:rsidR="005E7190" w:rsidRPr="007203EC" w:rsidRDefault="005E7190" w:rsidP="005E7190">
            <w:pPr>
              <w:rPr>
                <w:rFonts w:eastAsia="等线"/>
                <w:color w:val="00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5E7190" w14:paraId="1F9CB3EC" w14:textId="77777777" w:rsidTr="00447EE0">
        <w:tc>
          <w:tcPr>
            <w:tcW w:w="2538" w:type="dxa"/>
            <w:vAlign w:val="center"/>
          </w:tcPr>
          <w:p w14:paraId="791F65A5" w14:textId="77777777" w:rsidR="005E7190" w:rsidRPr="00B349CB" w:rsidRDefault="005E7190" w:rsidP="005E7190">
            <w:pPr>
              <w:rPr>
                <w:rFonts w:eastAsia="等线"/>
                <w:color w:val="000000"/>
              </w:rPr>
            </w:pPr>
            <w:r w:rsidRPr="002D70B4">
              <w:rPr>
                <w:rFonts w:eastAsia="等线"/>
                <w:color w:val="000000"/>
              </w:rPr>
              <w:t>IEC 61000-4-11</w:t>
            </w:r>
            <w:r>
              <w:rPr>
                <w:rFonts w:eastAsia="等线"/>
                <w:color w:val="000000"/>
              </w:rPr>
              <w:t xml:space="preserve">: </w:t>
            </w:r>
            <w:r w:rsidRPr="00B10EDF">
              <w:rPr>
                <w:rFonts w:eastAsia="等线"/>
                <w:color w:val="000000"/>
              </w:rPr>
              <w:t>2004+AMD1:2017 CSV</w:t>
            </w:r>
          </w:p>
        </w:tc>
        <w:tc>
          <w:tcPr>
            <w:tcW w:w="4104" w:type="dxa"/>
            <w:vAlign w:val="center"/>
          </w:tcPr>
          <w:p w14:paraId="448B66F3" w14:textId="77777777" w:rsidR="005E7190" w:rsidRPr="00B349CB" w:rsidRDefault="005E7190" w:rsidP="005E7190">
            <w:pPr>
              <w:rPr>
                <w:rFonts w:eastAsia="等线"/>
                <w:color w:val="000000"/>
              </w:rPr>
            </w:pPr>
            <w:r w:rsidRPr="002D70B4">
              <w:rPr>
                <w:rFonts w:eastAsia="等线"/>
                <w:color w:val="000000"/>
              </w:rPr>
              <w:t>ELECTROMAGNETIC COMPATIBILITY (EMC) – Part 4-11: Testing and measurement techniques – Voltage dips, short interruptions and voltage variations immunity tests</w:t>
            </w:r>
          </w:p>
        </w:tc>
        <w:tc>
          <w:tcPr>
            <w:tcW w:w="2708" w:type="dxa"/>
          </w:tcPr>
          <w:p w14:paraId="32F9436E" w14:textId="424E3843" w:rsidR="005E7190" w:rsidRPr="002D70B4" w:rsidRDefault="005E7190" w:rsidP="005E7190">
            <w:pPr>
              <w:rPr>
                <w:rFonts w:eastAsia="等线"/>
                <w:color w:val="00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5E7190" w14:paraId="2693C91E" w14:textId="77777777" w:rsidTr="00447EE0">
        <w:tc>
          <w:tcPr>
            <w:tcW w:w="2538" w:type="dxa"/>
            <w:vAlign w:val="center"/>
          </w:tcPr>
          <w:p w14:paraId="59AF19DB" w14:textId="77777777" w:rsidR="005E7190" w:rsidRPr="002D70B4" w:rsidRDefault="005E7190" w:rsidP="005E7190">
            <w:pPr>
              <w:rPr>
                <w:rFonts w:eastAsia="等线"/>
                <w:color w:val="000000"/>
              </w:rPr>
            </w:pPr>
            <w:r w:rsidRPr="0002490D">
              <w:rPr>
                <w:rFonts w:eastAsia="等线"/>
                <w:color w:val="000000"/>
              </w:rPr>
              <w:t>IEC 61000-4-19: 2014</w:t>
            </w:r>
          </w:p>
        </w:tc>
        <w:tc>
          <w:tcPr>
            <w:tcW w:w="4104" w:type="dxa"/>
            <w:vAlign w:val="center"/>
          </w:tcPr>
          <w:p w14:paraId="2D7FDE72" w14:textId="77777777" w:rsidR="005E7190" w:rsidRPr="002D70B4" w:rsidRDefault="005E7190" w:rsidP="005E7190">
            <w:pPr>
              <w:rPr>
                <w:rFonts w:eastAsia="等线"/>
                <w:color w:val="000000"/>
              </w:rPr>
            </w:pPr>
            <w:r w:rsidRPr="00E0254F">
              <w:rPr>
                <w:rFonts w:eastAsia="等线"/>
                <w:color w:val="000000"/>
              </w:rPr>
              <w:t>Electromagnetic compatibility (EMC) – Part 4-19: Testing and measurement techniques – Test for immunity to conducted, differential mode disturbances and signalling in the frequency range 2 kHz to 150 kHz at a.c. power ports</w:t>
            </w:r>
          </w:p>
        </w:tc>
        <w:tc>
          <w:tcPr>
            <w:tcW w:w="2708" w:type="dxa"/>
          </w:tcPr>
          <w:p w14:paraId="1D8586DF" w14:textId="6E6EC8D9" w:rsidR="005E7190" w:rsidRPr="002D70B4" w:rsidRDefault="005E7190" w:rsidP="005E7190">
            <w:pPr>
              <w:rPr>
                <w:rFonts w:eastAsia="等线"/>
                <w:color w:val="00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8E36F3" w14:paraId="21F0C97B" w14:textId="77777777" w:rsidTr="00447EE0">
        <w:tc>
          <w:tcPr>
            <w:tcW w:w="2538" w:type="dxa"/>
            <w:vAlign w:val="center"/>
          </w:tcPr>
          <w:p w14:paraId="15A911E9" w14:textId="360F996B" w:rsidR="008E36F3" w:rsidRPr="0002490D" w:rsidRDefault="008E36F3" w:rsidP="008E36F3">
            <w:pPr>
              <w:rPr>
                <w:rFonts w:eastAsia="等线"/>
                <w:color w:val="000000"/>
              </w:rPr>
            </w:pPr>
            <w:r w:rsidRPr="00E526E5">
              <w:rPr>
                <w:rFonts w:eastAsia="等线"/>
                <w:color w:val="000000"/>
              </w:rPr>
              <w:t>IEC 61000-4-30</w:t>
            </w:r>
          </w:p>
        </w:tc>
        <w:tc>
          <w:tcPr>
            <w:tcW w:w="4104" w:type="dxa"/>
            <w:vAlign w:val="center"/>
          </w:tcPr>
          <w:p w14:paraId="3FCA7E56" w14:textId="77777777" w:rsidR="008E36F3" w:rsidRPr="0091054E" w:rsidRDefault="008E36F3" w:rsidP="008E36F3">
            <w:pPr>
              <w:rPr>
                <w:rFonts w:eastAsia="等线"/>
                <w:color w:val="000000"/>
              </w:rPr>
            </w:pPr>
            <w:r w:rsidRPr="0091054E">
              <w:rPr>
                <w:rFonts w:eastAsia="等线"/>
                <w:color w:val="000000"/>
              </w:rPr>
              <w:t>Electromagnetic compatibility (EMC) –</w:t>
            </w:r>
          </w:p>
          <w:p w14:paraId="565D7152" w14:textId="77777777" w:rsidR="008E36F3" w:rsidRPr="0091054E" w:rsidRDefault="008E36F3" w:rsidP="008E36F3">
            <w:pPr>
              <w:rPr>
                <w:rFonts w:eastAsia="等线"/>
                <w:color w:val="000000"/>
              </w:rPr>
            </w:pPr>
            <w:r w:rsidRPr="0091054E">
              <w:rPr>
                <w:rFonts w:eastAsia="等线"/>
                <w:color w:val="000000"/>
              </w:rPr>
              <w:t>Part 4-30: Testing and measurement techniques – Power quality measurement</w:t>
            </w:r>
          </w:p>
          <w:p w14:paraId="1220C834" w14:textId="59D14CF3" w:rsidR="008E36F3" w:rsidRPr="00E0254F" w:rsidRDefault="008E36F3" w:rsidP="008E36F3">
            <w:pPr>
              <w:rPr>
                <w:rFonts w:eastAsia="等线"/>
                <w:color w:val="000000"/>
              </w:rPr>
            </w:pPr>
            <w:r w:rsidRPr="0091054E">
              <w:rPr>
                <w:rFonts w:eastAsia="等线"/>
                <w:color w:val="000000"/>
              </w:rPr>
              <w:t>methods</w:t>
            </w:r>
          </w:p>
        </w:tc>
        <w:tc>
          <w:tcPr>
            <w:tcW w:w="2708" w:type="dxa"/>
          </w:tcPr>
          <w:p w14:paraId="0EAD1AFB" w14:textId="5A172AC8" w:rsidR="008E36F3" w:rsidRPr="000A24CF" w:rsidRDefault="008E36F3" w:rsidP="008E36F3">
            <w:pPr>
              <w:rPr>
                <w:rFonts w:eastAsia="等线"/>
                <w:color w:val="00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5E7190" w14:paraId="721EB024" w14:textId="77777777" w:rsidTr="00447EE0">
        <w:tc>
          <w:tcPr>
            <w:tcW w:w="2538" w:type="dxa"/>
            <w:vAlign w:val="center"/>
          </w:tcPr>
          <w:p w14:paraId="0E974EE8" w14:textId="77777777" w:rsidR="005E7190" w:rsidRPr="00EF66AD" w:rsidRDefault="005E7190" w:rsidP="005E7190">
            <w:r w:rsidRPr="007203EC">
              <w:rPr>
                <w:rFonts w:eastAsia="等线"/>
                <w:color w:val="000000"/>
              </w:rPr>
              <w:t>IEC 61131-2:2017</w:t>
            </w:r>
          </w:p>
        </w:tc>
        <w:tc>
          <w:tcPr>
            <w:tcW w:w="4104" w:type="dxa"/>
            <w:vAlign w:val="center"/>
          </w:tcPr>
          <w:p w14:paraId="5DBAC6F0" w14:textId="77777777" w:rsidR="005E7190" w:rsidRPr="00EF66AD" w:rsidRDefault="005E7190" w:rsidP="005E7190">
            <w:r w:rsidRPr="007203EC">
              <w:rPr>
                <w:rFonts w:eastAsia="等线"/>
                <w:color w:val="000000"/>
              </w:rPr>
              <w:t xml:space="preserve">Industrial-process measurement and control </w:t>
            </w:r>
            <w:r w:rsidRPr="007203EC">
              <w:rPr>
                <w:rFonts w:eastAsia="等线" w:hint="eastAsia"/>
                <w:color w:val="000000"/>
              </w:rPr>
              <w:t>–</w:t>
            </w:r>
            <w:r w:rsidRPr="007203EC">
              <w:rPr>
                <w:rFonts w:eastAsia="等线"/>
                <w:color w:val="000000"/>
              </w:rPr>
              <w:t xml:space="preserve"> Programmable controllers </w:t>
            </w:r>
            <w:r w:rsidRPr="007203EC">
              <w:rPr>
                <w:rFonts w:eastAsia="等线" w:hint="eastAsia"/>
                <w:color w:val="000000"/>
              </w:rPr>
              <w:t>–</w:t>
            </w:r>
            <w:r w:rsidRPr="007203EC">
              <w:rPr>
                <w:rFonts w:eastAsia="等线"/>
                <w:color w:val="000000"/>
              </w:rPr>
              <w:t xml:space="preserve"> Part 2: Equipment requirements and tests</w:t>
            </w:r>
          </w:p>
        </w:tc>
        <w:tc>
          <w:tcPr>
            <w:tcW w:w="2708" w:type="dxa"/>
          </w:tcPr>
          <w:p w14:paraId="616EC8EA" w14:textId="6F49AE6F" w:rsidR="005E7190" w:rsidRPr="007203EC" w:rsidRDefault="005E7190" w:rsidP="005E7190">
            <w:pPr>
              <w:rPr>
                <w:rFonts w:eastAsia="等线"/>
                <w:color w:val="00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5E7190" w14:paraId="45EEDC07" w14:textId="77777777" w:rsidTr="00447EE0">
        <w:tc>
          <w:tcPr>
            <w:tcW w:w="2538" w:type="dxa"/>
            <w:vAlign w:val="center"/>
          </w:tcPr>
          <w:p w14:paraId="1E584DF1" w14:textId="77777777" w:rsidR="005E7190" w:rsidRPr="00EF66AD" w:rsidRDefault="005E7190" w:rsidP="005E7190">
            <w:r w:rsidRPr="007203EC">
              <w:rPr>
                <w:rFonts w:eastAsia="等线"/>
                <w:color w:val="000000"/>
              </w:rPr>
              <w:lastRenderedPageBreak/>
              <w:t>IEC 61326-1:2012</w:t>
            </w:r>
          </w:p>
        </w:tc>
        <w:tc>
          <w:tcPr>
            <w:tcW w:w="4104" w:type="dxa"/>
            <w:vAlign w:val="center"/>
          </w:tcPr>
          <w:p w14:paraId="3CB2C994" w14:textId="77777777" w:rsidR="005E7190" w:rsidRPr="00EF66AD" w:rsidRDefault="005E7190" w:rsidP="005E7190">
            <w:r w:rsidRPr="007203EC">
              <w:rPr>
                <w:rFonts w:eastAsia="等线"/>
                <w:color w:val="000000"/>
              </w:rPr>
              <w:t>Electrical Equipment For Measurement, Control And Laboratory Use - EMC Requirements - Part 1: General Requirements</w:t>
            </w:r>
          </w:p>
        </w:tc>
        <w:tc>
          <w:tcPr>
            <w:tcW w:w="2708" w:type="dxa"/>
          </w:tcPr>
          <w:p w14:paraId="31EC00FE" w14:textId="6FD3CC4E" w:rsidR="005E7190" w:rsidRPr="007203EC" w:rsidRDefault="005E7190" w:rsidP="005E7190">
            <w:pPr>
              <w:rPr>
                <w:rFonts w:eastAsia="等线"/>
                <w:color w:val="00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5E7190" w14:paraId="0497D1E1" w14:textId="77777777" w:rsidTr="00447EE0">
        <w:tc>
          <w:tcPr>
            <w:tcW w:w="2538" w:type="dxa"/>
            <w:vAlign w:val="center"/>
          </w:tcPr>
          <w:p w14:paraId="777BC484" w14:textId="77777777" w:rsidR="005E7190" w:rsidRPr="00EF66AD" w:rsidRDefault="005E7190" w:rsidP="005E7190">
            <w:r w:rsidRPr="007203EC">
              <w:rPr>
                <w:rFonts w:eastAsia="等线"/>
                <w:color w:val="000000"/>
              </w:rPr>
              <w:t>IEC 61557-12:2018</w:t>
            </w:r>
          </w:p>
        </w:tc>
        <w:tc>
          <w:tcPr>
            <w:tcW w:w="4104" w:type="dxa"/>
            <w:vAlign w:val="center"/>
          </w:tcPr>
          <w:p w14:paraId="622F0332" w14:textId="77777777" w:rsidR="005E7190" w:rsidRPr="00EF66AD" w:rsidRDefault="005E7190" w:rsidP="005E7190">
            <w:r w:rsidRPr="007203EC">
              <w:rPr>
                <w:rFonts w:eastAsia="等线"/>
                <w:color w:val="000000"/>
              </w:rPr>
              <w:t>Electrical Safety In Low Voltage Distribution Systems Up To 1 000 V A.C. And 1 500 V D.C. - Equipment For Testing, Measuring Or Monitoring Of Protective Measures - Part 12: Performance Measuring And Monitoring Devices (PMD)</w:t>
            </w:r>
          </w:p>
        </w:tc>
        <w:tc>
          <w:tcPr>
            <w:tcW w:w="2708" w:type="dxa"/>
          </w:tcPr>
          <w:p w14:paraId="409A901F" w14:textId="7CCD141E" w:rsidR="005E7190" w:rsidRPr="007203EC" w:rsidRDefault="005E7190" w:rsidP="005E7190">
            <w:pPr>
              <w:rPr>
                <w:rFonts w:eastAsia="等线"/>
                <w:color w:val="00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8E36F3" w14:paraId="4A16F9A7" w14:textId="77777777" w:rsidTr="00447EE0">
        <w:tc>
          <w:tcPr>
            <w:tcW w:w="2538" w:type="dxa"/>
            <w:vAlign w:val="center"/>
          </w:tcPr>
          <w:p w14:paraId="4F5B4555" w14:textId="77777777" w:rsidR="008E36F3" w:rsidRPr="00DE735E" w:rsidRDefault="008E36F3" w:rsidP="008E36F3">
            <w:pPr>
              <w:rPr>
                <w:rFonts w:eastAsia="等线"/>
                <w:color w:val="000000"/>
              </w:rPr>
            </w:pPr>
            <w:r w:rsidRPr="00532BCC">
              <w:rPr>
                <w:rFonts w:eastAsia="等线"/>
                <w:color w:val="000000"/>
              </w:rPr>
              <w:t>IEC 62052-11:2020</w:t>
            </w:r>
          </w:p>
        </w:tc>
        <w:tc>
          <w:tcPr>
            <w:tcW w:w="4104" w:type="dxa"/>
            <w:vAlign w:val="center"/>
          </w:tcPr>
          <w:p w14:paraId="7B7FA83D" w14:textId="77777777" w:rsidR="008E36F3" w:rsidRPr="00532BCC" w:rsidRDefault="008E36F3" w:rsidP="008E36F3">
            <w:pPr>
              <w:rPr>
                <w:rFonts w:eastAsia="等线"/>
                <w:color w:val="000000"/>
              </w:rPr>
            </w:pPr>
            <w:r w:rsidRPr="00532BCC">
              <w:rPr>
                <w:rFonts w:eastAsia="等线"/>
                <w:color w:val="000000"/>
              </w:rPr>
              <w:t>Electricity metering equipment – General requirements, tests and test</w:t>
            </w:r>
            <w:r>
              <w:rPr>
                <w:rFonts w:eastAsia="等线"/>
                <w:color w:val="000000"/>
              </w:rPr>
              <w:t xml:space="preserve"> </w:t>
            </w:r>
            <w:r w:rsidRPr="00532BCC">
              <w:rPr>
                <w:rFonts w:eastAsia="等线"/>
                <w:color w:val="000000"/>
              </w:rPr>
              <w:t>conditions –</w:t>
            </w:r>
            <w:r>
              <w:rPr>
                <w:rFonts w:eastAsia="等线"/>
                <w:color w:val="000000"/>
              </w:rPr>
              <w:t xml:space="preserve"> </w:t>
            </w:r>
            <w:r w:rsidRPr="00532BCC">
              <w:rPr>
                <w:rFonts w:eastAsia="等线"/>
                <w:color w:val="000000"/>
              </w:rPr>
              <w:t>Part 11: Metering equipment</w:t>
            </w:r>
          </w:p>
        </w:tc>
        <w:tc>
          <w:tcPr>
            <w:tcW w:w="2708" w:type="dxa"/>
          </w:tcPr>
          <w:p w14:paraId="6B662E9C" w14:textId="1E020E2F" w:rsidR="008E36F3" w:rsidRPr="00532BCC" w:rsidRDefault="008E36F3" w:rsidP="008E36F3">
            <w:pPr>
              <w:rPr>
                <w:rFonts w:eastAsia="等线"/>
                <w:color w:val="00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8E36F3" w14:paraId="03B57744" w14:textId="77777777" w:rsidTr="00447EE0">
        <w:tc>
          <w:tcPr>
            <w:tcW w:w="2538" w:type="dxa"/>
            <w:vAlign w:val="center"/>
          </w:tcPr>
          <w:p w14:paraId="7E0C71FF" w14:textId="7985B5E7" w:rsidR="008E36F3" w:rsidRPr="00532BCC" w:rsidRDefault="008E36F3" w:rsidP="008E36F3">
            <w:pPr>
              <w:rPr>
                <w:rFonts w:eastAsia="等线"/>
                <w:color w:val="000000"/>
              </w:rPr>
            </w:pPr>
            <w:r w:rsidRPr="00473A99">
              <w:rPr>
                <w:rFonts w:eastAsia="等线"/>
                <w:color w:val="000000"/>
              </w:rPr>
              <w:t>IEC 62053-22</w:t>
            </w:r>
            <w:r>
              <w:rPr>
                <w:rFonts w:eastAsia="等线" w:hint="eastAsia"/>
                <w:color w:val="000000"/>
              </w:rPr>
              <w:t>:2020</w:t>
            </w:r>
          </w:p>
        </w:tc>
        <w:tc>
          <w:tcPr>
            <w:tcW w:w="4104" w:type="dxa"/>
            <w:vAlign w:val="center"/>
          </w:tcPr>
          <w:p w14:paraId="5CE85FB6" w14:textId="77777777" w:rsidR="008E36F3" w:rsidRPr="00772680" w:rsidRDefault="008E36F3" w:rsidP="008E36F3">
            <w:pPr>
              <w:rPr>
                <w:rFonts w:eastAsia="等线"/>
                <w:color w:val="000000"/>
              </w:rPr>
            </w:pPr>
            <w:r w:rsidRPr="00772680">
              <w:rPr>
                <w:rFonts w:eastAsia="等线"/>
                <w:color w:val="000000"/>
              </w:rPr>
              <w:t>Electricity metering equipment – Particular requirements –</w:t>
            </w:r>
          </w:p>
          <w:p w14:paraId="3E7E2E1C" w14:textId="59ACC173" w:rsidR="008E36F3" w:rsidRPr="00532BCC" w:rsidRDefault="008E36F3" w:rsidP="008E36F3">
            <w:pPr>
              <w:rPr>
                <w:rFonts w:eastAsia="等线"/>
                <w:color w:val="000000"/>
              </w:rPr>
            </w:pPr>
            <w:r w:rsidRPr="00772680">
              <w:rPr>
                <w:rFonts w:eastAsia="等线"/>
                <w:color w:val="000000"/>
              </w:rPr>
              <w:t>Part 22: Static meters for AC active energy (classes 0,1S, 0,2S and 0,5S)</w:t>
            </w:r>
          </w:p>
        </w:tc>
        <w:tc>
          <w:tcPr>
            <w:tcW w:w="2708" w:type="dxa"/>
          </w:tcPr>
          <w:p w14:paraId="09BBC65C" w14:textId="664F6D10" w:rsidR="008E36F3" w:rsidRDefault="008E36F3" w:rsidP="008E36F3">
            <w:pPr>
              <w:rPr>
                <w:rFonts w:eastAsia="等线"/>
                <w:color w:val="FF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8E36F3" w14:paraId="3599D5EB" w14:textId="77777777" w:rsidTr="00447EE0">
        <w:tc>
          <w:tcPr>
            <w:tcW w:w="2538" w:type="dxa"/>
            <w:vAlign w:val="center"/>
          </w:tcPr>
          <w:p w14:paraId="74A0AFE4" w14:textId="663D4FF0" w:rsidR="008E36F3" w:rsidRPr="00473A99" w:rsidRDefault="008E36F3" w:rsidP="008E36F3">
            <w:pPr>
              <w:rPr>
                <w:rFonts w:eastAsia="等线"/>
                <w:color w:val="000000"/>
              </w:rPr>
            </w:pPr>
            <w:r w:rsidRPr="00D27899">
              <w:rPr>
                <w:rFonts w:eastAsia="等线"/>
                <w:color w:val="000000"/>
              </w:rPr>
              <w:t>IEC 62053-24:2014+AMD1:2016 CSV</w:t>
            </w:r>
          </w:p>
        </w:tc>
        <w:tc>
          <w:tcPr>
            <w:tcW w:w="4104" w:type="dxa"/>
            <w:vAlign w:val="center"/>
          </w:tcPr>
          <w:p w14:paraId="68A5EE06" w14:textId="77777777" w:rsidR="008E36F3" w:rsidRPr="00F2607E" w:rsidRDefault="008E36F3" w:rsidP="008E36F3">
            <w:pPr>
              <w:rPr>
                <w:rFonts w:eastAsia="等线"/>
                <w:color w:val="000000"/>
              </w:rPr>
            </w:pPr>
            <w:r w:rsidRPr="00F2607E">
              <w:rPr>
                <w:rFonts w:eastAsia="等线"/>
                <w:color w:val="000000"/>
              </w:rPr>
              <w:t>ELECTRICITY METERING EQUIPMENT (a.c.) –</w:t>
            </w:r>
          </w:p>
          <w:p w14:paraId="40A95B1C" w14:textId="77777777" w:rsidR="008E36F3" w:rsidRPr="00F2607E" w:rsidRDefault="008E36F3" w:rsidP="008E36F3">
            <w:pPr>
              <w:rPr>
                <w:rFonts w:eastAsia="等线"/>
                <w:color w:val="000000"/>
              </w:rPr>
            </w:pPr>
            <w:r w:rsidRPr="00F2607E">
              <w:rPr>
                <w:rFonts w:eastAsia="等线"/>
                <w:color w:val="000000"/>
              </w:rPr>
              <w:t>PARTICULAR REQUIREMENTS –</w:t>
            </w:r>
          </w:p>
          <w:p w14:paraId="3C190F79" w14:textId="77777777" w:rsidR="008E36F3" w:rsidRPr="00F2607E" w:rsidRDefault="008E36F3" w:rsidP="008E36F3">
            <w:pPr>
              <w:rPr>
                <w:rFonts w:eastAsia="等线"/>
                <w:color w:val="000000"/>
              </w:rPr>
            </w:pPr>
            <w:r w:rsidRPr="00F2607E">
              <w:rPr>
                <w:rFonts w:eastAsia="等线"/>
                <w:color w:val="000000"/>
              </w:rPr>
              <w:t>Part 24: Static meters for reactive energy at fundamental frequency</w:t>
            </w:r>
          </w:p>
          <w:p w14:paraId="5388A202" w14:textId="287367AE" w:rsidR="008E36F3" w:rsidRPr="00772680" w:rsidRDefault="008E36F3" w:rsidP="008E36F3">
            <w:pPr>
              <w:rPr>
                <w:rFonts w:eastAsia="等线"/>
                <w:color w:val="000000"/>
              </w:rPr>
            </w:pPr>
            <w:r w:rsidRPr="00F2607E">
              <w:rPr>
                <w:rFonts w:eastAsia="等线"/>
                <w:color w:val="000000"/>
              </w:rPr>
              <w:t>(classes 0,5 S, 1 S and 1)</w:t>
            </w:r>
          </w:p>
        </w:tc>
        <w:tc>
          <w:tcPr>
            <w:tcW w:w="2708" w:type="dxa"/>
          </w:tcPr>
          <w:p w14:paraId="3BBBFB05" w14:textId="029C59C5" w:rsidR="008E36F3" w:rsidRDefault="008E36F3" w:rsidP="008E36F3">
            <w:pPr>
              <w:rPr>
                <w:rFonts w:eastAsia="等线"/>
                <w:color w:val="FF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8E36F3" w14:paraId="1DA651F2" w14:textId="77777777" w:rsidTr="00447EE0">
        <w:tc>
          <w:tcPr>
            <w:tcW w:w="2538" w:type="dxa"/>
            <w:vAlign w:val="center"/>
          </w:tcPr>
          <w:p w14:paraId="6E74538E" w14:textId="77777777" w:rsidR="008E36F3" w:rsidRPr="00657707" w:rsidRDefault="008E36F3" w:rsidP="008E36F3">
            <w:pPr>
              <w:rPr>
                <w:rFonts w:eastAsia="等线"/>
                <w:color w:val="000000"/>
                <w:lang w:val="en-CA"/>
              </w:rPr>
            </w:pPr>
            <w:r w:rsidRPr="008B2DC0">
              <w:rPr>
                <w:rFonts w:eastAsia="等线"/>
                <w:color w:val="000000"/>
              </w:rPr>
              <w:t>IEC 62052-31</w:t>
            </w:r>
            <w:r>
              <w:rPr>
                <w:rFonts w:eastAsia="等线"/>
                <w:color w:val="000000"/>
                <w:lang w:val="en-CA"/>
              </w:rPr>
              <w:t>:2015</w:t>
            </w:r>
          </w:p>
        </w:tc>
        <w:tc>
          <w:tcPr>
            <w:tcW w:w="4104" w:type="dxa"/>
            <w:vAlign w:val="center"/>
          </w:tcPr>
          <w:p w14:paraId="7FB67142" w14:textId="77777777" w:rsidR="008E36F3" w:rsidRPr="00532BCC" w:rsidRDefault="008E36F3" w:rsidP="008E36F3">
            <w:pPr>
              <w:rPr>
                <w:rFonts w:eastAsia="等线"/>
                <w:color w:val="000000"/>
              </w:rPr>
            </w:pPr>
            <w:r w:rsidRPr="00BD71DC">
              <w:rPr>
                <w:rFonts w:eastAsia="等线"/>
                <w:color w:val="000000"/>
              </w:rPr>
              <w:t>Electricity metering equipment (AC) – General requirements, tests and test</w:t>
            </w:r>
            <w:r>
              <w:rPr>
                <w:rFonts w:eastAsia="等线"/>
                <w:color w:val="000000"/>
              </w:rPr>
              <w:t xml:space="preserve"> </w:t>
            </w:r>
            <w:r w:rsidRPr="00BD71DC">
              <w:rPr>
                <w:rFonts w:eastAsia="等线"/>
                <w:color w:val="000000"/>
              </w:rPr>
              <w:t>conditions –</w:t>
            </w:r>
            <w:r>
              <w:rPr>
                <w:rFonts w:eastAsia="等线"/>
                <w:color w:val="000000"/>
              </w:rPr>
              <w:t xml:space="preserve"> </w:t>
            </w:r>
            <w:r w:rsidRPr="00BD71DC">
              <w:rPr>
                <w:rFonts w:eastAsia="等线"/>
                <w:color w:val="000000"/>
              </w:rPr>
              <w:t>Part 31: Product safety requirements and tests</w:t>
            </w:r>
          </w:p>
        </w:tc>
        <w:tc>
          <w:tcPr>
            <w:tcW w:w="2708" w:type="dxa"/>
          </w:tcPr>
          <w:p w14:paraId="1523E8CA" w14:textId="1D58246F" w:rsidR="008E36F3" w:rsidRPr="00BD71DC" w:rsidRDefault="008E36F3" w:rsidP="008E36F3">
            <w:pPr>
              <w:rPr>
                <w:rFonts w:eastAsia="等线"/>
                <w:color w:val="00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5E7190" w14:paraId="49E79670" w14:textId="77777777" w:rsidTr="00447EE0">
        <w:tc>
          <w:tcPr>
            <w:tcW w:w="2538" w:type="dxa"/>
            <w:vAlign w:val="center"/>
          </w:tcPr>
          <w:p w14:paraId="10A26C1C" w14:textId="77777777" w:rsidR="005E7190" w:rsidRPr="00EF66AD" w:rsidRDefault="005E7190" w:rsidP="005E7190">
            <w:r w:rsidRPr="007203EC">
              <w:rPr>
                <w:rFonts w:eastAsia="等线"/>
                <w:color w:val="000000"/>
              </w:rPr>
              <w:t>IEC 62053-31:1998</w:t>
            </w:r>
          </w:p>
        </w:tc>
        <w:tc>
          <w:tcPr>
            <w:tcW w:w="4104" w:type="dxa"/>
            <w:vAlign w:val="center"/>
          </w:tcPr>
          <w:p w14:paraId="421A34AE" w14:textId="77777777" w:rsidR="005E7190" w:rsidRPr="00EF66AD" w:rsidRDefault="005E7190" w:rsidP="005E7190">
            <w:r w:rsidRPr="007203EC">
              <w:rPr>
                <w:rFonts w:eastAsia="等线"/>
                <w:color w:val="000000"/>
              </w:rPr>
              <w:t>Electricity metering equipment (a.c.) - Particular requirements - Part 31: Pulse output devices for electromechanical and electronic meters (two wires only)</w:t>
            </w:r>
          </w:p>
        </w:tc>
        <w:tc>
          <w:tcPr>
            <w:tcW w:w="2708" w:type="dxa"/>
          </w:tcPr>
          <w:p w14:paraId="0263CE22" w14:textId="24C78102" w:rsidR="005E7190" w:rsidRPr="007203EC" w:rsidRDefault="005E7190" w:rsidP="005E7190">
            <w:pPr>
              <w:rPr>
                <w:rFonts w:eastAsia="等线"/>
                <w:color w:val="00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  <w:tr w:rsidR="005E7190" w14:paraId="7BFCD51E" w14:textId="77777777" w:rsidTr="00447EE0">
        <w:tc>
          <w:tcPr>
            <w:tcW w:w="2538" w:type="dxa"/>
            <w:vAlign w:val="center"/>
          </w:tcPr>
          <w:p w14:paraId="54832759" w14:textId="77777777" w:rsidR="005E7190" w:rsidRPr="00EF66AD" w:rsidRDefault="005E7190" w:rsidP="005E7190">
            <w:r w:rsidRPr="007203EC">
              <w:rPr>
                <w:rFonts w:eastAsia="等线"/>
                <w:color w:val="000000"/>
              </w:rPr>
              <w:t>LMB-EG-07</w:t>
            </w:r>
          </w:p>
        </w:tc>
        <w:tc>
          <w:tcPr>
            <w:tcW w:w="4104" w:type="dxa"/>
            <w:vAlign w:val="center"/>
          </w:tcPr>
          <w:p w14:paraId="468957F3" w14:textId="77777777" w:rsidR="005E7190" w:rsidRPr="00EF66AD" w:rsidRDefault="005E7190" w:rsidP="005E7190">
            <w:r w:rsidRPr="007203EC">
              <w:rPr>
                <w:rFonts w:eastAsia="等线"/>
                <w:color w:val="000000"/>
              </w:rPr>
              <w:t>Specifications for Approval of Type of Electricity Meters, Instrument Transformers and Auxiliary Devices</w:t>
            </w:r>
          </w:p>
        </w:tc>
        <w:tc>
          <w:tcPr>
            <w:tcW w:w="2708" w:type="dxa"/>
          </w:tcPr>
          <w:p w14:paraId="1DFFDE38" w14:textId="09005D3A" w:rsidR="005E7190" w:rsidRPr="007203EC" w:rsidRDefault="005E7190" w:rsidP="005E7190">
            <w:pPr>
              <w:rPr>
                <w:rFonts w:eastAsia="等线"/>
                <w:color w:val="000000"/>
              </w:rPr>
            </w:pPr>
            <w:r w:rsidRPr="00B150C0">
              <w:rPr>
                <w:rFonts w:eastAsia="等线" w:hint="eastAsia"/>
                <w:color w:val="FF0000"/>
              </w:rPr>
              <w:t>必须通过</w:t>
            </w:r>
          </w:p>
        </w:tc>
      </w:tr>
      <w:tr w:rsidR="005E7190" w14:paraId="58F6D2CA" w14:textId="77777777" w:rsidTr="00447EE0">
        <w:tc>
          <w:tcPr>
            <w:tcW w:w="2538" w:type="dxa"/>
            <w:vAlign w:val="center"/>
          </w:tcPr>
          <w:p w14:paraId="2D88EABE" w14:textId="77777777" w:rsidR="005E7190" w:rsidRPr="00EF66AD" w:rsidRDefault="005E7190" w:rsidP="005E7190">
            <w:r w:rsidRPr="007203EC">
              <w:rPr>
                <w:rFonts w:eastAsia="等线"/>
                <w:color w:val="000000"/>
              </w:rPr>
              <w:t>S-E-06</w:t>
            </w:r>
          </w:p>
        </w:tc>
        <w:tc>
          <w:tcPr>
            <w:tcW w:w="4104" w:type="dxa"/>
            <w:vAlign w:val="center"/>
          </w:tcPr>
          <w:p w14:paraId="78A244D3" w14:textId="77777777" w:rsidR="005E7190" w:rsidRPr="00EF66AD" w:rsidRDefault="005E7190" w:rsidP="005E7190">
            <w:r w:rsidRPr="007203EC">
              <w:rPr>
                <w:rFonts w:eastAsia="等线"/>
                <w:color w:val="000000"/>
              </w:rPr>
              <w:t>Specification for the approval of type of electricity meters and auxiliary devices—amendments to Measurement Canada specification LMB-EG-07</w:t>
            </w:r>
          </w:p>
        </w:tc>
        <w:tc>
          <w:tcPr>
            <w:tcW w:w="2708" w:type="dxa"/>
          </w:tcPr>
          <w:p w14:paraId="04374FA3" w14:textId="5A1E0998" w:rsidR="005E7190" w:rsidRPr="007203EC" w:rsidRDefault="005E7190" w:rsidP="005E7190">
            <w:pPr>
              <w:rPr>
                <w:rFonts w:eastAsia="等线"/>
                <w:color w:val="000000"/>
              </w:rPr>
            </w:pPr>
            <w:r w:rsidRPr="00B150C0">
              <w:rPr>
                <w:rFonts w:eastAsia="等线" w:hint="eastAsia"/>
                <w:color w:val="FF0000"/>
              </w:rPr>
              <w:t>必须通过</w:t>
            </w:r>
          </w:p>
        </w:tc>
      </w:tr>
      <w:tr w:rsidR="005E7190" w14:paraId="281940C7" w14:textId="77777777" w:rsidTr="00447EE0">
        <w:tc>
          <w:tcPr>
            <w:tcW w:w="2538" w:type="dxa"/>
            <w:vAlign w:val="center"/>
          </w:tcPr>
          <w:p w14:paraId="10018087" w14:textId="77777777" w:rsidR="005E7190" w:rsidRPr="00EF66AD" w:rsidRDefault="005E7190" w:rsidP="005E7190">
            <w:r w:rsidRPr="007203EC">
              <w:rPr>
                <w:rFonts w:eastAsia="等线"/>
                <w:color w:val="000000"/>
              </w:rPr>
              <w:t>UL 61010-1:2018</w:t>
            </w:r>
          </w:p>
        </w:tc>
        <w:tc>
          <w:tcPr>
            <w:tcW w:w="4104" w:type="dxa"/>
            <w:vAlign w:val="center"/>
          </w:tcPr>
          <w:p w14:paraId="24AC7929" w14:textId="77777777" w:rsidR="005E7190" w:rsidRPr="00EF66AD" w:rsidRDefault="005E7190" w:rsidP="005E7190">
            <w:r w:rsidRPr="007203EC">
              <w:rPr>
                <w:rFonts w:eastAsia="等线"/>
                <w:color w:val="000000"/>
              </w:rPr>
              <w:t>Safety Requirements for Electrical Equipment for Measurement, Control, and Laboratory Use - Part 1: General Requirements</w:t>
            </w:r>
          </w:p>
        </w:tc>
        <w:tc>
          <w:tcPr>
            <w:tcW w:w="2708" w:type="dxa"/>
          </w:tcPr>
          <w:p w14:paraId="07B0E3A1" w14:textId="6AA9EADF" w:rsidR="005E7190" w:rsidRPr="007203EC" w:rsidRDefault="005E7190" w:rsidP="005E7190">
            <w:pPr>
              <w:rPr>
                <w:rFonts w:eastAsia="等线"/>
                <w:color w:val="000000"/>
              </w:rPr>
            </w:pPr>
            <w:r w:rsidRPr="00B150C0">
              <w:rPr>
                <w:rFonts w:eastAsia="等线" w:hint="eastAsia"/>
                <w:color w:val="FF0000"/>
              </w:rPr>
              <w:t>必须通过</w:t>
            </w:r>
          </w:p>
        </w:tc>
      </w:tr>
      <w:tr w:rsidR="005E7190" w14:paraId="0714590B" w14:textId="77777777" w:rsidTr="00447EE0">
        <w:tc>
          <w:tcPr>
            <w:tcW w:w="2538" w:type="dxa"/>
            <w:vAlign w:val="center"/>
          </w:tcPr>
          <w:p w14:paraId="6BD6C8FD" w14:textId="77777777" w:rsidR="005E7190" w:rsidRPr="00EF66AD" w:rsidRDefault="005E7190" w:rsidP="005E7190">
            <w:r w:rsidRPr="007203EC">
              <w:rPr>
                <w:rFonts w:eastAsia="等线"/>
                <w:color w:val="000000"/>
              </w:rPr>
              <w:t>UL 61010-2-030:2018</w:t>
            </w:r>
          </w:p>
        </w:tc>
        <w:tc>
          <w:tcPr>
            <w:tcW w:w="4104" w:type="dxa"/>
            <w:vAlign w:val="center"/>
          </w:tcPr>
          <w:p w14:paraId="29E982AE" w14:textId="77777777" w:rsidR="005E7190" w:rsidRPr="00EF66AD" w:rsidRDefault="005E7190" w:rsidP="005E7190">
            <w:r w:rsidRPr="007203EC">
              <w:rPr>
                <w:rFonts w:eastAsia="等线"/>
                <w:color w:val="000000"/>
              </w:rPr>
              <w:t>Safety Requirements for Electrical Equipment for Measurement, Control, and Laboratory Use - Part 2-030: Particular Requirements for Equipment Having Testing or Measuring Circuits</w:t>
            </w:r>
          </w:p>
        </w:tc>
        <w:tc>
          <w:tcPr>
            <w:tcW w:w="2708" w:type="dxa"/>
          </w:tcPr>
          <w:p w14:paraId="7E470EEB" w14:textId="23A303D0" w:rsidR="005E7190" w:rsidRPr="007203EC" w:rsidRDefault="005E7190" w:rsidP="005E7190">
            <w:pPr>
              <w:rPr>
                <w:rFonts w:eastAsia="等线"/>
                <w:color w:val="000000"/>
              </w:rPr>
            </w:pPr>
            <w:r w:rsidRPr="00B150C0">
              <w:rPr>
                <w:rFonts w:eastAsia="等线" w:hint="eastAsia"/>
                <w:color w:val="FF0000"/>
              </w:rPr>
              <w:t>必须通过</w:t>
            </w:r>
          </w:p>
        </w:tc>
      </w:tr>
      <w:tr w:rsidR="00D721C0" w14:paraId="278B3D35" w14:textId="77777777" w:rsidTr="00447EE0">
        <w:tc>
          <w:tcPr>
            <w:tcW w:w="2538" w:type="dxa"/>
            <w:vAlign w:val="center"/>
          </w:tcPr>
          <w:p w14:paraId="00FA9679" w14:textId="7ACE9300" w:rsidR="00D721C0" w:rsidRPr="007203EC" w:rsidRDefault="00D721C0" w:rsidP="00D721C0">
            <w:pPr>
              <w:rPr>
                <w:rFonts w:eastAsia="等线"/>
                <w:color w:val="000000"/>
              </w:rPr>
            </w:pPr>
            <w:r w:rsidRPr="00607AC8">
              <w:rPr>
                <w:lang w:val="en-CA"/>
              </w:rPr>
              <w:t>WELMEC 7.2 - Software investigation</w:t>
            </w:r>
            <w:r>
              <w:rPr>
                <w:rFonts w:hint="eastAsia"/>
                <w:lang w:val="en-CA"/>
              </w:rPr>
              <w:t xml:space="preserve"> </w:t>
            </w:r>
            <w:r w:rsidRPr="00130AA8">
              <w:rPr>
                <w:lang w:val="en-CA"/>
              </w:rPr>
              <w:t>Version 2023</w:t>
            </w:r>
          </w:p>
        </w:tc>
        <w:tc>
          <w:tcPr>
            <w:tcW w:w="4104" w:type="dxa"/>
            <w:vAlign w:val="center"/>
          </w:tcPr>
          <w:p w14:paraId="286B5D40" w14:textId="77777777" w:rsidR="00D721C0" w:rsidRPr="007203EC" w:rsidRDefault="00D721C0" w:rsidP="00D721C0">
            <w:pPr>
              <w:rPr>
                <w:rFonts w:eastAsia="等线"/>
                <w:color w:val="000000"/>
              </w:rPr>
            </w:pPr>
          </w:p>
        </w:tc>
        <w:tc>
          <w:tcPr>
            <w:tcW w:w="2708" w:type="dxa"/>
          </w:tcPr>
          <w:p w14:paraId="39E52A0E" w14:textId="55039E71" w:rsidR="00D721C0" w:rsidRPr="00B150C0" w:rsidRDefault="00D721C0" w:rsidP="00D721C0">
            <w:pPr>
              <w:rPr>
                <w:rFonts w:eastAsia="等线"/>
                <w:color w:val="FF0000"/>
              </w:rPr>
            </w:pPr>
            <w:r w:rsidRPr="000A24CF">
              <w:rPr>
                <w:rFonts w:eastAsia="等线" w:hint="eastAsia"/>
                <w:color w:val="000000"/>
              </w:rPr>
              <w:t>参考</w:t>
            </w:r>
          </w:p>
        </w:tc>
      </w:tr>
    </w:tbl>
    <w:p w14:paraId="57220CB5" w14:textId="75EF8C5B" w:rsidR="0033199B" w:rsidRDefault="0033199B" w:rsidP="005E5A1F">
      <w:pPr>
        <w:spacing w:before="100" w:beforeAutospacing="1" w:after="100" w:afterAutospacing="1" w:line="240" w:lineRule="auto"/>
        <w:rPr>
          <w:lang w:val="en-CA"/>
        </w:rPr>
      </w:pPr>
    </w:p>
    <w:p w14:paraId="01E86EB5" w14:textId="77777777" w:rsidR="0033199B" w:rsidRDefault="0033199B">
      <w:pPr>
        <w:rPr>
          <w:lang w:val="en-CA"/>
        </w:rPr>
      </w:pPr>
      <w:r>
        <w:rPr>
          <w:lang w:val="en-CA"/>
        </w:rPr>
        <w:br w:type="page"/>
      </w:r>
    </w:p>
    <w:p w14:paraId="47681331" w14:textId="77777777" w:rsidR="003703BC" w:rsidRDefault="003703BC" w:rsidP="003703BC">
      <w:pPr>
        <w:pStyle w:val="1"/>
      </w:pPr>
      <w:bookmarkStart w:id="20" w:name="_Toc83830599"/>
      <w:bookmarkStart w:id="21" w:name="_Toc164630228"/>
      <w:bookmarkStart w:id="22" w:name="_Toc173748969"/>
      <w:r>
        <w:lastRenderedPageBreak/>
        <w:t>2</w:t>
      </w:r>
      <w:bookmarkEnd w:id="20"/>
      <w:r>
        <w:rPr>
          <w:rFonts w:ascii="宋体" w:eastAsia="宋体" w:hAnsi="宋体" w:cs="宋体" w:hint="eastAsia"/>
        </w:rPr>
        <w:t>整体描述</w:t>
      </w:r>
      <w:bookmarkEnd w:id="21"/>
      <w:bookmarkEnd w:id="22"/>
    </w:p>
    <w:p w14:paraId="7EB518C9" w14:textId="3A13D7E9" w:rsidR="003703BC" w:rsidRDefault="003703BC" w:rsidP="008A4D17">
      <w:pPr>
        <w:pStyle w:val="2"/>
        <w:numPr>
          <w:ilvl w:val="1"/>
          <w:numId w:val="84"/>
        </w:numPr>
      </w:pPr>
      <w:bookmarkStart w:id="23" w:name="_Toc164630229"/>
      <w:bookmarkStart w:id="24" w:name="_Toc173748970"/>
      <w:r>
        <w:rPr>
          <w:rFonts w:ascii="宋体" w:eastAsia="宋体" w:hAnsi="宋体" w:cs="宋体" w:hint="eastAsia"/>
        </w:rPr>
        <w:t>产品外部接口</w:t>
      </w:r>
      <w:bookmarkEnd w:id="23"/>
      <w:bookmarkEnd w:id="24"/>
    </w:p>
    <w:p w14:paraId="50BB7735" w14:textId="6FD6EE9B" w:rsidR="003703BC" w:rsidRPr="00046629" w:rsidRDefault="003703BC" w:rsidP="008A4D17">
      <w:pPr>
        <w:pStyle w:val="a9"/>
        <w:numPr>
          <w:ilvl w:val="0"/>
          <w:numId w:val="3"/>
        </w:numPr>
        <w:spacing w:after="0" w:line="240" w:lineRule="auto"/>
      </w:pPr>
      <w:bookmarkStart w:id="25" w:name="_Toc118382335"/>
      <w:r w:rsidRPr="00046629">
        <w:rPr>
          <w:rFonts w:hint="eastAsia"/>
        </w:rPr>
        <w:t>导轨安装</w:t>
      </w:r>
      <w:r w:rsidR="005867AB">
        <w:rPr>
          <w:rFonts w:hint="eastAsia"/>
        </w:rPr>
        <w:t>：</w:t>
      </w:r>
      <w:r>
        <w:rPr>
          <w:rFonts w:hint="eastAsia"/>
        </w:rPr>
        <w:t>适应导轨规格，</w:t>
      </w:r>
      <w:r w:rsidR="005867AB">
        <w:rPr>
          <w:rFonts w:hint="eastAsia"/>
        </w:rPr>
        <w:t>参考尺寸（非强制）</w:t>
      </w:r>
      <w:r w:rsidR="00DE2685">
        <w:rPr>
          <w:rFonts w:hint="eastAsia"/>
        </w:rPr>
        <w:t>240mm</w:t>
      </w:r>
      <w:r w:rsidR="00DE2685">
        <w:rPr>
          <w:rFonts w:hint="eastAsia"/>
        </w:rPr>
        <w:t>宽</w:t>
      </w:r>
      <w:r w:rsidR="00DE2685">
        <w:rPr>
          <w:rFonts w:hint="eastAsia"/>
        </w:rPr>
        <w:t xml:space="preserve">x </w:t>
      </w:r>
      <w:r>
        <w:rPr>
          <w:rFonts w:hint="eastAsia"/>
        </w:rPr>
        <w:t>100</w:t>
      </w:r>
      <w:r w:rsidR="00CF70BB">
        <w:rPr>
          <w:rFonts w:hint="eastAsia"/>
        </w:rPr>
        <w:t xml:space="preserve">-130 </w:t>
      </w:r>
      <w:r>
        <w:rPr>
          <w:rFonts w:hint="eastAsia"/>
        </w:rPr>
        <w:t>mm(</w:t>
      </w:r>
      <w:r>
        <w:rPr>
          <w:rFonts w:hint="eastAsia"/>
        </w:rPr>
        <w:t>高</w:t>
      </w:r>
      <w:r>
        <w:rPr>
          <w:rFonts w:hint="eastAsia"/>
        </w:rPr>
        <w:t>)</w:t>
      </w:r>
      <w:r w:rsidR="00DE2685">
        <w:rPr>
          <w:rFonts w:hint="eastAsia"/>
        </w:rPr>
        <w:t xml:space="preserve"> x</w:t>
      </w:r>
      <w:r>
        <w:rPr>
          <w:rFonts w:hint="eastAsia"/>
        </w:rPr>
        <w:t xml:space="preserve"> 60-75mm(</w:t>
      </w:r>
      <w:r>
        <w:rPr>
          <w:rFonts w:hint="eastAsia"/>
        </w:rPr>
        <w:t>深</w:t>
      </w:r>
      <w:r>
        <w:rPr>
          <w:rFonts w:hint="eastAsia"/>
        </w:rPr>
        <w:t>)</w:t>
      </w:r>
      <w:r w:rsidR="009C7706">
        <w:rPr>
          <w:rFonts w:hint="eastAsia"/>
        </w:rPr>
        <w:t>，</w:t>
      </w:r>
      <w:commentRangeStart w:id="26"/>
      <w:r w:rsidR="009C7706" w:rsidRPr="00E93C86">
        <w:rPr>
          <w:rFonts w:hint="eastAsia"/>
          <w:color w:val="EE0000"/>
          <w:rPrChange w:id="27" w:author="Pei LV" w:date="2026-05-21T10:50:00Z" w16du:dateUtc="2026-05-21T02:50:00Z">
            <w:rPr>
              <w:rFonts w:hint="eastAsia"/>
            </w:rPr>
          </w:rPrChange>
        </w:rPr>
        <w:t>导轨宽度（</w:t>
      </w:r>
      <w:r w:rsidR="009C7706" w:rsidRPr="00E93C86">
        <w:rPr>
          <w:rFonts w:hint="eastAsia"/>
          <w:color w:val="EE0000"/>
          <w:rPrChange w:id="28" w:author="Pei LV" w:date="2026-05-21T10:50:00Z" w16du:dateUtc="2026-05-21T02:50:00Z">
            <w:rPr>
              <w:rFonts w:hint="eastAsia"/>
            </w:rPr>
          </w:rPrChange>
        </w:rPr>
        <w:t xml:space="preserve"> 35mm</w:t>
      </w:r>
      <w:r w:rsidR="009C7706" w:rsidRPr="00E93C86">
        <w:rPr>
          <w:rFonts w:hint="eastAsia"/>
          <w:color w:val="EE0000"/>
          <w:rPrChange w:id="29" w:author="Pei LV" w:date="2026-05-21T10:50:00Z" w16du:dateUtc="2026-05-21T02:50:00Z">
            <w:rPr>
              <w:rFonts w:hint="eastAsia"/>
            </w:rPr>
          </w:rPrChange>
        </w:rPr>
        <w:t>）。</w:t>
      </w:r>
      <w:commentRangeEnd w:id="26"/>
      <w:r w:rsidR="00E93C86" w:rsidRPr="00046629">
        <w:rPr>
          <w:rStyle w:val="af6"/>
          <w:sz w:val="24"/>
          <w:szCs w:val="24"/>
        </w:rPr>
        <w:commentReference w:id="26"/>
      </w:r>
    </w:p>
    <w:p w14:paraId="15B91DE7" w14:textId="5445FCFE" w:rsidR="003703BC" w:rsidRDefault="003703BC" w:rsidP="008A4D17">
      <w:pPr>
        <w:pStyle w:val="a9"/>
        <w:numPr>
          <w:ilvl w:val="0"/>
          <w:numId w:val="3"/>
        </w:numPr>
        <w:spacing w:after="0" w:line="240" w:lineRule="auto"/>
      </w:pPr>
      <w:r>
        <w:rPr>
          <w:rFonts w:hint="eastAsia"/>
        </w:rPr>
        <w:t>供电</w:t>
      </w:r>
      <w:r w:rsidR="005867AB">
        <w:rPr>
          <w:rFonts w:hint="eastAsia"/>
        </w:rPr>
        <w:t>：独立供电或者从测量取电</w:t>
      </w:r>
    </w:p>
    <w:p w14:paraId="79BCDB84" w14:textId="628D08B6" w:rsidR="003703BC" w:rsidRDefault="005867AB" w:rsidP="008A4D17">
      <w:pPr>
        <w:pStyle w:val="a9"/>
        <w:numPr>
          <w:ilvl w:val="0"/>
          <w:numId w:val="3"/>
        </w:numPr>
        <w:spacing w:after="0" w:line="240" w:lineRule="auto"/>
      </w:pPr>
      <w:r>
        <w:rPr>
          <w:rFonts w:hint="eastAsia"/>
        </w:rPr>
        <w:t>3</w:t>
      </w:r>
      <w:r>
        <w:rPr>
          <w:rFonts w:hint="eastAsia"/>
        </w:rPr>
        <w:t>相</w:t>
      </w:r>
      <w:r w:rsidR="003703BC">
        <w:rPr>
          <w:rFonts w:hint="eastAsia"/>
        </w:rPr>
        <w:t>电压测量</w:t>
      </w:r>
      <w:r>
        <w:rPr>
          <w:rFonts w:hint="eastAsia"/>
        </w:rPr>
        <w:t>（</w:t>
      </w:r>
      <w:r>
        <w:rPr>
          <w:rFonts w:hint="eastAsia"/>
        </w:rPr>
        <w:t>Va/b/c/n</w:t>
      </w:r>
      <w:r>
        <w:rPr>
          <w:rFonts w:hint="eastAsia"/>
        </w:rPr>
        <w:t>）</w:t>
      </w:r>
    </w:p>
    <w:p w14:paraId="18848C50" w14:textId="2B784D97" w:rsidR="003703BC" w:rsidRDefault="005867AB" w:rsidP="008A4D17">
      <w:pPr>
        <w:pStyle w:val="a9"/>
        <w:numPr>
          <w:ilvl w:val="0"/>
          <w:numId w:val="3"/>
        </w:numPr>
        <w:spacing w:after="0" w:line="240" w:lineRule="auto"/>
      </w:pPr>
      <w:r>
        <w:rPr>
          <w:rFonts w:hint="eastAsia"/>
        </w:rPr>
        <w:t>24</w:t>
      </w:r>
      <w:r>
        <w:rPr>
          <w:rFonts w:hint="eastAsia"/>
        </w:rPr>
        <w:t>路</w:t>
      </w:r>
      <w:r w:rsidR="003703BC">
        <w:rPr>
          <w:rFonts w:hint="eastAsia"/>
        </w:rPr>
        <w:t>电流测量</w:t>
      </w:r>
    </w:p>
    <w:p w14:paraId="7B66E32E" w14:textId="508EB670" w:rsidR="003703BC" w:rsidRPr="00046629" w:rsidRDefault="00DE2685" w:rsidP="008A4D17">
      <w:pPr>
        <w:pStyle w:val="a9"/>
        <w:numPr>
          <w:ilvl w:val="0"/>
          <w:numId w:val="3"/>
        </w:numPr>
        <w:spacing w:after="0" w:line="240" w:lineRule="auto"/>
      </w:pPr>
      <w:r>
        <w:rPr>
          <w:rFonts w:hint="eastAsia"/>
        </w:rPr>
        <w:t>2</w:t>
      </w:r>
      <w:r w:rsidR="003703BC" w:rsidRPr="00046629">
        <w:rPr>
          <w:rFonts w:hint="eastAsia"/>
        </w:rPr>
        <w:t>个</w:t>
      </w:r>
      <w:r w:rsidR="003703BC">
        <w:rPr>
          <w:rFonts w:hint="eastAsia"/>
        </w:rPr>
        <w:t>100Mbps</w:t>
      </w:r>
      <w:r w:rsidR="003703BC" w:rsidRPr="00046629">
        <w:rPr>
          <w:rFonts w:hint="eastAsia"/>
        </w:rPr>
        <w:t>以太网端口</w:t>
      </w:r>
    </w:p>
    <w:p w14:paraId="352653D2" w14:textId="77777777" w:rsidR="003703BC" w:rsidRDefault="003703BC" w:rsidP="008A4D17">
      <w:pPr>
        <w:pStyle w:val="a9"/>
        <w:numPr>
          <w:ilvl w:val="0"/>
          <w:numId w:val="3"/>
        </w:numPr>
        <w:spacing w:after="0" w:line="240" w:lineRule="auto"/>
      </w:pPr>
      <w:r>
        <w:rPr>
          <w:rFonts w:hint="eastAsia"/>
        </w:rPr>
        <w:t>1</w:t>
      </w:r>
      <w:r w:rsidRPr="00046629">
        <w:rPr>
          <w:rFonts w:hint="eastAsia"/>
        </w:rPr>
        <w:t>个</w:t>
      </w:r>
      <w:r>
        <w:rPr>
          <w:rFonts w:hint="eastAsia"/>
        </w:rPr>
        <w:t xml:space="preserve">RS485 </w:t>
      </w:r>
      <w:r>
        <w:rPr>
          <w:rFonts w:hint="eastAsia"/>
        </w:rPr>
        <w:t>用于用户通信</w:t>
      </w:r>
    </w:p>
    <w:p w14:paraId="1A6A7FB9" w14:textId="77777777" w:rsidR="003703BC" w:rsidRDefault="003703BC" w:rsidP="008A4D17">
      <w:pPr>
        <w:pStyle w:val="a9"/>
        <w:numPr>
          <w:ilvl w:val="0"/>
          <w:numId w:val="3"/>
        </w:numPr>
        <w:spacing w:after="0" w:line="240" w:lineRule="auto"/>
      </w:pPr>
      <w:r w:rsidRPr="00046629">
        <w:rPr>
          <w:rFonts w:hint="eastAsia"/>
        </w:rPr>
        <w:t>1</w:t>
      </w:r>
      <w:r w:rsidRPr="00046629">
        <w:rPr>
          <w:rFonts w:hint="eastAsia"/>
        </w:rPr>
        <w:t>个</w:t>
      </w:r>
      <w:r>
        <w:rPr>
          <w:rFonts w:hint="eastAsia"/>
        </w:rPr>
        <w:t>串口</w:t>
      </w:r>
      <w:r w:rsidRPr="00046629">
        <w:rPr>
          <w:rFonts w:hint="eastAsia"/>
        </w:rPr>
        <w:t>调试端口</w:t>
      </w:r>
    </w:p>
    <w:p w14:paraId="02B2AD49" w14:textId="77777777" w:rsidR="003703BC" w:rsidRDefault="003703BC" w:rsidP="008A4D17">
      <w:pPr>
        <w:pStyle w:val="a9"/>
        <w:numPr>
          <w:ilvl w:val="0"/>
          <w:numId w:val="3"/>
        </w:numPr>
        <w:spacing w:after="0" w:line="240" w:lineRule="auto"/>
      </w:pP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JTAG/SWD</w:t>
      </w:r>
      <w:r>
        <w:rPr>
          <w:rFonts w:hint="eastAsia"/>
        </w:rPr>
        <w:t>编程调试端口</w:t>
      </w:r>
    </w:p>
    <w:p w14:paraId="1B8C0CC2" w14:textId="77777777" w:rsidR="00CF70BB" w:rsidRPr="00CF70BB" w:rsidRDefault="00CF70BB" w:rsidP="008A4D17">
      <w:pPr>
        <w:pStyle w:val="a9"/>
        <w:numPr>
          <w:ilvl w:val="0"/>
          <w:numId w:val="3"/>
        </w:numPr>
      </w:pPr>
      <w:r w:rsidRPr="00CF70BB">
        <w:rPr>
          <w:rFonts w:hint="eastAsia"/>
        </w:rPr>
        <w:t>1</w:t>
      </w:r>
      <w:r w:rsidRPr="00CF70BB">
        <w:rPr>
          <w:rFonts w:hint="eastAsia"/>
        </w:rPr>
        <w:t>个铅封检测</w:t>
      </w:r>
    </w:p>
    <w:p w14:paraId="5862980D" w14:textId="52F3A5BE" w:rsidR="003703BC" w:rsidRDefault="00275EF4" w:rsidP="008A4D17">
      <w:pPr>
        <w:pStyle w:val="a9"/>
        <w:numPr>
          <w:ilvl w:val="0"/>
          <w:numId w:val="3"/>
        </w:numPr>
        <w:spacing w:after="0" w:line="240" w:lineRule="auto"/>
      </w:pPr>
      <w:r>
        <w:rPr>
          <w:rFonts w:hint="eastAsia"/>
        </w:rPr>
        <w:t>本体</w:t>
      </w:r>
      <w:r>
        <w:rPr>
          <w:rFonts w:hint="eastAsia"/>
        </w:rPr>
        <w:t>IO</w:t>
      </w:r>
      <w:r>
        <w:rPr>
          <w:rFonts w:hint="eastAsia"/>
        </w:rPr>
        <w:t>：</w:t>
      </w:r>
      <w:r w:rsidR="003703BC" w:rsidRPr="002A6D50">
        <w:rPr>
          <w:rFonts w:hint="eastAsia"/>
        </w:rPr>
        <w:t>脉冲输出</w:t>
      </w:r>
      <w:r w:rsidR="003703BC" w:rsidRPr="002A6D50">
        <w:rPr>
          <w:rFonts w:hint="eastAsia"/>
        </w:rPr>
        <w:t>/LED</w:t>
      </w:r>
    </w:p>
    <w:p w14:paraId="627DC88F" w14:textId="2C9E0E00" w:rsidR="002F06C9" w:rsidRDefault="002F06C9" w:rsidP="008A4D17">
      <w:pPr>
        <w:pStyle w:val="a9"/>
        <w:numPr>
          <w:ilvl w:val="1"/>
          <w:numId w:val="3"/>
        </w:numPr>
        <w:spacing w:after="0" w:line="240" w:lineRule="auto"/>
      </w:pP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LED</w:t>
      </w:r>
      <w:r>
        <w:rPr>
          <w:rFonts w:hint="eastAsia"/>
        </w:rPr>
        <w:t>用于状态指示</w:t>
      </w:r>
    </w:p>
    <w:p w14:paraId="000C2608" w14:textId="6F49F490" w:rsidR="00003724" w:rsidRDefault="00003724" w:rsidP="008A4D17">
      <w:pPr>
        <w:pStyle w:val="a9"/>
        <w:numPr>
          <w:ilvl w:val="1"/>
          <w:numId w:val="3"/>
        </w:numPr>
        <w:spacing w:after="0" w:line="240" w:lineRule="auto"/>
      </w:pP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LED</w:t>
      </w:r>
      <w:r>
        <w:rPr>
          <w:rFonts w:hint="eastAsia"/>
        </w:rPr>
        <w:t>用于脉冲指示</w:t>
      </w:r>
    </w:p>
    <w:p w14:paraId="2486114E" w14:textId="75D68C3B" w:rsidR="003703BC" w:rsidRPr="00CE141E" w:rsidRDefault="006252BD" w:rsidP="008A4D17">
      <w:pPr>
        <w:pStyle w:val="a9"/>
        <w:numPr>
          <w:ilvl w:val="1"/>
          <w:numId w:val="3"/>
        </w:numPr>
        <w:spacing w:after="0" w:line="240" w:lineRule="auto"/>
      </w:pPr>
      <w:r w:rsidRPr="00CE141E">
        <w:rPr>
          <w:rFonts w:hint="eastAsia"/>
        </w:rPr>
        <w:t>8</w:t>
      </w:r>
      <w:r w:rsidR="003703BC" w:rsidRPr="00CE141E">
        <w:rPr>
          <w:rFonts w:hint="eastAsia"/>
        </w:rPr>
        <w:t>个</w:t>
      </w:r>
      <w:r w:rsidR="003703BC" w:rsidRPr="00CE141E">
        <w:rPr>
          <w:rFonts w:hint="eastAsia"/>
        </w:rPr>
        <w:t>DO</w:t>
      </w:r>
    </w:p>
    <w:p w14:paraId="0EF9641A" w14:textId="6D045643" w:rsidR="00CE141E" w:rsidRPr="00CE141E" w:rsidRDefault="00CE141E" w:rsidP="008A4D17">
      <w:pPr>
        <w:pStyle w:val="a9"/>
        <w:numPr>
          <w:ilvl w:val="1"/>
          <w:numId w:val="3"/>
        </w:numPr>
        <w:spacing w:after="0" w:line="240" w:lineRule="auto"/>
      </w:pPr>
      <w:r w:rsidRPr="00CE141E">
        <w:rPr>
          <w:rFonts w:hint="eastAsia"/>
        </w:rPr>
        <w:t>4</w:t>
      </w:r>
      <w:r w:rsidRPr="00CE141E">
        <w:rPr>
          <w:rFonts w:hint="eastAsia"/>
        </w:rPr>
        <w:t>个</w:t>
      </w:r>
      <w:r w:rsidRPr="00CE141E">
        <w:rPr>
          <w:rFonts w:hint="eastAsia"/>
        </w:rPr>
        <w:t>DI</w:t>
      </w:r>
    </w:p>
    <w:p w14:paraId="508EF486" w14:textId="5D77697D" w:rsidR="00CE141E" w:rsidRPr="00CE141E" w:rsidRDefault="00CE141E" w:rsidP="008A4D17">
      <w:pPr>
        <w:pStyle w:val="a9"/>
        <w:numPr>
          <w:ilvl w:val="1"/>
          <w:numId w:val="3"/>
        </w:numPr>
        <w:spacing w:after="0" w:line="240" w:lineRule="auto"/>
      </w:pPr>
      <w:r w:rsidRPr="00CE141E">
        <w:rPr>
          <w:rFonts w:hint="eastAsia"/>
        </w:rPr>
        <w:t>2</w:t>
      </w:r>
      <w:r w:rsidRPr="00CE141E">
        <w:rPr>
          <w:rFonts w:hint="eastAsia"/>
        </w:rPr>
        <w:t>个</w:t>
      </w:r>
      <w:r w:rsidRPr="00CE141E">
        <w:rPr>
          <w:rFonts w:hint="eastAsia"/>
        </w:rPr>
        <w:t>RO</w:t>
      </w:r>
    </w:p>
    <w:p w14:paraId="249BCA6E" w14:textId="36131AD9" w:rsidR="002F06C9" w:rsidRDefault="002F06C9" w:rsidP="008A4D17">
      <w:pPr>
        <w:pStyle w:val="a9"/>
        <w:numPr>
          <w:ilvl w:val="0"/>
          <w:numId w:val="3"/>
        </w:numPr>
        <w:spacing w:after="0" w:line="240" w:lineRule="auto"/>
      </w:pPr>
      <w:r>
        <w:rPr>
          <w:rFonts w:hint="eastAsia"/>
        </w:rPr>
        <w:t xml:space="preserve">HMI </w:t>
      </w:r>
      <w:r>
        <w:rPr>
          <w:rFonts w:hint="eastAsia"/>
        </w:rPr>
        <w:t>类似</w:t>
      </w:r>
      <w:r>
        <w:rPr>
          <w:rFonts w:hint="eastAsia"/>
        </w:rPr>
        <w:t>AcuDC-EV</w:t>
      </w:r>
      <w:r>
        <w:rPr>
          <w:rFonts w:hint="eastAsia"/>
        </w:rPr>
        <w:t>，</w:t>
      </w:r>
      <w:r>
        <w:rPr>
          <w:rFonts w:hint="eastAsia"/>
        </w:rPr>
        <w:t>AcuRev1320</w:t>
      </w:r>
    </w:p>
    <w:p w14:paraId="1556A586" w14:textId="3302BEC1" w:rsidR="005A2DA3" w:rsidRDefault="005A2DA3" w:rsidP="008A4D17">
      <w:pPr>
        <w:pStyle w:val="a9"/>
        <w:numPr>
          <w:ilvl w:val="0"/>
          <w:numId w:val="3"/>
        </w:numPr>
        <w:spacing w:after="0" w:line="240" w:lineRule="auto"/>
      </w:pPr>
      <w:r>
        <w:rPr>
          <w:rFonts w:hint="eastAsia"/>
        </w:rPr>
        <w:t>1</w:t>
      </w:r>
      <w:r w:rsidRPr="00046629">
        <w:rPr>
          <w:rFonts w:hint="eastAsia"/>
        </w:rPr>
        <w:t>个</w:t>
      </w:r>
      <w:r>
        <w:rPr>
          <w:rFonts w:hint="eastAsia"/>
        </w:rPr>
        <w:t>高速通信用于网络</w:t>
      </w:r>
      <w:r w:rsidR="003C6D58">
        <w:rPr>
          <w:rFonts w:hint="eastAsia"/>
        </w:rPr>
        <w:t>扩展</w:t>
      </w:r>
      <w:r>
        <w:rPr>
          <w:rFonts w:hint="eastAsia"/>
        </w:rPr>
        <w:t>模块</w:t>
      </w:r>
      <w:r>
        <w:rPr>
          <w:rFonts w:hint="eastAsia"/>
        </w:rPr>
        <w:t xml:space="preserve"> </w:t>
      </w:r>
      <w:r w:rsidRPr="00DE2685">
        <w:rPr>
          <w:rFonts w:hint="eastAsia"/>
          <w:color w:val="FF0000"/>
        </w:rPr>
        <w:t>（</w:t>
      </w:r>
      <w:r w:rsidRPr="00DE2685">
        <w:rPr>
          <w:rFonts w:hint="eastAsia"/>
          <w:color w:val="FF0000"/>
        </w:rPr>
        <w:t>USB?</w:t>
      </w:r>
      <w:r w:rsidRPr="00DE2685">
        <w:rPr>
          <w:rFonts w:hint="eastAsia"/>
          <w:color w:val="FF0000"/>
        </w:rPr>
        <w:t>）</w:t>
      </w:r>
    </w:p>
    <w:p w14:paraId="173BC7A2" w14:textId="22B50391" w:rsidR="00CF70BB" w:rsidRDefault="00CF70BB" w:rsidP="008A4D17">
      <w:pPr>
        <w:pStyle w:val="a9"/>
        <w:numPr>
          <w:ilvl w:val="0"/>
          <w:numId w:val="3"/>
        </w:numPr>
        <w:spacing w:after="0" w:line="240" w:lineRule="auto"/>
      </w:pPr>
      <w:r>
        <w:rPr>
          <w:rFonts w:hint="eastAsia"/>
        </w:rPr>
        <w:t>IO</w:t>
      </w:r>
      <w:r>
        <w:rPr>
          <w:rFonts w:hint="eastAsia"/>
        </w:rPr>
        <w:t>扩展模块</w:t>
      </w:r>
      <w:r>
        <w:rPr>
          <w:rFonts w:hint="eastAsia"/>
        </w:rPr>
        <w:t xml:space="preserve"> </w:t>
      </w:r>
      <w:r>
        <w:rPr>
          <w:rFonts w:hint="eastAsia"/>
        </w:rPr>
        <w:t>（网络连接）</w:t>
      </w:r>
    </w:p>
    <w:p w14:paraId="6B665150" w14:textId="77777777" w:rsidR="00CF70BB" w:rsidRDefault="00CF70BB" w:rsidP="008A4D17">
      <w:pPr>
        <w:pStyle w:val="a9"/>
        <w:numPr>
          <w:ilvl w:val="1"/>
          <w:numId w:val="3"/>
        </w:numPr>
        <w:spacing w:after="0" w:line="240" w:lineRule="auto"/>
      </w:pPr>
      <w:r>
        <w:rPr>
          <w:rFonts w:hint="eastAsia"/>
        </w:rPr>
        <w:t xml:space="preserve">Digital Input: </w:t>
      </w:r>
      <w:r>
        <w:rPr>
          <w:rFonts w:hint="eastAsia"/>
        </w:rPr>
        <w:t>数字输入，用于状态或脉冲输入</w:t>
      </w:r>
    </w:p>
    <w:p w14:paraId="4F4A647F" w14:textId="77777777" w:rsidR="00CF70BB" w:rsidRDefault="00CF70BB" w:rsidP="008A4D17">
      <w:pPr>
        <w:pStyle w:val="a9"/>
        <w:numPr>
          <w:ilvl w:val="1"/>
          <w:numId w:val="3"/>
        </w:numPr>
        <w:spacing w:after="0" w:line="240" w:lineRule="auto"/>
      </w:pPr>
      <w:r>
        <w:rPr>
          <w:rFonts w:hint="eastAsia"/>
        </w:rPr>
        <w:t xml:space="preserve">Digital Output: </w:t>
      </w:r>
      <w:r>
        <w:rPr>
          <w:rFonts w:hint="eastAsia"/>
        </w:rPr>
        <w:t>数字输出，用于状态或脉冲输出</w:t>
      </w:r>
    </w:p>
    <w:p w14:paraId="73FE2E7B" w14:textId="77777777" w:rsidR="00CF70BB" w:rsidRDefault="00CF70BB" w:rsidP="008A4D17">
      <w:pPr>
        <w:pStyle w:val="a9"/>
        <w:numPr>
          <w:ilvl w:val="1"/>
          <w:numId w:val="3"/>
        </w:numPr>
        <w:spacing w:after="0" w:line="240" w:lineRule="auto"/>
      </w:pPr>
      <w:r>
        <w:rPr>
          <w:rFonts w:hint="eastAsia"/>
        </w:rPr>
        <w:t xml:space="preserve">Analog Input: </w:t>
      </w:r>
      <w:r>
        <w:rPr>
          <w:rFonts w:hint="eastAsia"/>
        </w:rPr>
        <w:t>模拟输入，用于模拟量输入，如第三方传感器</w:t>
      </w:r>
    </w:p>
    <w:p w14:paraId="794A166C" w14:textId="77777777" w:rsidR="00CF70BB" w:rsidRDefault="00CF70BB" w:rsidP="008A4D17">
      <w:pPr>
        <w:pStyle w:val="a9"/>
        <w:numPr>
          <w:ilvl w:val="1"/>
          <w:numId w:val="3"/>
        </w:numPr>
        <w:spacing w:after="0" w:line="240" w:lineRule="auto"/>
      </w:pPr>
      <w:r>
        <w:rPr>
          <w:rFonts w:hint="eastAsia"/>
        </w:rPr>
        <w:t xml:space="preserve">Analog Output: </w:t>
      </w:r>
      <w:r>
        <w:rPr>
          <w:rFonts w:hint="eastAsia"/>
        </w:rPr>
        <w:t>模拟输出，用于模拟量输出</w:t>
      </w:r>
    </w:p>
    <w:p w14:paraId="47BC209B" w14:textId="377466E0" w:rsidR="00CF70BB" w:rsidRPr="00046629" w:rsidRDefault="00CF70BB" w:rsidP="008A4D17">
      <w:pPr>
        <w:pStyle w:val="a9"/>
        <w:numPr>
          <w:ilvl w:val="1"/>
          <w:numId w:val="3"/>
        </w:numPr>
        <w:spacing w:after="0" w:line="240" w:lineRule="auto"/>
      </w:pPr>
      <w:r>
        <w:rPr>
          <w:rFonts w:hint="eastAsia"/>
        </w:rPr>
        <w:t>Relay Output</w:t>
      </w:r>
      <w:r>
        <w:rPr>
          <w:rFonts w:hint="eastAsia"/>
        </w:rPr>
        <w:t>：继电器输出</w:t>
      </w:r>
    </w:p>
    <w:p w14:paraId="061E216C" w14:textId="6F498510" w:rsidR="00B56E80" w:rsidRDefault="00B56E80" w:rsidP="005D3D9C">
      <w:pPr>
        <w:pStyle w:val="3"/>
      </w:pPr>
      <w:bookmarkStart w:id="30" w:name="_Toc173748971"/>
      <w:bookmarkStart w:id="31" w:name="_Toc164630231"/>
      <w:r>
        <w:rPr>
          <w:rFonts w:hint="eastAsia"/>
        </w:rPr>
        <w:t xml:space="preserve">2.1.1 </w:t>
      </w:r>
      <w:r>
        <w:rPr>
          <w:rFonts w:hint="eastAsia"/>
        </w:rPr>
        <w:t>电源</w:t>
      </w:r>
      <w:bookmarkEnd w:id="30"/>
    </w:p>
    <w:p w14:paraId="42B0F99E" w14:textId="474A2336" w:rsidR="007C537C" w:rsidRPr="007C537C" w:rsidRDefault="007C537C" w:rsidP="00C45364">
      <w:r w:rsidRPr="007C537C">
        <w:rPr>
          <w:rFonts w:hint="eastAsia"/>
        </w:rPr>
        <w:t>独立供电或从电压测量取电</w:t>
      </w:r>
    </w:p>
    <w:p w14:paraId="043B7384" w14:textId="166A4678" w:rsidR="005D3D9C" w:rsidRPr="005D3D9C" w:rsidRDefault="005D3D9C" w:rsidP="005D3D9C">
      <w:pPr>
        <w:pStyle w:val="3"/>
      </w:pPr>
      <w:bookmarkStart w:id="32" w:name="_Toc173748972"/>
      <w:r w:rsidRPr="005D3D9C">
        <w:rPr>
          <w:rFonts w:hint="eastAsia"/>
        </w:rPr>
        <w:t xml:space="preserve">2.1.2 </w:t>
      </w:r>
      <w:r w:rsidRPr="005D3D9C">
        <w:rPr>
          <w:rFonts w:hint="eastAsia"/>
        </w:rPr>
        <w:t>电压输入</w:t>
      </w:r>
      <w:bookmarkEnd w:id="31"/>
      <w:bookmarkEnd w:id="32"/>
    </w:p>
    <w:p w14:paraId="77CB43B3" w14:textId="609CBEBC" w:rsidR="005D3D9C" w:rsidRDefault="005D3D9C" w:rsidP="005D3D9C">
      <w:pPr>
        <w:widowControl w:val="0"/>
        <w:jc w:val="both"/>
      </w:pPr>
      <w:r>
        <w:rPr>
          <w:rFonts w:hint="eastAsia"/>
        </w:rPr>
        <w:t xml:space="preserve">3 </w:t>
      </w:r>
      <w:r>
        <w:rPr>
          <w:rFonts w:hint="eastAsia"/>
        </w:rPr>
        <w:t>个电压输入</w:t>
      </w:r>
      <w:r w:rsidR="00D675FE">
        <w:rPr>
          <w:rFonts w:hint="eastAsia"/>
        </w:rPr>
        <w:t>及中线输入</w:t>
      </w:r>
      <w:r w:rsidR="00D675FE">
        <w:rPr>
          <w:rFonts w:hint="eastAsia"/>
        </w:rPr>
        <w:t xml:space="preserve"> </w:t>
      </w:r>
      <w:r w:rsidR="00D675FE">
        <w:rPr>
          <w:rFonts w:hint="eastAsia"/>
        </w:rPr>
        <w:t>（</w:t>
      </w:r>
      <w:r w:rsidR="00D675FE">
        <w:rPr>
          <w:rFonts w:hint="eastAsia"/>
        </w:rPr>
        <w:t>Va/b/c/n</w:t>
      </w:r>
      <w:r w:rsidR="00D675FE">
        <w:rPr>
          <w:rFonts w:hint="eastAsia"/>
        </w:rPr>
        <w:t>）</w:t>
      </w:r>
      <w:r>
        <w:rPr>
          <w:rFonts w:hint="eastAsia"/>
        </w:rPr>
        <w:t>用于三相电压测量。</w:t>
      </w:r>
    </w:p>
    <w:p w14:paraId="7031BE31" w14:textId="77777777" w:rsidR="005D3D9C" w:rsidRDefault="005D3D9C" w:rsidP="005D3D9C">
      <w:pPr>
        <w:pStyle w:val="3"/>
      </w:pPr>
      <w:bookmarkStart w:id="33" w:name="_Toc164630232"/>
      <w:bookmarkStart w:id="34" w:name="_Toc173748973"/>
      <w:r>
        <w:rPr>
          <w:rFonts w:hint="eastAsia"/>
        </w:rPr>
        <w:t xml:space="preserve">2.1.3 </w:t>
      </w:r>
      <w:r>
        <w:rPr>
          <w:rFonts w:ascii="宋体" w:eastAsia="宋体" w:hAnsi="宋体" w:cs="宋体" w:hint="eastAsia"/>
        </w:rPr>
        <w:t>电流输入</w:t>
      </w:r>
      <w:bookmarkEnd w:id="33"/>
      <w:bookmarkEnd w:id="34"/>
    </w:p>
    <w:p w14:paraId="1E6CE9A7" w14:textId="3D5CA256" w:rsidR="005D3D9C" w:rsidRDefault="004B05CE" w:rsidP="008008E8">
      <w:pPr>
        <w:spacing w:before="100" w:beforeAutospacing="1" w:after="100" w:afterAutospacing="1"/>
        <w:rPr>
          <w:rFonts w:ascii="宋体" w:eastAsia="宋体" w:hAnsi="宋体" w:cs="宋体" w:hint="eastAsia"/>
        </w:rPr>
      </w:pPr>
      <w:r>
        <w:rPr>
          <w:rFonts w:hint="eastAsia"/>
        </w:rPr>
        <w:t>24</w:t>
      </w:r>
      <w:r w:rsidR="005D3D9C">
        <w:rPr>
          <w:rFonts w:hint="eastAsia"/>
        </w:rPr>
        <w:t>路</w:t>
      </w:r>
      <w:r w:rsidR="005D3D9C" w:rsidRPr="00B97C41">
        <w:rPr>
          <w:rFonts w:ascii="宋体" w:eastAsia="宋体" w:hAnsi="宋体" w:cs="宋体" w:hint="eastAsia"/>
        </w:rPr>
        <w:t>电流输入</w:t>
      </w:r>
      <w:r w:rsidR="008813A7">
        <w:rPr>
          <w:rFonts w:ascii="宋体" w:eastAsia="宋体" w:hAnsi="宋体" w:cs="宋体" w:hint="eastAsia"/>
        </w:rPr>
        <w:t>用于submetering。</w:t>
      </w:r>
      <w:r w:rsidR="00460781">
        <w:rPr>
          <w:rFonts w:ascii="宋体" w:eastAsia="宋体" w:hAnsi="宋体" w:cs="宋体" w:hint="eastAsia"/>
        </w:rPr>
        <w:t>选型</w:t>
      </w:r>
    </w:p>
    <w:p w14:paraId="7E28CABC" w14:textId="54376F6B" w:rsidR="00460781" w:rsidRDefault="00460781" w:rsidP="008A4D17">
      <w:pPr>
        <w:pStyle w:val="a9"/>
        <w:numPr>
          <w:ilvl w:val="0"/>
          <w:numId w:val="4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mV型号：用户选择使用333mV CT,或RCT</w:t>
      </w:r>
    </w:p>
    <w:p w14:paraId="1D83B626" w14:textId="134000E1" w:rsidR="00460781" w:rsidRPr="00460781" w:rsidRDefault="00460781" w:rsidP="008A4D17">
      <w:pPr>
        <w:pStyle w:val="a9"/>
        <w:numPr>
          <w:ilvl w:val="0"/>
          <w:numId w:val="4"/>
        </w:numPr>
        <w:spacing w:before="100" w:beforeAutospacing="1" w:after="100" w:afterAutospacing="1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mA型号：用户选择使用100mA CT或80mA CT</w:t>
      </w:r>
    </w:p>
    <w:p w14:paraId="1612FEA9" w14:textId="76EB4FD2" w:rsidR="008008E8" w:rsidRPr="00AC1E4C" w:rsidRDefault="008008E8" w:rsidP="008008E8">
      <w:pPr>
        <w:widowControl w:val="0"/>
        <w:spacing w:after="0" w:line="240" w:lineRule="auto"/>
        <w:jc w:val="both"/>
      </w:pPr>
      <w:r>
        <w:rPr>
          <w:rFonts w:ascii="OpenSans" w:cs="OpenSans" w:hint="eastAsia"/>
        </w:rPr>
        <w:t>电流精度</w:t>
      </w:r>
      <w:r w:rsidRPr="008008E8">
        <w:rPr>
          <w:rFonts w:ascii="OpenSans" w:cs="OpenSans"/>
        </w:rPr>
        <w:t xml:space="preserve"> 0.1% </w:t>
      </w:r>
    </w:p>
    <w:p w14:paraId="36B69FE9" w14:textId="77777777" w:rsidR="005D3D9C" w:rsidRDefault="005D3D9C" w:rsidP="005D3D9C">
      <w:pPr>
        <w:pStyle w:val="3"/>
      </w:pPr>
      <w:bookmarkStart w:id="35" w:name="_Toc164630234"/>
      <w:bookmarkStart w:id="36" w:name="_Toc173748974"/>
      <w:r>
        <w:rPr>
          <w:rFonts w:hint="eastAsia"/>
        </w:rPr>
        <w:t>2.1.</w:t>
      </w:r>
      <w:r>
        <w:rPr>
          <w:rFonts w:eastAsiaTheme="minorEastAsia" w:hint="eastAsia"/>
        </w:rPr>
        <w:t>4</w:t>
      </w:r>
      <w:r>
        <w:rPr>
          <w:rFonts w:hint="eastAsia"/>
        </w:rPr>
        <w:t xml:space="preserve"> </w:t>
      </w:r>
      <w:r>
        <w:rPr>
          <w:rFonts w:ascii="宋体" w:eastAsia="宋体" w:hAnsi="宋体" w:cs="宋体" w:hint="eastAsia"/>
        </w:rPr>
        <w:t>以太网</w:t>
      </w:r>
      <w:bookmarkEnd w:id="35"/>
      <w:bookmarkEnd w:id="36"/>
    </w:p>
    <w:p w14:paraId="172190B4" w14:textId="757BCD0E" w:rsidR="005D3D9C" w:rsidRDefault="002C6846" w:rsidP="005D3D9C">
      <w:pPr>
        <w:widowControl w:val="0"/>
        <w:jc w:val="both"/>
      </w:pPr>
      <w:r>
        <w:rPr>
          <w:rFonts w:hint="eastAsia"/>
        </w:rPr>
        <w:t>AcuRev4100</w:t>
      </w:r>
      <w:r w:rsidR="005D3D9C">
        <w:rPr>
          <w:rFonts w:hint="eastAsia"/>
        </w:rPr>
        <w:t>将有</w:t>
      </w:r>
      <w:r w:rsidR="00807C3D">
        <w:rPr>
          <w:rFonts w:hint="eastAsia"/>
        </w:rPr>
        <w:t>2</w:t>
      </w:r>
      <w:r w:rsidR="005D3D9C">
        <w:rPr>
          <w:rFonts w:hint="eastAsia"/>
        </w:rPr>
        <w:t>个</w:t>
      </w:r>
      <w:r w:rsidR="005D3D9C">
        <w:rPr>
          <w:rFonts w:hint="eastAsia"/>
        </w:rPr>
        <w:t>100Mbps</w:t>
      </w:r>
      <w:r w:rsidR="005D3D9C">
        <w:rPr>
          <w:rFonts w:hint="eastAsia"/>
        </w:rPr>
        <w:t>以太网端口</w:t>
      </w:r>
      <w:r w:rsidR="006B3B7E">
        <w:rPr>
          <w:rFonts w:hint="eastAsia"/>
        </w:rPr>
        <w:t>（非独立）</w:t>
      </w:r>
      <w:r w:rsidR="003E638F">
        <w:rPr>
          <w:rFonts w:hint="eastAsia"/>
        </w:rPr>
        <w:t>，</w:t>
      </w:r>
      <w:del w:id="37" w:author="Pei LV" w:date="2026-05-20T16:59:00Z" w16du:dateUtc="2026-05-20T08:59:00Z">
        <w:r w:rsidR="003E638F" w:rsidDel="00E25588">
          <w:rPr>
            <w:rFonts w:hint="eastAsia"/>
          </w:rPr>
          <w:delText>支持</w:delText>
        </w:r>
        <w:r w:rsidR="003E638F" w:rsidDel="00E25588">
          <w:rPr>
            <w:rFonts w:hint="eastAsia"/>
          </w:rPr>
          <w:delText>Modbus TCP</w:delText>
        </w:r>
        <w:r w:rsidR="003E638F" w:rsidDel="00E25588">
          <w:rPr>
            <w:rFonts w:hint="eastAsia"/>
          </w:rPr>
          <w:delText>和</w:delText>
        </w:r>
        <w:r w:rsidR="003E638F" w:rsidDel="00E25588">
          <w:rPr>
            <w:rFonts w:hint="eastAsia"/>
          </w:rPr>
          <w:delText>BACnet/IP</w:delText>
        </w:r>
      </w:del>
      <w:r w:rsidR="003E638F">
        <w:rPr>
          <w:rFonts w:hint="eastAsia"/>
        </w:rPr>
        <w:t>。</w:t>
      </w:r>
      <w:r w:rsidR="00351F8F">
        <w:rPr>
          <w:rFonts w:hint="eastAsia"/>
        </w:rPr>
        <w:t>双网口支持</w:t>
      </w:r>
      <w:r w:rsidR="00351F8F">
        <w:rPr>
          <w:rFonts w:hint="eastAsia"/>
        </w:rPr>
        <w:t>Daisy Chain</w:t>
      </w:r>
      <w:r w:rsidR="00351F8F">
        <w:rPr>
          <w:rFonts w:hint="eastAsia"/>
        </w:rPr>
        <w:t>接线。</w:t>
      </w:r>
    </w:p>
    <w:p w14:paraId="7DB901CF" w14:textId="77777777" w:rsidR="005D3D9C" w:rsidRDefault="005D3D9C" w:rsidP="005D3D9C">
      <w:pPr>
        <w:pStyle w:val="3"/>
      </w:pPr>
      <w:bookmarkStart w:id="38" w:name="_Toc164630235"/>
      <w:bookmarkStart w:id="39" w:name="_Toc173748975"/>
      <w:r>
        <w:t>2.1.</w:t>
      </w:r>
      <w:r>
        <w:rPr>
          <w:rFonts w:eastAsiaTheme="minorEastAsia" w:hint="eastAsia"/>
        </w:rPr>
        <w:t>5</w:t>
      </w:r>
      <w:r>
        <w:t xml:space="preserve"> RS485</w:t>
      </w:r>
      <w:bookmarkEnd w:id="38"/>
      <w:bookmarkEnd w:id="39"/>
    </w:p>
    <w:p w14:paraId="3D8759C9" w14:textId="73E2FB41" w:rsidR="005D3D9C" w:rsidRDefault="002C6846" w:rsidP="005D3D9C">
      <w:pPr>
        <w:widowControl w:val="0"/>
        <w:jc w:val="both"/>
      </w:pPr>
      <w:r>
        <w:rPr>
          <w:rFonts w:hint="eastAsia"/>
        </w:rPr>
        <w:t>AcuRev4100</w:t>
      </w:r>
      <w:r w:rsidR="00562616">
        <w:rPr>
          <w:rFonts w:hint="eastAsia"/>
        </w:rPr>
        <w:t>将有</w:t>
      </w:r>
      <w:r w:rsidR="00562616">
        <w:rPr>
          <w:rFonts w:hint="eastAsia"/>
        </w:rPr>
        <w:t>1</w:t>
      </w:r>
      <w:r w:rsidR="00562616">
        <w:rPr>
          <w:rFonts w:hint="eastAsia"/>
        </w:rPr>
        <w:t>个</w:t>
      </w:r>
      <w:r w:rsidR="005D3D9C">
        <w:rPr>
          <w:rFonts w:hint="eastAsia"/>
        </w:rPr>
        <w:t>RS485</w:t>
      </w:r>
      <w:r w:rsidR="005D3D9C">
        <w:rPr>
          <w:rFonts w:hint="eastAsia"/>
        </w:rPr>
        <w:t>端口</w:t>
      </w:r>
      <w:r w:rsidR="00351F8F">
        <w:rPr>
          <w:rFonts w:hint="eastAsia"/>
        </w:rPr>
        <w:t>，支持</w:t>
      </w:r>
      <w:r w:rsidR="00E96BF9">
        <w:rPr>
          <w:rFonts w:hint="eastAsia"/>
        </w:rPr>
        <w:t>Modbus RTU</w:t>
      </w:r>
      <w:r w:rsidR="00E96BF9">
        <w:rPr>
          <w:rFonts w:hint="eastAsia"/>
        </w:rPr>
        <w:t>和</w:t>
      </w:r>
      <w:r w:rsidR="00E96BF9">
        <w:rPr>
          <w:rFonts w:hint="eastAsia"/>
        </w:rPr>
        <w:t>BACnet MS/TP</w:t>
      </w:r>
      <w:r w:rsidR="00E96BF9">
        <w:rPr>
          <w:rFonts w:hint="eastAsia"/>
        </w:rPr>
        <w:t>协议</w:t>
      </w:r>
      <w:r w:rsidR="005D3D9C">
        <w:rPr>
          <w:rFonts w:hint="eastAsia"/>
        </w:rPr>
        <w:t>。</w:t>
      </w:r>
    </w:p>
    <w:p w14:paraId="0C8C49F7" w14:textId="77777777" w:rsidR="005D3D9C" w:rsidRDefault="005D3D9C" w:rsidP="005D3D9C">
      <w:pPr>
        <w:pStyle w:val="3"/>
      </w:pPr>
      <w:bookmarkStart w:id="40" w:name="_Hlk170809690"/>
      <w:bookmarkStart w:id="41" w:name="_Toc173748976"/>
      <w:r>
        <w:t>2.1.</w:t>
      </w:r>
      <w:r>
        <w:rPr>
          <w:rFonts w:eastAsiaTheme="minorEastAsia" w:hint="eastAsia"/>
        </w:rPr>
        <w:t>6</w:t>
      </w:r>
      <w:r>
        <w:t xml:space="preserve"> </w:t>
      </w:r>
      <w:bookmarkEnd w:id="40"/>
      <w:r>
        <w:rPr>
          <w:rFonts w:ascii="宋体" w:eastAsia="宋体" w:hAnsi="宋体" w:cs="宋体" w:hint="eastAsia"/>
        </w:rPr>
        <w:t>串口</w:t>
      </w:r>
      <w:r w:rsidRPr="00046629">
        <w:rPr>
          <w:rFonts w:ascii="宋体" w:eastAsia="宋体" w:hAnsi="宋体" w:cs="宋体" w:hint="eastAsia"/>
        </w:rPr>
        <w:t>调试端口</w:t>
      </w:r>
      <w:bookmarkEnd w:id="41"/>
    </w:p>
    <w:p w14:paraId="7CFE4951" w14:textId="77777777" w:rsidR="005D3D9C" w:rsidRDefault="005D3D9C" w:rsidP="005D3D9C">
      <w:r w:rsidRPr="00046629">
        <w:rPr>
          <w:rFonts w:hint="eastAsia"/>
        </w:rPr>
        <w:t>1</w:t>
      </w:r>
      <w:r w:rsidRPr="00046629">
        <w:rPr>
          <w:rFonts w:hint="eastAsia"/>
        </w:rPr>
        <w:t>个</w:t>
      </w:r>
      <w:r>
        <w:rPr>
          <w:rFonts w:hint="eastAsia"/>
        </w:rPr>
        <w:t>串口</w:t>
      </w:r>
      <w:r w:rsidRPr="00046629">
        <w:rPr>
          <w:rFonts w:hint="eastAsia"/>
        </w:rPr>
        <w:t>调试端口</w:t>
      </w:r>
      <w:r>
        <w:rPr>
          <w:rFonts w:hint="eastAsia"/>
        </w:rPr>
        <w:t>用于软件调试</w:t>
      </w:r>
    </w:p>
    <w:p w14:paraId="424F984B" w14:textId="77777777" w:rsidR="005D3D9C" w:rsidRDefault="005D3D9C" w:rsidP="005D3D9C">
      <w:pPr>
        <w:pStyle w:val="3"/>
      </w:pPr>
      <w:bookmarkStart w:id="42" w:name="_Toc173748977"/>
      <w:r>
        <w:t>2.1.</w:t>
      </w:r>
      <w:r>
        <w:rPr>
          <w:rFonts w:eastAsiaTheme="minorEastAsia" w:hint="eastAsia"/>
        </w:rPr>
        <w:t>7</w:t>
      </w:r>
      <w:r>
        <w:t xml:space="preserve"> </w:t>
      </w:r>
      <w:r>
        <w:rPr>
          <w:rFonts w:hint="eastAsia"/>
        </w:rPr>
        <w:t>JTAG/SWD</w:t>
      </w:r>
      <w:r>
        <w:rPr>
          <w:rFonts w:ascii="宋体" w:eastAsia="宋体" w:hAnsi="宋体" w:cs="宋体" w:hint="eastAsia"/>
        </w:rPr>
        <w:t>编程调试端口</w:t>
      </w:r>
      <w:bookmarkEnd w:id="42"/>
    </w:p>
    <w:p w14:paraId="0292566F" w14:textId="77777777" w:rsidR="005D3D9C" w:rsidRDefault="005D3D9C" w:rsidP="005D3D9C"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JTAG/SWD</w:t>
      </w:r>
      <w:r>
        <w:rPr>
          <w:rFonts w:hint="eastAsia"/>
        </w:rPr>
        <w:t>编程调试端口</w:t>
      </w:r>
    </w:p>
    <w:p w14:paraId="6EC806DE" w14:textId="41D9B0CC" w:rsidR="002C21D5" w:rsidRDefault="005D3D9C" w:rsidP="005A2DA3">
      <w:pPr>
        <w:pStyle w:val="3"/>
      </w:pPr>
      <w:bookmarkStart w:id="43" w:name="_Toc173748978"/>
      <w:r>
        <w:t>2.1.</w:t>
      </w:r>
      <w:r>
        <w:rPr>
          <w:rFonts w:eastAsiaTheme="minorEastAsia" w:hint="eastAsia"/>
        </w:rPr>
        <w:t>8</w:t>
      </w:r>
      <w:r w:rsidR="002C21D5">
        <w:rPr>
          <w:rFonts w:hint="eastAsia"/>
        </w:rPr>
        <w:t>铅封检测</w:t>
      </w:r>
      <w:bookmarkEnd w:id="43"/>
    </w:p>
    <w:p w14:paraId="67EEFA08" w14:textId="45EEAEAE" w:rsidR="002C21D5" w:rsidRPr="002C21D5" w:rsidRDefault="002C21D5" w:rsidP="002C21D5">
      <w:r>
        <w:rPr>
          <w:rFonts w:hint="eastAsia"/>
        </w:rPr>
        <w:t>1</w:t>
      </w:r>
      <w:r>
        <w:rPr>
          <w:rFonts w:hint="eastAsia"/>
        </w:rPr>
        <w:t>个铅封检测</w:t>
      </w:r>
      <w:r>
        <w:rPr>
          <w:rFonts w:hint="eastAsia"/>
        </w:rPr>
        <w:t>GPIO</w:t>
      </w:r>
    </w:p>
    <w:p w14:paraId="608C3B9D" w14:textId="0C7028E3" w:rsidR="002C21D5" w:rsidRDefault="005A2DA3" w:rsidP="005D3D9C">
      <w:pPr>
        <w:pStyle w:val="3"/>
        <w:rPr>
          <w:rFonts w:ascii="宋体" w:eastAsia="宋体" w:hAnsi="宋体" w:cs="宋体" w:hint="eastAsia"/>
        </w:rPr>
      </w:pPr>
      <w:bookmarkStart w:id="44" w:name="_Toc173748979"/>
      <w:r>
        <w:t>2.1.</w:t>
      </w:r>
      <w:r>
        <w:rPr>
          <w:rFonts w:eastAsiaTheme="minorEastAsia" w:hint="eastAsia"/>
        </w:rPr>
        <w:t xml:space="preserve">9 </w:t>
      </w:r>
      <w:r w:rsidR="002C21D5">
        <w:rPr>
          <w:rFonts w:ascii="宋体" w:eastAsia="宋体" w:hAnsi="宋体" w:cs="宋体" w:hint="eastAsia"/>
        </w:rPr>
        <w:t>IO</w:t>
      </w:r>
      <w:bookmarkEnd w:id="44"/>
    </w:p>
    <w:p w14:paraId="0B6821A9" w14:textId="54433272" w:rsidR="002C21D5" w:rsidRDefault="002C21D5" w:rsidP="002C21D5">
      <w:r>
        <w:rPr>
          <w:rFonts w:hint="eastAsia"/>
        </w:rPr>
        <w:t>表本体支持多个</w:t>
      </w:r>
      <w:r>
        <w:rPr>
          <w:rFonts w:hint="eastAsia"/>
        </w:rPr>
        <w:t>IO</w:t>
      </w:r>
      <w:r w:rsidRPr="002A6D50">
        <w:rPr>
          <w:rFonts w:hint="eastAsia"/>
        </w:rPr>
        <w:t>用于脉冲输出</w:t>
      </w:r>
      <w:r w:rsidRPr="002A6D50">
        <w:rPr>
          <w:rFonts w:hint="eastAsia"/>
        </w:rPr>
        <w:t>/LED</w:t>
      </w:r>
    </w:p>
    <w:p w14:paraId="139955D0" w14:textId="3C250AA6" w:rsidR="002C21D5" w:rsidRDefault="002C21D5" w:rsidP="008A4D17">
      <w:pPr>
        <w:pStyle w:val="a9"/>
        <w:numPr>
          <w:ilvl w:val="1"/>
          <w:numId w:val="2"/>
        </w:numPr>
        <w:spacing w:after="0" w:line="240" w:lineRule="auto"/>
        <w:contextualSpacing w:val="0"/>
      </w:pPr>
      <w:r>
        <w:rPr>
          <w:rFonts w:hint="eastAsia"/>
        </w:rPr>
        <w:t>1</w:t>
      </w:r>
      <w:r w:rsidRPr="00046629">
        <w:rPr>
          <w:rFonts w:hint="eastAsia"/>
        </w:rPr>
        <w:t>个</w:t>
      </w:r>
      <w:r>
        <w:rPr>
          <w:rFonts w:hint="eastAsia"/>
        </w:rPr>
        <w:t>运行指示</w:t>
      </w:r>
      <w:r w:rsidRPr="00046629">
        <w:rPr>
          <w:rFonts w:hint="eastAsia"/>
        </w:rPr>
        <w:t>LED</w:t>
      </w:r>
    </w:p>
    <w:p w14:paraId="20DE7134" w14:textId="531AE968" w:rsidR="006E7FB1" w:rsidRDefault="006E7FB1" w:rsidP="008A4D17">
      <w:pPr>
        <w:pStyle w:val="a9"/>
        <w:numPr>
          <w:ilvl w:val="1"/>
          <w:numId w:val="2"/>
        </w:numPr>
        <w:spacing w:after="0" w:line="240" w:lineRule="auto"/>
        <w:contextualSpacing w:val="0"/>
      </w:pPr>
      <w:r>
        <w:rPr>
          <w:rFonts w:hint="eastAsia"/>
        </w:rPr>
        <w:t>1</w:t>
      </w:r>
      <w:r w:rsidR="00F329D0">
        <w:rPr>
          <w:rFonts w:hint="eastAsia"/>
        </w:rPr>
        <w:t>个</w:t>
      </w:r>
      <w:r w:rsidRPr="00046629">
        <w:rPr>
          <w:rFonts w:hint="eastAsia"/>
        </w:rPr>
        <w:t>能量脉冲</w:t>
      </w:r>
      <w:r w:rsidR="00F329D0">
        <w:rPr>
          <w:rFonts w:hint="eastAsia"/>
        </w:rPr>
        <w:t>LED</w:t>
      </w:r>
    </w:p>
    <w:p w14:paraId="7C7DC6B4" w14:textId="095F222E" w:rsidR="002C21D5" w:rsidRDefault="00F329D0" w:rsidP="008A4D17">
      <w:pPr>
        <w:pStyle w:val="a9"/>
        <w:numPr>
          <w:ilvl w:val="1"/>
          <w:numId w:val="2"/>
        </w:numPr>
        <w:spacing w:after="0" w:line="240" w:lineRule="auto"/>
        <w:contextualSpacing w:val="0"/>
      </w:pPr>
      <w:r>
        <w:rPr>
          <w:rFonts w:hint="eastAsia"/>
        </w:rPr>
        <w:t>8</w:t>
      </w:r>
      <w:r w:rsidR="002C21D5">
        <w:rPr>
          <w:rFonts w:hint="eastAsia"/>
        </w:rPr>
        <w:t>个</w:t>
      </w:r>
      <w:r w:rsidR="002C21D5">
        <w:rPr>
          <w:rFonts w:hint="eastAsia"/>
        </w:rPr>
        <w:t>DO</w:t>
      </w:r>
    </w:p>
    <w:p w14:paraId="653F336B" w14:textId="2D025180" w:rsidR="00DE07C7" w:rsidRDefault="00DE07C7" w:rsidP="008A4D17">
      <w:pPr>
        <w:pStyle w:val="a9"/>
        <w:numPr>
          <w:ilvl w:val="1"/>
          <w:numId w:val="2"/>
        </w:numPr>
        <w:spacing w:after="0" w:line="240" w:lineRule="auto"/>
        <w:contextualSpacing w:val="0"/>
      </w:pP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DI</w:t>
      </w:r>
    </w:p>
    <w:p w14:paraId="317488D3" w14:textId="3AFF69E9" w:rsidR="00DE07C7" w:rsidRDefault="00DE07C7" w:rsidP="008A4D17">
      <w:pPr>
        <w:pStyle w:val="a9"/>
        <w:numPr>
          <w:ilvl w:val="1"/>
          <w:numId w:val="2"/>
        </w:numPr>
        <w:spacing w:after="0" w:line="240" w:lineRule="auto"/>
        <w:contextualSpacing w:val="0"/>
      </w:pP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RO</w:t>
      </w:r>
    </w:p>
    <w:p w14:paraId="77378632" w14:textId="38B7C48A" w:rsidR="005A2DA3" w:rsidRDefault="005A2DA3" w:rsidP="005A2DA3">
      <w:pPr>
        <w:pStyle w:val="3"/>
      </w:pPr>
      <w:bookmarkStart w:id="45" w:name="_Toc173748980"/>
      <w:r>
        <w:t>2.1.</w:t>
      </w:r>
      <w:r>
        <w:rPr>
          <w:rFonts w:eastAsiaTheme="minorEastAsia" w:hint="eastAsia"/>
        </w:rPr>
        <w:t>10</w:t>
      </w:r>
      <w:r>
        <w:t xml:space="preserve"> </w:t>
      </w:r>
      <w:r>
        <w:rPr>
          <w:rFonts w:ascii="宋体" w:eastAsia="宋体" w:hAnsi="宋体" w:cs="宋体" w:hint="eastAsia"/>
        </w:rPr>
        <w:t>HMI</w:t>
      </w:r>
      <w:bookmarkEnd w:id="45"/>
    </w:p>
    <w:p w14:paraId="28241930" w14:textId="77777777" w:rsidR="005A2DA3" w:rsidRDefault="005A2DA3" w:rsidP="005A2DA3">
      <w:pPr>
        <w:spacing w:after="0" w:line="240" w:lineRule="auto"/>
        <w:rPr>
          <w:rStyle w:val="ui-provider"/>
        </w:rPr>
      </w:pPr>
      <w:r>
        <w:rPr>
          <w:rFonts w:hint="eastAsia"/>
        </w:rPr>
        <w:t>类似</w:t>
      </w:r>
      <w:r>
        <w:rPr>
          <w:rFonts w:hint="eastAsia"/>
        </w:rPr>
        <w:t>AcuDC-EV</w:t>
      </w:r>
      <w:r>
        <w:rPr>
          <w:rFonts w:hint="eastAsia"/>
        </w:rPr>
        <w:t>。</w:t>
      </w:r>
      <w:r>
        <w:rPr>
          <w:rStyle w:val="ui-provider"/>
        </w:rPr>
        <w:t>256*64</w:t>
      </w:r>
      <w:r>
        <w:rPr>
          <w:rStyle w:val="ui-provider"/>
          <w:rFonts w:hint="eastAsia"/>
        </w:rPr>
        <w:t xml:space="preserve"> pixel</w:t>
      </w:r>
      <w:r>
        <w:rPr>
          <w:rStyle w:val="ui-provider"/>
          <w:rFonts w:hint="eastAsia"/>
        </w:rPr>
        <w:t>。</w:t>
      </w:r>
    </w:p>
    <w:p w14:paraId="77D21237" w14:textId="4726D1B7" w:rsidR="005A2DA3" w:rsidRPr="00046629" w:rsidRDefault="00954952" w:rsidP="005A2DA3">
      <w:pPr>
        <w:spacing w:after="0" w:line="240" w:lineRule="auto"/>
      </w:pPr>
      <w:r>
        <w:rPr>
          <w:rFonts w:hint="eastAsia"/>
        </w:rPr>
        <w:t>5</w:t>
      </w:r>
      <w:r>
        <w:rPr>
          <w:rFonts w:hint="eastAsia"/>
        </w:rPr>
        <w:t>个按键</w:t>
      </w:r>
      <w:r w:rsidR="00B23758">
        <w:rPr>
          <w:rFonts w:hint="eastAsia"/>
        </w:rPr>
        <w:t>，同</w:t>
      </w:r>
      <w:r w:rsidR="00B23758">
        <w:rPr>
          <w:rFonts w:hint="eastAsia"/>
        </w:rPr>
        <w:t>AcuRev2100.</w:t>
      </w:r>
      <w:r w:rsidR="00B23758">
        <w:rPr>
          <w:rFonts w:hint="eastAsia"/>
        </w:rPr>
        <w:t>上，下，左，右，确认。</w:t>
      </w:r>
    </w:p>
    <w:p w14:paraId="3318847D" w14:textId="60EB4B2E" w:rsidR="005A2DA3" w:rsidRDefault="005A2DA3" w:rsidP="005A2DA3">
      <w:pPr>
        <w:pStyle w:val="3"/>
      </w:pPr>
      <w:bookmarkStart w:id="46" w:name="_Toc173748981"/>
      <w:r>
        <w:t>2.1.</w:t>
      </w:r>
      <w:r>
        <w:rPr>
          <w:rFonts w:hint="eastAsia"/>
        </w:rPr>
        <w:t>11</w:t>
      </w:r>
      <w:r>
        <w:rPr>
          <w:rFonts w:ascii="宋体" w:eastAsia="宋体" w:hAnsi="宋体" w:cs="宋体" w:hint="eastAsia"/>
        </w:rPr>
        <w:t>网络模块扩展</w:t>
      </w:r>
      <w:bookmarkEnd w:id="46"/>
    </w:p>
    <w:p w14:paraId="4E9F6D60" w14:textId="77777777" w:rsidR="005A2DA3" w:rsidRDefault="005A2DA3" w:rsidP="005A2DA3">
      <w:r>
        <w:rPr>
          <w:rFonts w:hint="eastAsia"/>
        </w:rPr>
        <w:t>1</w:t>
      </w:r>
      <w:r w:rsidRPr="00046629">
        <w:rPr>
          <w:rFonts w:hint="eastAsia"/>
        </w:rPr>
        <w:t>个</w:t>
      </w:r>
      <w:r>
        <w:rPr>
          <w:rFonts w:hint="eastAsia"/>
        </w:rPr>
        <w:t>高速通信接口</w:t>
      </w:r>
      <w:r>
        <w:rPr>
          <w:rFonts w:hint="eastAsia"/>
        </w:rPr>
        <w:t>(</w:t>
      </w:r>
      <w:r w:rsidRPr="004A51F2">
        <w:rPr>
          <w:rFonts w:hint="eastAsia"/>
          <w:color w:val="FF0000"/>
        </w:rPr>
        <w:t>USB?)</w:t>
      </w:r>
      <w:r>
        <w:rPr>
          <w:rFonts w:hint="eastAsia"/>
        </w:rPr>
        <w:t>用于网络模块扩展。</w:t>
      </w:r>
    </w:p>
    <w:p w14:paraId="347A777C" w14:textId="7700A6F4" w:rsidR="002C21D5" w:rsidRDefault="005A2DA3" w:rsidP="002C21D5">
      <w:r>
        <w:rPr>
          <w:rFonts w:hint="eastAsia"/>
        </w:rPr>
        <w:t>网络模块</w:t>
      </w:r>
      <w:r>
        <w:rPr>
          <w:rFonts w:hint="eastAsia"/>
        </w:rPr>
        <w:t>:</w:t>
      </w:r>
      <w:r>
        <w:rPr>
          <w:rFonts w:hint="eastAsia"/>
        </w:rPr>
        <w:t>参考已有</w:t>
      </w:r>
      <w:r>
        <w:rPr>
          <w:rFonts w:hint="eastAsia"/>
        </w:rPr>
        <w:t>DM-WEB2</w:t>
      </w:r>
      <w:r>
        <w:rPr>
          <w:rFonts w:hint="eastAsia"/>
        </w:rPr>
        <w:t>设计，调整接口。</w:t>
      </w:r>
    </w:p>
    <w:p w14:paraId="1F808DD7" w14:textId="62A221C5" w:rsidR="00AB4AD4" w:rsidRPr="002C21D5" w:rsidRDefault="00AB4AD4" w:rsidP="002C21D5">
      <w:r>
        <w:rPr>
          <w:rFonts w:hint="eastAsia"/>
        </w:rPr>
        <w:lastRenderedPageBreak/>
        <w:t>网络模块将作为</w:t>
      </w:r>
      <w:r>
        <w:rPr>
          <w:rFonts w:hint="eastAsia"/>
        </w:rPr>
        <w:t>Gateway</w:t>
      </w:r>
      <w:r>
        <w:rPr>
          <w:rFonts w:hint="eastAsia"/>
        </w:rPr>
        <w:t>，连接其他</w:t>
      </w:r>
      <w:r>
        <w:rPr>
          <w:rFonts w:hint="eastAsia"/>
        </w:rPr>
        <w:t>AcuRev4100</w:t>
      </w:r>
      <w:r>
        <w:rPr>
          <w:rFonts w:hint="eastAsia"/>
        </w:rPr>
        <w:t>仪表和</w:t>
      </w:r>
      <w:r>
        <w:rPr>
          <w:rFonts w:hint="eastAsia"/>
        </w:rPr>
        <w:t>IO</w:t>
      </w:r>
      <w:r>
        <w:rPr>
          <w:rFonts w:hint="eastAsia"/>
        </w:rPr>
        <w:t>模块扩展。</w:t>
      </w:r>
    </w:p>
    <w:p w14:paraId="2B2AC1E8" w14:textId="23E3D8CB" w:rsidR="005D3D9C" w:rsidRDefault="00975375" w:rsidP="005D3D9C">
      <w:pPr>
        <w:pStyle w:val="3"/>
      </w:pPr>
      <w:bookmarkStart w:id="47" w:name="_Toc173748982"/>
      <w:r>
        <w:rPr>
          <w:rFonts w:ascii="宋体" w:eastAsia="宋体" w:hAnsi="宋体" w:cs="宋体" w:hint="eastAsia"/>
        </w:rPr>
        <w:t>2.1.1</w:t>
      </w:r>
      <w:r w:rsidR="005A2DA3">
        <w:rPr>
          <w:rFonts w:ascii="宋体" w:eastAsia="宋体" w:hAnsi="宋体" w:cs="宋体" w:hint="eastAsia"/>
        </w:rPr>
        <w:t>2</w:t>
      </w:r>
      <w:r>
        <w:rPr>
          <w:rFonts w:ascii="宋体" w:eastAsia="宋体" w:hAnsi="宋体" w:cs="宋体" w:hint="eastAsia"/>
        </w:rPr>
        <w:t xml:space="preserve"> </w:t>
      </w:r>
      <w:r w:rsidR="005D3D9C">
        <w:rPr>
          <w:rFonts w:ascii="宋体" w:eastAsia="宋体" w:hAnsi="宋体" w:cs="宋体" w:hint="eastAsia"/>
        </w:rPr>
        <w:t>IO模块扩展</w:t>
      </w:r>
      <w:bookmarkEnd w:id="47"/>
    </w:p>
    <w:p w14:paraId="5DED6BC1" w14:textId="77777777" w:rsidR="00234147" w:rsidRDefault="00234147" w:rsidP="005D3D9C">
      <w:r>
        <w:rPr>
          <w:rFonts w:hint="eastAsia"/>
        </w:rPr>
        <w:t>AcuRev4100</w:t>
      </w:r>
      <w:r>
        <w:rPr>
          <w:rFonts w:hint="eastAsia"/>
        </w:rPr>
        <w:t>通过网络模块（作为</w:t>
      </w:r>
      <w:r>
        <w:rPr>
          <w:rFonts w:hint="eastAsia"/>
        </w:rPr>
        <w:t>Gateway</w:t>
      </w:r>
      <w:r>
        <w:rPr>
          <w:rFonts w:hint="eastAsia"/>
        </w:rPr>
        <w:t>）</w:t>
      </w:r>
      <w:r w:rsidR="005D3D9C">
        <w:rPr>
          <w:rFonts w:hint="eastAsia"/>
        </w:rPr>
        <w:t>，</w:t>
      </w:r>
      <w:r>
        <w:rPr>
          <w:rFonts w:hint="eastAsia"/>
        </w:rPr>
        <w:t>可连接多个</w:t>
      </w:r>
      <w:r>
        <w:rPr>
          <w:rFonts w:hint="eastAsia"/>
        </w:rPr>
        <w:t>IO</w:t>
      </w:r>
      <w:r>
        <w:rPr>
          <w:rFonts w:hint="eastAsia"/>
        </w:rPr>
        <w:t>模块</w:t>
      </w:r>
      <w:r w:rsidR="005D3D9C">
        <w:rPr>
          <w:rFonts w:hint="eastAsia"/>
        </w:rPr>
        <w:t>。</w:t>
      </w:r>
    </w:p>
    <w:p w14:paraId="4DA07253" w14:textId="77777777" w:rsidR="0021284B" w:rsidRDefault="0021284B" w:rsidP="0021284B">
      <w:r>
        <w:rPr>
          <w:rFonts w:hint="eastAsia"/>
        </w:rPr>
        <w:t>IO</w:t>
      </w:r>
      <w:r>
        <w:rPr>
          <w:rFonts w:hint="eastAsia"/>
        </w:rPr>
        <w:t>扩展模块会包含以下功能</w:t>
      </w:r>
    </w:p>
    <w:p w14:paraId="1F4EC261" w14:textId="77777777" w:rsidR="0021284B" w:rsidRDefault="0021284B" w:rsidP="008A4D17">
      <w:pPr>
        <w:pStyle w:val="a9"/>
        <w:numPr>
          <w:ilvl w:val="1"/>
          <w:numId w:val="2"/>
        </w:numPr>
        <w:spacing w:after="0" w:line="240" w:lineRule="auto"/>
        <w:contextualSpacing w:val="0"/>
      </w:pPr>
      <w:r>
        <w:rPr>
          <w:rFonts w:hint="eastAsia"/>
        </w:rPr>
        <w:t xml:space="preserve">Digital Input: </w:t>
      </w:r>
      <w:r>
        <w:rPr>
          <w:rFonts w:hint="eastAsia"/>
        </w:rPr>
        <w:t>数字输入，用于状态或脉冲输入</w:t>
      </w:r>
    </w:p>
    <w:p w14:paraId="2B83D01E" w14:textId="77777777" w:rsidR="0021284B" w:rsidRDefault="0021284B" w:rsidP="008A4D17">
      <w:pPr>
        <w:pStyle w:val="a9"/>
        <w:numPr>
          <w:ilvl w:val="1"/>
          <w:numId w:val="2"/>
        </w:numPr>
        <w:spacing w:after="0" w:line="240" w:lineRule="auto"/>
        <w:contextualSpacing w:val="0"/>
      </w:pPr>
      <w:r>
        <w:rPr>
          <w:rFonts w:hint="eastAsia"/>
        </w:rPr>
        <w:t xml:space="preserve">Digital Output: </w:t>
      </w:r>
      <w:r>
        <w:rPr>
          <w:rFonts w:hint="eastAsia"/>
        </w:rPr>
        <w:t>数字输出，用于状态或脉冲输出</w:t>
      </w:r>
    </w:p>
    <w:p w14:paraId="7AD3D04F" w14:textId="77777777" w:rsidR="0021284B" w:rsidRDefault="0021284B" w:rsidP="008A4D17">
      <w:pPr>
        <w:pStyle w:val="a9"/>
        <w:numPr>
          <w:ilvl w:val="1"/>
          <w:numId w:val="2"/>
        </w:numPr>
        <w:spacing w:after="0" w:line="240" w:lineRule="auto"/>
        <w:contextualSpacing w:val="0"/>
      </w:pPr>
      <w:r>
        <w:rPr>
          <w:rFonts w:hint="eastAsia"/>
        </w:rPr>
        <w:t xml:space="preserve">Analog Input: </w:t>
      </w:r>
      <w:r>
        <w:rPr>
          <w:rFonts w:hint="eastAsia"/>
        </w:rPr>
        <w:t>模拟输入，用于模拟量输入，如第三方传感器</w:t>
      </w:r>
    </w:p>
    <w:p w14:paraId="2AEB567E" w14:textId="77777777" w:rsidR="0021284B" w:rsidRDefault="0021284B" w:rsidP="008A4D17">
      <w:pPr>
        <w:pStyle w:val="a9"/>
        <w:numPr>
          <w:ilvl w:val="1"/>
          <w:numId w:val="2"/>
        </w:numPr>
        <w:spacing w:after="0" w:line="240" w:lineRule="auto"/>
        <w:contextualSpacing w:val="0"/>
      </w:pPr>
      <w:r>
        <w:rPr>
          <w:rFonts w:hint="eastAsia"/>
        </w:rPr>
        <w:t xml:space="preserve">Analog Output: </w:t>
      </w:r>
      <w:r>
        <w:rPr>
          <w:rFonts w:hint="eastAsia"/>
        </w:rPr>
        <w:t>模拟输出，用于模拟量输出</w:t>
      </w:r>
    </w:p>
    <w:p w14:paraId="633043A8" w14:textId="72BFCDF9" w:rsidR="0021284B" w:rsidRDefault="0021284B" w:rsidP="008A4D17">
      <w:pPr>
        <w:pStyle w:val="a9"/>
        <w:numPr>
          <w:ilvl w:val="1"/>
          <w:numId w:val="2"/>
        </w:numPr>
        <w:spacing w:after="0" w:line="240" w:lineRule="auto"/>
        <w:contextualSpacing w:val="0"/>
      </w:pPr>
      <w:r>
        <w:rPr>
          <w:rFonts w:hint="eastAsia"/>
        </w:rPr>
        <w:t>Relay Output</w:t>
      </w:r>
      <w:r>
        <w:rPr>
          <w:rFonts w:hint="eastAsia"/>
        </w:rPr>
        <w:t>：继电器输出</w:t>
      </w:r>
    </w:p>
    <w:p w14:paraId="503095E2" w14:textId="5884369E" w:rsidR="00234147" w:rsidRDefault="00234147" w:rsidP="005D3D9C">
      <w:r>
        <w:rPr>
          <w:rFonts w:hint="eastAsia"/>
        </w:rPr>
        <w:t>IO</w:t>
      </w:r>
      <w:r w:rsidR="0021284B">
        <w:rPr>
          <w:rFonts w:hint="eastAsia"/>
        </w:rPr>
        <w:t>扩展</w:t>
      </w:r>
      <w:r>
        <w:rPr>
          <w:rFonts w:hint="eastAsia"/>
        </w:rPr>
        <w:t>模块包含</w:t>
      </w:r>
    </w:p>
    <w:p w14:paraId="1B18A051" w14:textId="20894BC0" w:rsidR="0021284B" w:rsidRDefault="0021284B" w:rsidP="008A4D17">
      <w:pPr>
        <w:pStyle w:val="a9"/>
        <w:numPr>
          <w:ilvl w:val="0"/>
          <w:numId w:val="4"/>
        </w:numPr>
      </w:pPr>
      <w:r>
        <w:rPr>
          <w:rFonts w:hint="eastAsia"/>
        </w:rPr>
        <w:t>独立供电</w:t>
      </w:r>
      <w:r>
        <w:rPr>
          <w:rFonts w:hint="eastAsia"/>
        </w:rPr>
        <w:t xml:space="preserve"> (24V)</w:t>
      </w:r>
    </w:p>
    <w:p w14:paraId="08BA284C" w14:textId="434DCF5B" w:rsidR="00234147" w:rsidRDefault="00234147" w:rsidP="008A4D17">
      <w:pPr>
        <w:pStyle w:val="a9"/>
        <w:numPr>
          <w:ilvl w:val="0"/>
          <w:numId w:val="4"/>
        </w:numPr>
      </w:pPr>
      <w:r>
        <w:rPr>
          <w:rFonts w:hint="eastAsia"/>
        </w:rPr>
        <w:t>双网口（非独立）用于</w:t>
      </w:r>
      <w:r>
        <w:rPr>
          <w:rFonts w:hint="eastAsia"/>
        </w:rPr>
        <w:t>Daisy Chain</w:t>
      </w:r>
    </w:p>
    <w:p w14:paraId="225DA41F" w14:textId="375666FF" w:rsidR="005D3D9C" w:rsidRDefault="005D3D9C" w:rsidP="008A4D17">
      <w:pPr>
        <w:pStyle w:val="a9"/>
        <w:numPr>
          <w:ilvl w:val="0"/>
          <w:numId w:val="4"/>
        </w:numPr>
      </w:pPr>
      <w:r>
        <w:rPr>
          <w:rFonts w:hint="eastAsia"/>
        </w:rPr>
        <w:t>100ms</w:t>
      </w:r>
      <w:r>
        <w:rPr>
          <w:rFonts w:hint="eastAsia"/>
        </w:rPr>
        <w:t>参数更新。</w:t>
      </w:r>
    </w:p>
    <w:p w14:paraId="38EFF5E4" w14:textId="0F4B7537" w:rsidR="00234147" w:rsidRDefault="00234147" w:rsidP="008A4D17">
      <w:pPr>
        <w:pStyle w:val="a9"/>
        <w:numPr>
          <w:ilvl w:val="0"/>
          <w:numId w:val="4"/>
        </w:numPr>
      </w:pPr>
      <w:r>
        <w:rPr>
          <w:rFonts w:hint="eastAsia"/>
        </w:rPr>
        <w:t>选型</w:t>
      </w:r>
    </w:p>
    <w:p w14:paraId="12224D08" w14:textId="09390043" w:rsidR="00234147" w:rsidRDefault="00234147" w:rsidP="008A4D17">
      <w:pPr>
        <w:pStyle w:val="a9"/>
        <w:numPr>
          <w:ilvl w:val="1"/>
          <w:numId w:val="4"/>
        </w:numPr>
      </w:pP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10</w:t>
      </w:r>
      <w:r w:rsidR="000E60B0">
        <w:rPr>
          <w:rFonts w:hint="eastAsia"/>
        </w:rPr>
        <w:t xml:space="preserve"> </w:t>
      </w:r>
      <w:r>
        <w:rPr>
          <w:rFonts w:hint="eastAsia"/>
        </w:rPr>
        <w:t>DI + 2 DO + 2 RO</w:t>
      </w:r>
      <w:r w:rsidR="00F80BDE">
        <w:rPr>
          <w:rFonts w:hint="eastAsia"/>
        </w:rPr>
        <w:t xml:space="preserve"> </w:t>
      </w:r>
      <w:r w:rsidR="00F80BDE">
        <w:rPr>
          <w:rFonts w:hint="eastAsia"/>
        </w:rPr>
        <w:t>（</w:t>
      </w:r>
      <w:r w:rsidR="00F80BDE">
        <w:rPr>
          <w:rFonts w:hint="eastAsia"/>
        </w:rPr>
        <w:t>20PIN, DI</w:t>
      </w:r>
      <w:r w:rsidR="00F80BDE">
        <w:rPr>
          <w:rFonts w:hint="eastAsia"/>
        </w:rPr>
        <w:t>分两组共地）</w:t>
      </w:r>
      <w:r>
        <w:rPr>
          <w:rFonts w:hint="eastAsia"/>
        </w:rPr>
        <w:t xml:space="preserve"> </w:t>
      </w:r>
    </w:p>
    <w:p w14:paraId="1CA4ACC9" w14:textId="6ACBD318" w:rsidR="00234147" w:rsidRDefault="00234147" w:rsidP="008A4D17">
      <w:pPr>
        <w:pStyle w:val="a9"/>
        <w:numPr>
          <w:ilvl w:val="1"/>
          <w:numId w:val="4"/>
        </w:numPr>
      </w:pP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30</w:t>
      </w:r>
      <w:r w:rsidR="000E60B0">
        <w:rPr>
          <w:rFonts w:hint="eastAsia"/>
        </w:rPr>
        <w:t xml:space="preserve"> </w:t>
      </w:r>
      <w:r>
        <w:rPr>
          <w:rFonts w:hint="eastAsia"/>
        </w:rPr>
        <w:t>DI + 2 DO + 2 RO</w:t>
      </w:r>
      <w:r w:rsidR="00F80BDE">
        <w:rPr>
          <w:rFonts w:hint="eastAsia"/>
        </w:rPr>
        <w:t xml:space="preserve"> </w:t>
      </w:r>
      <w:r w:rsidR="00F80BDE">
        <w:rPr>
          <w:rFonts w:hint="eastAsia"/>
        </w:rPr>
        <w:t>（</w:t>
      </w:r>
      <w:r w:rsidR="00F80BDE">
        <w:rPr>
          <w:rFonts w:hint="eastAsia"/>
        </w:rPr>
        <w:t>40PIN, DI</w:t>
      </w:r>
      <w:r w:rsidR="00F80BDE">
        <w:rPr>
          <w:rFonts w:hint="eastAsia"/>
        </w:rPr>
        <w:t>分两组共地）</w:t>
      </w:r>
    </w:p>
    <w:p w14:paraId="44CA9800" w14:textId="286E27DF" w:rsidR="00234147" w:rsidRDefault="00234147" w:rsidP="008A4D17">
      <w:pPr>
        <w:pStyle w:val="a9"/>
        <w:numPr>
          <w:ilvl w:val="1"/>
          <w:numId w:val="4"/>
        </w:numPr>
      </w:pP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8</w:t>
      </w:r>
      <w:r w:rsidR="000E60B0">
        <w:rPr>
          <w:rFonts w:hint="eastAsia"/>
        </w:rPr>
        <w:t xml:space="preserve"> </w:t>
      </w:r>
      <w:r>
        <w:rPr>
          <w:rFonts w:hint="eastAsia"/>
        </w:rPr>
        <w:t>AI+2AO</w:t>
      </w:r>
      <w:r w:rsidR="00F80BDE">
        <w:rPr>
          <w:rFonts w:hint="eastAsia"/>
        </w:rPr>
        <w:t xml:space="preserve"> </w:t>
      </w:r>
    </w:p>
    <w:p w14:paraId="4C19541C" w14:textId="361281B2" w:rsidR="00234147" w:rsidRDefault="00234147" w:rsidP="008A4D17">
      <w:pPr>
        <w:pStyle w:val="a9"/>
        <w:numPr>
          <w:ilvl w:val="1"/>
          <w:numId w:val="4"/>
        </w:numPr>
      </w:pP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16</w:t>
      </w:r>
      <w:r w:rsidR="000E60B0">
        <w:rPr>
          <w:rFonts w:hint="eastAsia"/>
        </w:rPr>
        <w:t xml:space="preserve"> </w:t>
      </w:r>
      <w:r>
        <w:rPr>
          <w:rFonts w:hint="eastAsia"/>
        </w:rPr>
        <w:t>AI+4AO</w:t>
      </w:r>
    </w:p>
    <w:p w14:paraId="5A7416C2" w14:textId="77777777" w:rsidR="0045445A" w:rsidRDefault="0045445A" w:rsidP="0045445A">
      <w:pPr>
        <w:spacing w:after="0" w:line="240" w:lineRule="auto"/>
      </w:pPr>
    </w:p>
    <w:p w14:paraId="00923CA8" w14:textId="540C1D99" w:rsidR="00CD2B83" w:rsidRPr="00CD2B83" w:rsidRDefault="00CD2B83" w:rsidP="00CD2B83">
      <w:pPr>
        <w:pStyle w:val="2"/>
        <w:rPr>
          <w:lang w:val="en-CA"/>
        </w:rPr>
      </w:pPr>
      <w:bookmarkStart w:id="48" w:name="_Toc164630238"/>
      <w:bookmarkStart w:id="49" w:name="_Toc173748983"/>
      <w:r>
        <w:rPr>
          <w:rFonts w:hint="eastAsia"/>
          <w:lang w:val="en-CA"/>
        </w:rPr>
        <w:t xml:space="preserve">2.2 </w:t>
      </w:r>
      <w:r w:rsidRPr="00CD2B83">
        <w:rPr>
          <w:rFonts w:hint="eastAsia"/>
          <w:lang w:val="en-CA"/>
        </w:rPr>
        <w:t>产品功能</w:t>
      </w:r>
      <w:bookmarkEnd w:id="48"/>
      <w:bookmarkEnd w:id="49"/>
    </w:p>
    <w:p w14:paraId="648489B8" w14:textId="77777777" w:rsidR="00CD2B83" w:rsidRPr="00046629" w:rsidRDefault="00CD2B83" w:rsidP="0045445A">
      <w:pPr>
        <w:spacing w:after="0" w:line="240" w:lineRule="auto"/>
      </w:pPr>
    </w:p>
    <w:tbl>
      <w:tblPr>
        <w:tblW w:w="5457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005"/>
        <w:gridCol w:w="1880"/>
        <w:gridCol w:w="6313"/>
      </w:tblGrid>
      <w:tr w:rsidR="00581732" w:rsidRPr="00581732" w14:paraId="24923B4C" w14:textId="77777777" w:rsidTr="00447EE0"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6372B" w14:textId="33BE93D3" w:rsidR="00581732" w:rsidRPr="00581732" w:rsidRDefault="00581732" w:rsidP="00581732">
            <w:pPr>
              <w:spacing w:after="0" w:line="24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功能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F45B7" w14:textId="7EA0A0D4" w:rsidR="00581732" w:rsidRPr="00581732" w:rsidRDefault="00581732" w:rsidP="00581732">
            <w:pPr>
              <w:spacing w:after="0" w:line="24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C86F56" w:rsidRPr="00581732" w14:paraId="2F080E65" w14:textId="77777777" w:rsidTr="00447EE0">
        <w:trPr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9A6D5" w14:textId="4D05D88F" w:rsidR="00581732" w:rsidRPr="00581732" w:rsidRDefault="001D13DA" w:rsidP="00581732">
            <w:pPr>
              <w:spacing w:after="0" w:line="240" w:lineRule="auto"/>
            </w:pPr>
            <w:r>
              <w:rPr>
                <w:rFonts w:hint="eastAsia"/>
              </w:rPr>
              <w:lastRenderedPageBreak/>
              <w:t>测量</w:t>
            </w:r>
          </w:p>
          <w:p w14:paraId="3C81F326" w14:textId="77777777" w:rsidR="00581732" w:rsidRPr="00581732" w:rsidRDefault="00581732" w:rsidP="00581732">
            <w:pPr>
              <w:spacing w:after="0" w:line="240" w:lineRule="auto"/>
            </w:pPr>
            <w:r w:rsidRPr="00581732">
              <w:t>(Section 3.1)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9D45E" w14:textId="27DF66EF" w:rsidR="00581732" w:rsidRPr="00581732" w:rsidRDefault="00CA696B" w:rsidP="00581732">
            <w:pPr>
              <w:spacing w:after="0" w:line="240" w:lineRule="auto"/>
            </w:pPr>
            <w:r>
              <w:rPr>
                <w:rFonts w:hint="eastAsia"/>
              </w:rPr>
              <w:t>实时量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FDABE" w14:textId="77777777" w:rsidR="00205A54" w:rsidRPr="00205A54" w:rsidRDefault="00205A54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 w:rsidRPr="0049297D">
              <w:rPr>
                <w:rFonts w:ascii="宋体" w:eastAsia="宋体" w:hAnsi="宋体" w:cs="宋体" w:hint="eastAsia"/>
              </w:rPr>
              <w:t>频</w:t>
            </w:r>
            <w:r w:rsidRPr="0049297D">
              <w:rPr>
                <w:rFonts w:ascii="宋体" w:eastAsia="宋体" w:hAnsi="宋体" w:cs="宋体"/>
              </w:rPr>
              <w:t>率</w:t>
            </w:r>
          </w:p>
          <w:p w14:paraId="5BD9F6E5" w14:textId="77777777" w:rsidR="00205A54" w:rsidRPr="00205A54" w:rsidRDefault="00E06B15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 w:rsidRPr="00205A54">
              <w:rPr>
                <w:rFonts w:ascii="宋体" w:eastAsia="宋体" w:hAnsi="宋体" w:cs="宋体" w:hint="eastAsia"/>
              </w:rPr>
              <w:t>三相线对中性电</w:t>
            </w:r>
            <w:r w:rsidRPr="00205A54">
              <w:rPr>
                <w:rFonts w:ascii="宋体" w:eastAsia="宋体" w:hAnsi="宋体" w:cs="宋体"/>
              </w:rPr>
              <w:t>压</w:t>
            </w:r>
            <w:r w:rsidRPr="00205A54">
              <w:rPr>
                <w:rFonts w:ascii="宋体" w:eastAsia="宋体" w:hAnsi="宋体" w:cs="宋体" w:hint="eastAsia"/>
              </w:rPr>
              <w:t xml:space="preserve"> (VLN)</w:t>
            </w:r>
          </w:p>
          <w:p w14:paraId="7CF93A2B" w14:textId="77777777" w:rsidR="00205A54" w:rsidRPr="00205A54" w:rsidRDefault="00E06B15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 w:rsidRPr="00205A54">
              <w:rPr>
                <w:rFonts w:ascii="宋体" w:eastAsia="宋体" w:hAnsi="宋体" w:cs="宋体" w:hint="eastAsia"/>
              </w:rPr>
              <w:t>三相线对线电</w:t>
            </w:r>
            <w:r w:rsidRPr="00205A54">
              <w:rPr>
                <w:rFonts w:ascii="宋体" w:eastAsia="宋体" w:hAnsi="宋体" w:cs="宋体"/>
              </w:rPr>
              <w:t>压</w:t>
            </w:r>
            <w:r w:rsidRPr="00205A54">
              <w:rPr>
                <w:rFonts w:ascii="宋体" w:eastAsia="宋体" w:hAnsi="宋体" w:cs="宋体" w:hint="eastAsia"/>
              </w:rPr>
              <w:t xml:space="preserve"> (VLL)</w:t>
            </w:r>
          </w:p>
          <w:p w14:paraId="39FBC1F8" w14:textId="44DB3D15" w:rsidR="00205A54" w:rsidRPr="00205A54" w:rsidRDefault="0021284B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 w:rsidRPr="00205A54">
              <w:rPr>
                <w:rFonts w:ascii="宋体" w:eastAsia="宋体" w:hAnsi="宋体" w:cs="宋体" w:hint="eastAsia"/>
              </w:rPr>
              <w:t>24路</w:t>
            </w:r>
            <w:r w:rsidR="00205A54">
              <w:rPr>
                <w:rFonts w:ascii="宋体" w:eastAsia="宋体" w:hAnsi="宋体" w:cs="宋体" w:hint="eastAsia"/>
              </w:rPr>
              <w:t>电流输入对应的</w:t>
            </w:r>
          </w:p>
          <w:p w14:paraId="59AE9307" w14:textId="003986FA" w:rsidR="00E06B15" w:rsidRPr="00205A54" w:rsidRDefault="0021284B" w:rsidP="008A4D17">
            <w:pPr>
              <w:pStyle w:val="a9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</w:rPr>
            </w:pPr>
            <w:r w:rsidRPr="00205A54">
              <w:rPr>
                <w:rFonts w:ascii="宋体" w:eastAsia="宋体" w:hAnsi="宋体" w:cs="宋体" w:hint="eastAsia"/>
              </w:rPr>
              <w:t>电流</w:t>
            </w:r>
          </w:p>
          <w:p w14:paraId="47B12DFE" w14:textId="646B4F2A" w:rsidR="00205A54" w:rsidRPr="00205A54" w:rsidRDefault="00205A54" w:rsidP="008A4D17">
            <w:pPr>
              <w:pStyle w:val="a9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</w:rPr>
            </w:pPr>
            <w:r w:rsidRPr="00205A54">
              <w:rPr>
                <w:rFonts w:ascii="宋体" w:eastAsia="宋体" w:hAnsi="宋体" w:cs="宋体" w:hint="eastAsia"/>
              </w:rPr>
              <w:t>有功功率，无功功率，视在功率，功率因数，负载性质</w:t>
            </w:r>
          </w:p>
          <w:p w14:paraId="582436DC" w14:textId="38FD61E5" w:rsidR="00205A54" w:rsidRPr="00205A54" w:rsidRDefault="00205A54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12个用户对应</w:t>
            </w:r>
          </w:p>
          <w:p w14:paraId="64C36533" w14:textId="224A3278" w:rsidR="00205A54" w:rsidRPr="00205A54" w:rsidRDefault="00205A54" w:rsidP="008A4D17">
            <w:pPr>
              <w:pStyle w:val="a9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平均</w:t>
            </w:r>
            <w:r w:rsidRPr="00205A54">
              <w:rPr>
                <w:rFonts w:ascii="宋体" w:eastAsia="宋体" w:hAnsi="宋体" w:cs="宋体" w:hint="eastAsia"/>
              </w:rPr>
              <w:t>电流</w:t>
            </w:r>
          </w:p>
          <w:p w14:paraId="763C4B5E" w14:textId="77777777" w:rsidR="002633FE" w:rsidRPr="00205A54" w:rsidRDefault="002633FE" w:rsidP="008A4D17">
            <w:pPr>
              <w:pStyle w:val="a9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</w:rPr>
            </w:pPr>
            <w:r w:rsidRPr="00205A54">
              <w:rPr>
                <w:rFonts w:ascii="宋体" w:eastAsia="宋体" w:hAnsi="宋体" w:cs="宋体" w:hint="eastAsia"/>
              </w:rPr>
              <w:t>有功功率，无功功率，视在功率，功率因数，负载性质</w:t>
            </w:r>
          </w:p>
          <w:p w14:paraId="29F2CEA6" w14:textId="643663B0" w:rsidR="00205A54" w:rsidRPr="00205A54" w:rsidRDefault="00C9036D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A/B/C相及</w:t>
            </w:r>
            <w:r w:rsidR="002633FE">
              <w:rPr>
                <w:rFonts w:ascii="宋体" w:eastAsia="宋体" w:hAnsi="宋体" w:cs="宋体" w:hint="eastAsia"/>
              </w:rPr>
              <w:t>系统总</w:t>
            </w:r>
          </w:p>
          <w:p w14:paraId="0BEAB92C" w14:textId="657BA372" w:rsidR="002633FE" w:rsidRPr="00205A54" w:rsidRDefault="002633FE" w:rsidP="008A4D17">
            <w:pPr>
              <w:pStyle w:val="a9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电流</w:t>
            </w:r>
            <w:r w:rsidR="00C9036D">
              <w:rPr>
                <w:rFonts w:ascii="宋体" w:eastAsia="宋体" w:hAnsi="宋体" w:cs="宋体" w:hint="eastAsia"/>
              </w:rPr>
              <w:t>/</w:t>
            </w:r>
            <w:r>
              <w:rPr>
                <w:rFonts w:ascii="宋体" w:eastAsia="宋体" w:hAnsi="宋体" w:cs="宋体" w:hint="eastAsia"/>
              </w:rPr>
              <w:t>平均</w:t>
            </w:r>
            <w:r w:rsidRPr="00205A54">
              <w:rPr>
                <w:rFonts w:ascii="宋体" w:eastAsia="宋体" w:hAnsi="宋体" w:cs="宋体" w:hint="eastAsia"/>
              </w:rPr>
              <w:t>电流</w:t>
            </w:r>
          </w:p>
          <w:p w14:paraId="0DA28654" w14:textId="0E39E3CD" w:rsidR="00581732" w:rsidRPr="00CD3F4A" w:rsidRDefault="002633FE" w:rsidP="008A4D17">
            <w:pPr>
              <w:pStyle w:val="a9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</w:rPr>
            </w:pPr>
            <w:r w:rsidRPr="00205A54">
              <w:rPr>
                <w:rFonts w:ascii="宋体" w:eastAsia="宋体" w:hAnsi="宋体" w:cs="宋体" w:hint="eastAsia"/>
              </w:rPr>
              <w:t>有功功率，无功功率，视在功率，功率因数，负载性质</w:t>
            </w:r>
          </w:p>
        </w:tc>
      </w:tr>
      <w:tr w:rsidR="00C86F56" w:rsidRPr="00581732" w14:paraId="4C2BD102" w14:textId="77777777" w:rsidTr="00447EE0">
        <w:trPr>
          <w:cantSplit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631D1646" w14:textId="77777777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C769C" w14:textId="5A2B79E1" w:rsidR="00581732" w:rsidRPr="00581732" w:rsidRDefault="00CA696B" w:rsidP="00581732">
            <w:pPr>
              <w:spacing w:after="0" w:line="240" w:lineRule="auto"/>
            </w:pPr>
            <w:r>
              <w:rPr>
                <w:rFonts w:hint="eastAsia"/>
              </w:rPr>
              <w:t>电能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B580C" w14:textId="77777777" w:rsidR="00CD3F4A" w:rsidRPr="00205A54" w:rsidRDefault="00CD3F4A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 w:rsidRPr="00205A54">
              <w:rPr>
                <w:rFonts w:ascii="宋体" w:eastAsia="宋体" w:hAnsi="宋体" w:cs="宋体" w:hint="eastAsia"/>
              </w:rPr>
              <w:t>24路</w:t>
            </w:r>
            <w:r>
              <w:rPr>
                <w:rFonts w:ascii="宋体" w:eastAsia="宋体" w:hAnsi="宋体" w:cs="宋体" w:hint="eastAsia"/>
              </w:rPr>
              <w:t>电流输入对应的</w:t>
            </w:r>
          </w:p>
          <w:p w14:paraId="22710125" w14:textId="77777777" w:rsidR="00CD3F4A" w:rsidRPr="00205A54" w:rsidRDefault="00CD3F4A" w:rsidP="008A4D17">
            <w:pPr>
              <w:pStyle w:val="a9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有功电能：进线/出线/净/总</w:t>
            </w:r>
          </w:p>
          <w:p w14:paraId="6445B11F" w14:textId="77777777" w:rsidR="00CD3F4A" w:rsidRPr="00205A54" w:rsidRDefault="00CD3F4A" w:rsidP="008A4D17">
            <w:pPr>
              <w:pStyle w:val="a9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无功电能：进线/出线/净/总</w:t>
            </w:r>
          </w:p>
          <w:p w14:paraId="60A8D371" w14:textId="77777777" w:rsidR="00CD3F4A" w:rsidRPr="00205A54" w:rsidRDefault="00CD3F4A" w:rsidP="008A4D17">
            <w:pPr>
              <w:pStyle w:val="a9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视在电能</w:t>
            </w:r>
          </w:p>
          <w:p w14:paraId="47C48671" w14:textId="77777777" w:rsidR="00CD3F4A" w:rsidRPr="00205A54" w:rsidRDefault="00CD3F4A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12个用户对应</w:t>
            </w:r>
          </w:p>
          <w:p w14:paraId="7E13D815" w14:textId="77777777" w:rsidR="00CD3F4A" w:rsidRPr="00205A54" w:rsidRDefault="00CD3F4A" w:rsidP="008A4D17">
            <w:pPr>
              <w:pStyle w:val="a9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有功电能：进线/出线/净/总</w:t>
            </w:r>
          </w:p>
          <w:p w14:paraId="5A559DE8" w14:textId="77777777" w:rsidR="00CD3F4A" w:rsidRPr="00205A54" w:rsidRDefault="00CD3F4A" w:rsidP="008A4D17">
            <w:pPr>
              <w:pStyle w:val="a9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无功电能：进线/出线/净/总</w:t>
            </w:r>
          </w:p>
          <w:p w14:paraId="2197A5EC" w14:textId="77777777" w:rsidR="00CD3F4A" w:rsidRPr="00205A54" w:rsidRDefault="00CD3F4A" w:rsidP="008A4D17">
            <w:pPr>
              <w:pStyle w:val="a9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视在电能</w:t>
            </w:r>
          </w:p>
          <w:p w14:paraId="51C52401" w14:textId="34567EB7" w:rsidR="00CD3F4A" w:rsidRPr="00205A54" w:rsidRDefault="00C9036D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A/B/C相及</w:t>
            </w:r>
            <w:r w:rsidR="00CD3F4A">
              <w:rPr>
                <w:rFonts w:ascii="宋体" w:eastAsia="宋体" w:hAnsi="宋体" w:cs="宋体" w:hint="eastAsia"/>
              </w:rPr>
              <w:t>系统总</w:t>
            </w:r>
          </w:p>
          <w:p w14:paraId="02B3C21B" w14:textId="77777777" w:rsidR="00CD3F4A" w:rsidRPr="00205A54" w:rsidRDefault="00CD3F4A" w:rsidP="008A4D17">
            <w:pPr>
              <w:pStyle w:val="a9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有功电能：进线/出线/净/总</w:t>
            </w:r>
          </w:p>
          <w:p w14:paraId="452A4247" w14:textId="77777777" w:rsidR="00CD3F4A" w:rsidRPr="00205A54" w:rsidRDefault="00CD3F4A" w:rsidP="008A4D17">
            <w:pPr>
              <w:pStyle w:val="a9"/>
              <w:numPr>
                <w:ilvl w:val="1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无功电能：进线/出线/净/总</w:t>
            </w:r>
          </w:p>
          <w:p w14:paraId="3EC950C1" w14:textId="013D67AE" w:rsidR="00CA696B" w:rsidRPr="00581732" w:rsidRDefault="00CD3F4A" w:rsidP="008A4D17">
            <w:pPr>
              <w:pStyle w:val="a9"/>
              <w:numPr>
                <w:ilvl w:val="1"/>
                <w:numId w:val="5"/>
              </w:numPr>
              <w:spacing w:after="0" w:line="240" w:lineRule="auto"/>
            </w:pPr>
            <w:r>
              <w:rPr>
                <w:rFonts w:ascii="宋体" w:eastAsia="宋体" w:hAnsi="宋体" w:cs="宋体" w:hint="eastAsia"/>
              </w:rPr>
              <w:t>视在电能</w:t>
            </w:r>
          </w:p>
        </w:tc>
      </w:tr>
      <w:tr w:rsidR="00C86F56" w:rsidRPr="00581732" w14:paraId="563BA0B2" w14:textId="77777777" w:rsidTr="00447EE0">
        <w:trPr>
          <w:cantSplit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7FE0BD9" w14:textId="77777777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960AA" w14:textId="55952B0B" w:rsidR="00581732" w:rsidRPr="00581732" w:rsidRDefault="00CA696B" w:rsidP="00581732">
            <w:pPr>
              <w:spacing w:after="0" w:line="240" w:lineRule="auto"/>
            </w:pPr>
            <w:r>
              <w:rPr>
                <w:rFonts w:hint="eastAsia"/>
              </w:rPr>
              <w:t>需量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03BD4" w14:textId="3241F638" w:rsidR="00581732" w:rsidRDefault="00CF0C68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hint="eastAsia"/>
              </w:rPr>
              <w:t>需量：电流，</w:t>
            </w:r>
            <w:r w:rsidR="009C746E">
              <w:rPr>
                <w:rFonts w:hint="eastAsia"/>
              </w:rPr>
              <w:t>进线</w:t>
            </w:r>
            <w:r>
              <w:rPr>
                <w:rFonts w:hint="eastAsia"/>
              </w:rPr>
              <w:t>有功功率</w:t>
            </w:r>
            <w:r w:rsidR="00644AE5">
              <w:rPr>
                <w:rFonts w:hint="eastAsia"/>
              </w:rPr>
              <w:t>，出线有功功率</w:t>
            </w:r>
            <w:r>
              <w:rPr>
                <w:rFonts w:hint="eastAsia"/>
              </w:rPr>
              <w:t>，</w:t>
            </w:r>
            <w:r w:rsidR="00A01B43">
              <w:rPr>
                <w:rFonts w:hint="eastAsia"/>
              </w:rPr>
              <w:t>进线</w:t>
            </w:r>
            <w:r>
              <w:rPr>
                <w:rFonts w:hint="eastAsia"/>
              </w:rPr>
              <w:t>无功功率，</w:t>
            </w:r>
            <w:r w:rsidR="00644AE5">
              <w:rPr>
                <w:rFonts w:hint="eastAsia"/>
              </w:rPr>
              <w:t>出线无功功率，</w:t>
            </w:r>
            <w:r>
              <w:rPr>
                <w:rFonts w:hint="eastAsia"/>
              </w:rPr>
              <w:t>视在功率</w:t>
            </w:r>
          </w:p>
          <w:p w14:paraId="59845F0D" w14:textId="7BBD7905" w:rsidR="00C9036D" w:rsidRDefault="00C9036D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路输入，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路用户，和系统</w:t>
            </w:r>
            <w:r>
              <w:rPr>
                <w:rFonts w:hint="eastAsia"/>
              </w:rPr>
              <w:t>A/B/C</w:t>
            </w:r>
            <w:r>
              <w:rPr>
                <w:rFonts w:hint="eastAsia"/>
              </w:rPr>
              <w:t>总</w:t>
            </w:r>
          </w:p>
          <w:p w14:paraId="37648DB5" w14:textId="1F1A92F4" w:rsidR="006C519C" w:rsidRDefault="00CF0C68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hint="eastAsia"/>
              </w:rPr>
              <w:t>算法：</w:t>
            </w:r>
            <w:r w:rsidR="0059784C">
              <w:rPr>
                <w:rFonts w:hint="eastAsia"/>
              </w:rPr>
              <w:t>块间隔需量，滑动窗口需量</w:t>
            </w:r>
          </w:p>
          <w:p w14:paraId="009E5BFD" w14:textId="7BB3026F" w:rsidR="00B01350" w:rsidRPr="00581732" w:rsidRDefault="00B01350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hint="eastAsia"/>
              </w:rPr>
              <w:t>最大需量及时间戳</w:t>
            </w:r>
          </w:p>
        </w:tc>
      </w:tr>
      <w:tr w:rsidR="00C86F56" w:rsidRPr="00581732" w14:paraId="6E64CB69" w14:textId="77777777" w:rsidTr="00447EE0">
        <w:trPr>
          <w:cantSplit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90B7D0" w14:textId="77777777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E8821F" w14:textId="7257FE47" w:rsidR="00581732" w:rsidRPr="00581732" w:rsidRDefault="009821E4" w:rsidP="00581732">
            <w:pPr>
              <w:spacing w:after="0" w:line="240" w:lineRule="auto"/>
            </w:pPr>
            <w:r>
              <w:rPr>
                <w:rFonts w:hint="eastAsia"/>
              </w:rPr>
              <w:t>谐波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D4DE1D" w14:textId="5B309A36" w:rsidR="00581732" w:rsidRPr="00581732" w:rsidRDefault="00766529" w:rsidP="008A4D17">
            <w:pPr>
              <w:pStyle w:val="a9"/>
              <w:numPr>
                <w:ilvl w:val="0"/>
                <w:numId w:val="38"/>
              </w:numPr>
              <w:spacing w:after="0" w:line="240" w:lineRule="auto"/>
            </w:pPr>
            <w:r>
              <w:rPr>
                <w:rFonts w:hint="eastAsia"/>
              </w:rPr>
              <w:t>2-31</w:t>
            </w:r>
            <w:r>
              <w:rPr>
                <w:rFonts w:hint="eastAsia"/>
              </w:rPr>
              <w:t>次谐波可接受</w:t>
            </w:r>
            <w:del w:id="50" w:author="Pei LV" w:date="2026-05-20T17:08:00Z" w16du:dateUtc="2026-05-20T09:08:00Z">
              <w:r w:rsidDel="00C9629E">
                <w:rPr>
                  <w:rFonts w:hint="eastAsia"/>
                </w:rPr>
                <w:delText>（优选</w:delText>
              </w:r>
              <w:r w:rsidR="00581732" w:rsidRPr="00581732" w:rsidDel="00C9629E">
                <w:rPr>
                  <w:rFonts w:hint="eastAsia"/>
                </w:rPr>
                <w:delText>2</w:delText>
              </w:r>
              <w:r w:rsidR="00581732" w:rsidRPr="00581732" w:rsidDel="00C9629E">
                <w:delText xml:space="preserve">-63 </w:delText>
              </w:r>
              <w:r w:rsidR="009821E4" w:rsidDel="00C9629E">
                <w:rPr>
                  <w:rFonts w:hint="eastAsia"/>
                </w:rPr>
                <w:delText>次谐波</w:delText>
              </w:r>
              <w:r w:rsidDel="00C9629E">
                <w:rPr>
                  <w:rFonts w:hint="eastAsia"/>
                </w:rPr>
                <w:delText>）</w:delText>
              </w:r>
            </w:del>
            <w:r>
              <w:rPr>
                <w:rFonts w:hint="eastAsia"/>
              </w:rPr>
              <w:t>。</w:t>
            </w:r>
            <w:r w:rsidR="00652333">
              <w:rPr>
                <w:rFonts w:hint="eastAsia"/>
              </w:rPr>
              <w:t>对各相电压</w:t>
            </w:r>
            <w:r w:rsidR="00652333">
              <w:rPr>
                <w:rFonts w:hint="eastAsia"/>
              </w:rPr>
              <w:t>/</w:t>
            </w:r>
            <w:r w:rsidR="00652333">
              <w:rPr>
                <w:rFonts w:hint="eastAsia"/>
              </w:rPr>
              <w:t>电流</w:t>
            </w:r>
          </w:p>
          <w:p w14:paraId="6D59EC4D" w14:textId="77777777" w:rsidR="00581732" w:rsidRPr="00581732" w:rsidRDefault="00581732" w:rsidP="008A4D17">
            <w:pPr>
              <w:pStyle w:val="a9"/>
              <w:numPr>
                <w:ilvl w:val="0"/>
                <w:numId w:val="38"/>
              </w:numPr>
              <w:spacing w:after="0" w:line="240" w:lineRule="auto"/>
            </w:pPr>
            <w:r w:rsidRPr="00581732">
              <w:rPr>
                <w:rFonts w:hint="eastAsia"/>
              </w:rPr>
              <w:t>V</w:t>
            </w:r>
            <w:r w:rsidRPr="00581732">
              <w:t xml:space="preserve"> THD, TOHD, TEHD</w:t>
            </w:r>
          </w:p>
          <w:p w14:paraId="2DCB4A26" w14:textId="77777777" w:rsidR="00581732" w:rsidRPr="00581732" w:rsidRDefault="00581732" w:rsidP="008A4D17">
            <w:pPr>
              <w:pStyle w:val="a9"/>
              <w:numPr>
                <w:ilvl w:val="0"/>
                <w:numId w:val="38"/>
              </w:numPr>
              <w:spacing w:after="0" w:line="240" w:lineRule="auto"/>
            </w:pPr>
            <w:r w:rsidRPr="00581732">
              <w:rPr>
                <w:rFonts w:hint="eastAsia"/>
              </w:rPr>
              <w:t>I</w:t>
            </w:r>
            <w:r w:rsidRPr="00581732">
              <w:t xml:space="preserve"> THD, TOHD, TEHD</w:t>
            </w:r>
          </w:p>
          <w:p w14:paraId="6AE8572A" w14:textId="77777777" w:rsidR="00581732" w:rsidRPr="00581732" w:rsidRDefault="00581732" w:rsidP="008A4D17">
            <w:pPr>
              <w:pStyle w:val="a9"/>
              <w:numPr>
                <w:ilvl w:val="0"/>
                <w:numId w:val="38"/>
              </w:numPr>
              <w:spacing w:after="0" w:line="240" w:lineRule="auto"/>
            </w:pPr>
            <w:r w:rsidRPr="00581732">
              <w:rPr>
                <w:rFonts w:hint="eastAsia"/>
              </w:rPr>
              <w:t>C</w:t>
            </w:r>
            <w:r w:rsidRPr="00581732">
              <w:t>rest factor, THFF, K factor</w:t>
            </w:r>
          </w:p>
        </w:tc>
      </w:tr>
      <w:tr w:rsidR="00C86F56" w:rsidRPr="00581732" w14:paraId="3C919DF7" w14:textId="77777777" w:rsidTr="00447EE0">
        <w:trPr>
          <w:cantSplit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DC5D61" w14:textId="77777777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F70ACF" w14:textId="2F02A6E4" w:rsidR="00581732" w:rsidRPr="00581732" w:rsidRDefault="009821E4" w:rsidP="00581732">
            <w:pPr>
              <w:spacing w:after="0" w:line="240" w:lineRule="auto"/>
            </w:pPr>
            <w:r>
              <w:rPr>
                <w:rFonts w:hint="eastAsia"/>
              </w:rPr>
              <w:t>电能质量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B81D9E" w14:textId="47EC305B" w:rsidR="00740C1D" w:rsidRDefault="00740C1D" w:rsidP="008A4D17">
            <w:pPr>
              <w:pStyle w:val="a9"/>
              <w:numPr>
                <w:ilvl w:val="0"/>
                <w:numId w:val="39"/>
              </w:numPr>
              <w:spacing w:after="0" w:line="240" w:lineRule="auto"/>
            </w:pPr>
            <w:r>
              <w:rPr>
                <w:rFonts w:hint="eastAsia"/>
              </w:rPr>
              <w:t>系统及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路用户</w:t>
            </w:r>
          </w:p>
          <w:p w14:paraId="7F9110C3" w14:textId="77777777" w:rsidR="00740C1D" w:rsidRDefault="00581732" w:rsidP="008A4D17">
            <w:pPr>
              <w:pStyle w:val="a9"/>
              <w:numPr>
                <w:ilvl w:val="1"/>
                <w:numId w:val="39"/>
              </w:numPr>
              <w:spacing w:after="0" w:line="240" w:lineRule="auto"/>
            </w:pPr>
            <w:r w:rsidRPr="00581732">
              <w:t xml:space="preserve">Unbalance factor: </w:t>
            </w:r>
            <w:r w:rsidR="009821E4">
              <w:rPr>
                <w:rFonts w:hint="eastAsia"/>
              </w:rPr>
              <w:t>电压，电流</w:t>
            </w:r>
          </w:p>
          <w:p w14:paraId="0F3D4520" w14:textId="03E19155" w:rsidR="00581732" w:rsidRPr="00581732" w:rsidRDefault="00581732" w:rsidP="008A4D17">
            <w:pPr>
              <w:pStyle w:val="a9"/>
              <w:numPr>
                <w:ilvl w:val="1"/>
                <w:numId w:val="39"/>
              </w:numPr>
              <w:spacing w:after="0" w:line="240" w:lineRule="auto"/>
            </w:pPr>
            <w:r w:rsidRPr="00581732">
              <w:rPr>
                <w:rFonts w:hint="eastAsia"/>
              </w:rPr>
              <w:t>S</w:t>
            </w:r>
            <w:r w:rsidRPr="00581732">
              <w:t xml:space="preserve">equence: </w:t>
            </w:r>
            <w:r w:rsidR="009821E4">
              <w:rPr>
                <w:rFonts w:hint="eastAsia"/>
              </w:rPr>
              <w:t>电压，电流</w:t>
            </w:r>
          </w:p>
        </w:tc>
      </w:tr>
      <w:tr w:rsidR="00C86F56" w:rsidRPr="00581732" w14:paraId="62A0176F" w14:textId="77777777" w:rsidTr="00447EE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65CF31" w14:textId="1D24ED53" w:rsidR="00581732" w:rsidRPr="00581732" w:rsidRDefault="001D13DA" w:rsidP="00581732">
            <w:pPr>
              <w:spacing w:after="0" w:line="240" w:lineRule="auto"/>
            </w:pPr>
            <w:r>
              <w:rPr>
                <w:rFonts w:hint="eastAsia"/>
              </w:rPr>
              <w:t>分时用电</w:t>
            </w:r>
            <w:r w:rsidR="00581732" w:rsidRPr="00581732">
              <w:rPr>
                <w:rFonts w:hint="eastAsia"/>
              </w:rPr>
              <w:t>T</w:t>
            </w:r>
            <w:r w:rsidR="00581732" w:rsidRPr="00581732">
              <w:t>OU</w:t>
            </w:r>
          </w:p>
          <w:p w14:paraId="11CA6910" w14:textId="77777777" w:rsidR="00581732" w:rsidRPr="00581732" w:rsidRDefault="00581732" w:rsidP="00581732">
            <w:pPr>
              <w:spacing w:after="0" w:line="240" w:lineRule="auto"/>
            </w:pPr>
            <w:r w:rsidRPr="00581732">
              <w:t>(Section 3.2)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2D519F" w14:textId="77777777" w:rsidR="00581732" w:rsidRPr="00581732" w:rsidRDefault="00581732" w:rsidP="00581732">
            <w:pPr>
              <w:spacing w:after="0" w:line="240" w:lineRule="auto"/>
            </w:pPr>
            <w:r w:rsidRPr="00581732">
              <w:rPr>
                <w:rFonts w:hint="eastAsia"/>
              </w:rPr>
              <w:t>T</w:t>
            </w:r>
            <w:r w:rsidRPr="00581732">
              <w:t>OU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494C51" w14:textId="77777777" w:rsidR="00A15E31" w:rsidRDefault="00A15E31" w:rsidP="008A4D17">
            <w:pPr>
              <w:pStyle w:val="a9"/>
              <w:numPr>
                <w:ilvl w:val="0"/>
                <w:numId w:val="40"/>
              </w:numPr>
              <w:spacing w:after="0" w:line="240" w:lineRule="auto"/>
            </w:pP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路输入，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路用户，和系统</w:t>
            </w:r>
            <w:r>
              <w:rPr>
                <w:rFonts w:hint="eastAsia"/>
              </w:rPr>
              <w:t>A/B/C</w:t>
            </w:r>
            <w:r>
              <w:rPr>
                <w:rFonts w:hint="eastAsia"/>
              </w:rPr>
              <w:t>总</w:t>
            </w:r>
          </w:p>
          <w:p w14:paraId="45722AE3" w14:textId="2DBBD0F6" w:rsidR="007F08E2" w:rsidRDefault="005D37E0" w:rsidP="008A4D17">
            <w:pPr>
              <w:pStyle w:val="a9"/>
              <w:numPr>
                <w:ilvl w:val="1"/>
                <w:numId w:val="40"/>
              </w:numPr>
              <w:spacing w:after="0" w:line="240" w:lineRule="auto"/>
            </w:pPr>
            <w:r>
              <w:rPr>
                <w:rFonts w:hint="eastAsia"/>
              </w:rPr>
              <w:t>配置包含：</w:t>
            </w:r>
            <w:r w:rsidR="00581732" w:rsidRPr="00581732">
              <w:rPr>
                <w:rFonts w:hint="eastAsia"/>
              </w:rPr>
              <w:t>4</w:t>
            </w:r>
            <w:r w:rsidR="00581732" w:rsidRPr="00581732">
              <w:t xml:space="preserve"> </w:t>
            </w:r>
            <w:r w:rsidR="00C81605">
              <w:rPr>
                <w:rFonts w:hint="eastAsia"/>
              </w:rPr>
              <w:t>费率</w:t>
            </w:r>
            <w:r w:rsidR="00C81605">
              <w:rPr>
                <w:rFonts w:hint="eastAsia"/>
              </w:rPr>
              <w:t>(</w:t>
            </w:r>
            <w:r w:rsidR="00581732" w:rsidRPr="00581732">
              <w:t>tariff</w:t>
            </w:r>
            <w:r w:rsidR="00C81605">
              <w:rPr>
                <w:rFonts w:hint="eastAsia"/>
              </w:rPr>
              <w:t>)</w:t>
            </w:r>
            <w:r w:rsidR="00581732" w:rsidRPr="00581732">
              <w:t xml:space="preserve">, 12 </w:t>
            </w:r>
            <w:r w:rsidR="00C81605">
              <w:rPr>
                <w:rFonts w:hint="eastAsia"/>
              </w:rPr>
              <w:t>季节</w:t>
            </w:r>
            <w:r w:rsidR="00C81605">
              <w:rPr>
                <w:rFonts w:hint="eastAsia"/>
              </w:rPr>
              <w:t>(</w:t>
            </w:r>
            <w:r w:rsidR="00581732" w:rsidRPr="00581732">
              <w:t>season</w:t>
            </w:r>
            <w:r w:rsidR="00A06822">
              <w:rPr>
                <w:rFonts w:hint="eastAsia"/>
              </w:rPr>
              <w:t>)</w:t>
            </w:r>
            <w:r w:rsidR="00581732" w:rsidRPr="00581732">
              <w:t>, 14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日程表（</w:t>
            </w:r>
            <w:r w:rsidR="00581732" w:rsidRPr="00581732">
              <w:t>schedule</w:t>
            </w:r>
            <w:r>
              <w:rPr>
                <w:rFonts w:hint="eastAsia"/>
              </w:rPr>
              <w:t>）</w:t>
            </w:r>
            <w:ins w:id="51" w:author="Pei LV" w:date="2026-05-20T17:13:00Z" w16du:dateUtc="2026-05-20T09:13:00Z">
              <w:r w:rsidR="00800AB0">
                <w:rPr>
                  <w:rFonts w:hint="eastAsia"/>
                </w:rPr>
                <w:t>,14</w:t>
              </w:r>
              <w:r w:rsidR="00800AB0">
                <w:rPr>
                  <w:rFonts w:hint="eastAsia"/>
                </w:rPr>
                <w:t>时段（</w:t>
              </w:r>
              <w:r w:rsidR="00800AB0">
                <w:rPr>
                  <w:rFonts w:hint="eastAsia"/>
                </w:rPr>
                <w:t>Segment</w:t>
              </w:r>
              <w:r w:rsidR="00800AB0">
                <w:rPr>
                  <w:rFonts w:hint="eastAsia"/>
                </w:rPr>
                <w:t>）</w:t>
              </w:r>
            </w:ins>
          </w:p>
          <w:p w14:paraId="3383CEC4" w14:textId="38EF0A7D" w:rsidR="00581732" w:rsidRPr="00581732" w:rsidRDefault="003B4C76" w:rsidP="008A4D17">
            <w:pPr>
              <w:pStyle w:val="a9"/>
              <w:numPr>
                <w:ilvl w:val="1"/>
                <w:numId w:val="40"/>
              </w:numPr>
              <w:spacing w:after="0" w:line="240" w:lineRule="auto"/>
            </w:pPr>
            <w:r>
              <w:rPr>
                <w:rFonts w:hint="eastAsia"/>
              </w:rPr>
              <w:t>每个</w:t>
            </w:r>
            <w:r>
              <w:rPr>
                <w:rFonts w:hint="eastAsia"/>
              </w:rPr>
              <w:t>reading period</w:t>
            </w:r>
            <w:r>
              <w:rPr>
                <w:rFonts w:hint="eastAsia"/>
              </w:rPr>
              <w:t>记录各费率电能，和最大需量</w:t>
            </w:r>
          </w:p>
        </w:tc>
      </w:tr>
      <w:tr w:rsidR="00C86F56" w:rsidRPr="00581732" w14:paraId="67CD3BB5" w14:textId="77777777" w:rsidTr="00447EE0">
        <w:trPr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AFDC2F" w14:textId="4111AA31" w:rsidR="00581732" w:rsidRPr="00581732" w:rsidRDefault="001D13DA" w:rsidP="00581732">
            <w:pPr>
              <w:spacing w:after="0" w:line="240" w:lineRule="auto"/>
            </w:pPr>
            <w:r>
              <w:rPr>
                <w:rFonts w:hint="eastAsia"/>
              </w:rPr>
              <w:t>电能质量</w:t>
            </w:r>
          </w:p>
          <w:p w14:paraId="1F9ECF44" w14:textId="77777777" w:rsidR="00581732" w:rsidRPr="00581732" w:rsidRDefault="00581732" w:rsidP="00581732">
            <w:pPr>
              <w:spacing w:after="0" w:line="240" w:lineRule="auto"/>
            </w:pPr>
            <w:r w:rsidRPr="00581732">
              <w:t>(Section 3.3)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823587" w14:textId="60727507" w:rsidR="00581732" w:rsidRPr="00581732" w:rsidRDefault="00D43AFF" w:rsidP="00581732">
            <w:pPr>
              <w:spacing w:after="0" w:line="240" w:lineRule="auto"/>
            </w:pPr>
            <w:r>
              <w:rPr>
                <w:rFonts w:hint="eastAsia"/>
              </w:rPr>
              <w:t>电能质量事件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664042" w14:textId="77777777" w:rsidR="00494EB0" w:rsidRDefault="00494EB0" w:rsidP="008A4D17">
            <w:pPr>
              <w:pStyle w:val="a9"/>
              <w:numPr>
                <w:ilvl w:val="0"/>
                <w:numId w:val="41"/>
              </w:numPr>
              <w:spacing w:after="0" w:line="240" w:lineRule="auto"/>
            </w:pPr>
            <w:r>
              <w:rPr>
                <w:rFonts w:hint="eastAsia"/>
              </w:rPr>
              <w:t>监控以下事件</w:t>
            </w:r>
          </w:p>
          <w:p w14:paraId="0F9B4260" w14:textId="4DBD7CB6" w:rsidR="00581732" w:rsidRDefault="00D43AFF" w:rsidP="008A4D17">
            <w:pPr>
              <w:pStyle w:val="a9"/>
              <w:numPr>
                <w:ilvl w:val="1"/>
                <w:numId w:val="41"/>
              </w:numPr>
              <w:spacing w:after="0" w:line="240" w:lineRule="auto"/>
            </w:pPr>
            <w:r>
              <w:rPr>
                <w:rFonts w:hint="eastAsia"/>
              </w:rPr>
              <w:t>电压</w:t>
            </w:r>
            <w:r w:rsidR="007959E8">
              <w:rPr>
                <w:rFonts w:hint="eastAsia"/>
              </w:rPr>
              <w:t xml:space="preserve"> Sag/Swell/Interruption</w:t>
            </w:r>
          </w:p>
          <w:p w14:paraId="27E9C570" w14:textId="45EEEDFA" w:rsidR="007959E8" w:rsidRDefault="00730159" w:rsidP="008A4D17">
            <w:pPr>
              <w:pStyle w:val="a9"/>
              <w:numPr>
                <w:ilvl w:val="1"/>
                <w:numId w:val="41"/>
              </w:numPr>
              <w:spacing w:after="0" w:line="240" w:lineRule="auto"/>
            </w:pPr>
            <w:ins w:id="52" w:author="Pei LV" w:date="2026-05-20T17:14:00Z" w16du:dateUtc="2026-05-20T09:14:00Z">
              <w:r>
                <w:rPr>
                  <w:rFonts w:hint="eastAsia"/>
                </w:rPr>
                <w:t>电流</w:t>
              </w:r>
              <w:r>
                <w:rPr>
                  <w:rFonts w:hint="eastAsia"/>
                </w:rPr>
                <w:t>Swell</w:t>
              </w:r>
            </w:ins>
            <w:del w:id="53" w:author="Pei LV" w:date="2026-05-20T17:14:00Z" w16du:dateUtc="2026-05-20T09:14:00Z">
              <w:r w:rsidR="003633F7" w:rsidDel="00730159">
                <w:rPr>
                  <w:rFonts w:hint="eastAsia"/>
                </w:rPr>
                <w:delText>Overcurrent</w:delText>
              </w:r>
            </w:del>
          </w:p>
          <w:p w14:paraId="604C3D01" w14:textId="56771BD8" w:rsidR="00494EB0" w:rsidRPr="00581732" w:rsidRDefault="00494EB0" w:rsidP="008A4D17">
            <w:pPr>
              <w:pStyle w:val="a9"/>
              <w:numPr>
                <w:ilvl w:val="0"/>
                <w:numId w:val="41"/>
              </w:numPr>
              <w:spacing w:after="0" w:line="240" w:lineRule="auto"/>
            </w:pPr>
            <w:r>
              <w:rPr>
                <w:rFonts w:hint="eastAsia"/>
              </w:rPr>
              <w:t>保存</w:t>
            </w:r>
            <w:r w:rsidR="006B74EE">
              <w:rPr>
                <w:rFonts w:hint="eastAsia"/>
              </w:rPr>
              <w:t>200</w:t>
            </w:r>
            <w:r w:rsidR="006B74EE">
              <w:rPr>
                <w:rFonts w:hint="eastAsia"/>
              </w:rPr>
              <w:t>组</w:t>
            </w:r>
            <w:r>
              <w:rPr>
                <w:rFonts w:hint="eastAsia"/>
              </w:rPr>
              <w:t>电能质量事件记录</w:t>
            </w:r>
          </w:p>
        </w:tc>
      </w:tr>
      <w:tr w:rsidR="00C86F56" w:rsidRPr="00581732" w14:paraId="0AED82A0" w14:textId="77777777" w:rsidTr="00447EE0">
        <w:trPr>
          <w:cantSplit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78819E" w14:textId="77777777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1175B1" w14:textId="45DB5AE5" w:rsidR="00581732" w:rsidRPr="00581732" w:rsidRDefault="00C32416" w:rsidP="00581732">
            <w:pPr>
              <w:spacing w:after="0" w:line="240" w:lineRule="auto"/>
            </w:pPr>
            <w:r>
              <w:rPr>
                <w:rFonts w:hint="eastAsia"/>
              </w:rPr>
              <w:t>录</w:t>
            </w:r>
            <w:r w:rsidR="00C86F56">
              <w:rPr>
                <w:rFonts w:hint="eastAsia"/>
              </w:rPr>
              <w:t>波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DD0BB3" w14:textId="1C41C603" w:rsidR="00581732" w:rsidRPr="00581732" w:rsidRDefault="00C32416" w:rsidP="008A4D17">
            <w:pPr>
              <w:pStyle w:val="a9"/>
              <w:numPr>
                <w:ilvl w:val="0"/>
                <w:numId w:val="42"/>
              </w:numPr>
              <w:spacing w:after="0" w:line="240" w:lineRule="auto"/>
            </w:pPr>
            <w:r>
              <w:rPr>
                <w:rFonts w:hint="eastAsia"/>
              </w:rPr>
              <w:t>触发</w:t>
            </w:r>
            <w:r w:rsidR="003D3A29">
              <w:rPr>
                <w:rFonts w:hint="eastAsia"/>
              </w:rPr>
              <w:t>方式</w:t>
            </w:r>
            <w:r>
              <w:rPr>
                <w:rFonts w:hint="eastAsia"/>
              </w:rPr>
              <w:t>：手动；电能质量事件；</w:t>
            </w:r>
            <w:r w:rsidR="00BE764B">
              <w:rPr>
                <w:rFonts w:hint="eastAsia"/>
              </w:rPr>
              <w:t>DI</w:t>
            </w:r>
            <w:r w:rsidR="00BE764B">
              <w:rPr>
                <w:rFonts w:hint="eastAsia"/>
              </w:rPr>
              <w:t>状态变化</w:t>
            </w:r>
          </w:p>
          <w:p w14:paraId="7016AA5D" w14:textId="1FBA1EF1" w:rsidR="00581732" w:rsidRPr="00581732" w:rsidRDefault="003D3A29" w:rsidP="008A4D17">
            <w:pPr>
              <w:pStyle w:val="a9"/>
              <w:numPr>
                <w:ilvl w:val="0"/>
                <w:numId w:val="42"/>
              </w:numPr>
              <w:spacing w:after="0" w:line="240" w:lineRule="auto"/>
            </w:pPr>
            <w:r>
              <w:rPr>
                <w:rFonts w:hint="eastAsia"/>
              </w:rPr>
              <w:t>记录</w:t>
            </w:r>
            <w:r w:rsidR="0007766A">
              <w:rPr>
                <w:rFonts w:hint="eastAsia"/>
              </w:rPr>
              <w:t>各相电压电流的波形</w:t>
            </w:r>
            <w:r w:rsidR="0007766A">
              <w:rPr>
                <w:rFonts w:hint="eastAsia"/>
              </w:rPr>
              <w:t xml:space="preserve"> Va/b/c, I a/b/c/n/g</w:t>
            </w:r>
          </w:p>
          <w:p w14:paraId="7D0BC4DA" w14:textId="77777777" w:rsidR="00581732" w:rsidRDefault="0007766A" w:rsidP="008A4D17">
            <w:pPr>
              <w:pStyle w:val="a9"/>
              <w:numPr>
                <w:ilvl w:val="0"/>
                <w:numId w:val="42"/>
              </w:numPr>
              <w:spacing w:after="0" w:line="240" w:lineRule="auto"/>
            </w:pPr>
            <w:r>
              <w:rPr>
                <w:rFonts w:hint="eastAsia"/>
              </w:rPr>
              <w:t>可配置</w:t>
            </w:r>
          </w:p>
          <w:p w14:paraId="699BCFAC" w14:textId="67D93166" w:rsidR="0007766A" w:rsidRDefault="00421F91" w:rsidP="008A4D17">
            <w:pPr>
              <w:pStyle w:val="a9"/>
              <w:numPr>
                <w:ilvl w:val="1"/>
                <w:numId w:val="42"/>
              </w:numPr>
              <w:spacing w:after="0" w:line="240" w:lineRule="auto"/>
            </w:pPr>
            <w:r>
              <w:rPr>
                <w:rFonts w:hint="eastAsia"/>
              </w:rPr>
              <w:t>采样率：</w:t>
            </w:r>
            <w:r>
              <w:rPr>
                <w:rFonts w:hint="eastAsia"/>
              </w:rPr>
              <w:t>16, 32,64,128</w:t>
            </w:r>
          </w:p>
          <w:p w14:paraId="3ED30C92" w14:textId="132E36C5" w:rsidR="00421F91" w:rsidRPr="008B2231" w:rsidRDefault="00421F91" w:rsidP="008A4D17">
            <w:pPr>
              <w:pStyle w:val="a9"/>
              <w:numPr>
                <w:ilvl w:val="1"/>
                <w:numId w:val="42"/>
              </w:numPr>
              <w:spacing w:after="0" w:line="240" w:lineRule="auto"/>
            </w:pPr>
            <w:r>
              <w:rPr>
                <w:rFonts w:hint="eastAsia"/>
              </w:rPr>
              <w:t>触发前和</w:t>
            </w:r>
            <w:r w:rsidR="008929AA">
              <w:rPr>
                <w:rFonts w:hint="eastAsia"/>
              </w:rPr>
              <w:t>触发后。</w:t>
            </w:r>
            <w:r w:rsidR="008929AA" w:rsidRPr="008A5056">
              <w:rPr>
                <w:rFonts w:hint="eastAsia"/>
                <w:color w:val="FF0000"/>
              </w:rPr>
              <w:t>考虑总和不超过</w:t>
            </w:r>
            <w:r w:rsidR="000B573C">
              <w:rPr>
                <w:rFonts w:hint="eastAsia"/>
                <w:color w:val="FF0000"/>
              </w:rPr>
              <w:t>2560</w:t>
            </w:r>
            <w:r w:rsidR="008929AA" w:rsidRPr="008A5056">
              <w:rPr>
                <w:rFonts w:hint="eastAsia"/>
                <w:color w:val="FF0000"/>
              </w:rPr>
              <w:t>个</w:t>
            </w:r>
            <w:r w:rsidR="008929AA" w:rsidRPr="008A5056">
              <w:rPr>
                <w:rFonts w:hint="eastAsia"/>
                <w:color w:val="FF0000"/>
              </w:rPr>
              <w:t>sample</w:t>
            </w:r>
          </w:p>
          <w:p w14:paraId="07A61E85" w14:textId="08D3CABC" w:rsidR="008B2231" w:rsidRPr="00581732" w:rsidRDefault="008B2231" w:rsidP="008A4D17">
            <w:pPr>
              <w:pStyle w:val="a9"/>
              <w:numPr>
                <w:ilvl w:val="0"/>
                <w:numId w:val="42"/>
              </w:numPr>
              <w:spacing w:after="0" w:line="240" w:lineRule="auto"/>
            </w:pPr>
            <w:r>
              <w:rPr>
                <w:rFonts w:hint="eastAsia"/>
              </w:rPr>
              <w:t>最多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组</w:t>
            </w:r>
            <w:r>
              <w:rPr>
                <w:rFonts w:hint="eastAsia"/>
              </w:rPr>
              <w:t>waveform</w:t>
            </w:r>
          </w:p>
        </w:tc>
      </w:tr>
      <w:tr w:rsidR="00C86F56" w:rsidRPr="00581732" w14:paraId="5F397069" w14:textId="77777777" w:rsidTr="00447EE0">
        <w:trPr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B8F157" w14:textId="5DEA5588" w:rsidR="00581732" w:rsidRPr="00581732" w:rsidRDefault="001D13DA" w:rsidP="00581732">
            <w:pPr>
              <w:spacing w:after="0" w:line="240" w:lineRule="auto"/>
            </w:pPr>
            <w:r>
              <w:rPr>
                <w:rFonts w:hint="eastAsia"/>
              </w:rPr>
              <w:t>告警</w:t>
            </w:r>
          </w:p>
          <w:p w14:paraId="560F7FCE" w14:textId="77777777" w:rsidR="00581732" w:rsidRPr="00581732" w:rsidRDefault="00581732" w:rsidP="00581732">
            <w:pPr>
              <w:spacing w:after="0" w:line="240" w:lineRule="auto"/>
            </w:pPr>
            <w:r w:rsidRPr="00581732">
              <w:t>(Section 3.4)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A6DC93" w14:textId="6FEEACA7" w:rsidR="00581732" w:rsidRPr="00581732" w:rsidRDefault="00C86F56" w:rsidP="00581732">
            <w:pPr>
              <w:spacing w:after="0" w:line="240" w:lineRule="auto"/>
            </w:pPr>
            <w:r>
              <w:rPr>
                <w:rFonts w:hint="eastAsia"/>
              </w:rPr>
              <w:t>告警监控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68CBF8" w14:textId="3783A2D4" w:rsidR="00581732" w:rsidRPr="00581732" w:rsidRDefault="00D51BEF" w:rsidP="008A4D17">
            <w:pPr>
              <w:pStyle w:val="a9"/>
              <w:numPr>
                <w:ilvl w:val="0"/>
                <w:numId w:val="43"/>
              </w:numPr>
              <w:spacing w:after="0" w:line="240" w:lineRule="auto"/>
            </w:pPr>
            <w:r>
              <w:rPr>
                <w:rFonts w:hint="eastAsia"/>
              </w:rPr>
              <w:t xml:space="preserve">20 </w:t>
            </w:r>
            <w:r>
              <w:rPr>
                <w:rFonts w:hint="eastAsia"/>
              </w:rPr>
              <w:t>个</w:t>
            </w:r>
            <w:r w:rsidR="00581732" w:rsidRPr="00581732">
              <w:t xml:space="preserve"> Alarm monitors</w:t>
            </w:r>
          </w:p>
          <w:p w14:paraId="3E65B765" w14:textId="777B7C1E" w:rsidR="00581732" w:rsidRPr="00581732" w:rsidRDefault="00922954" w:rsidP="008A4D17">
            <w:pPr>
              <w:pStyle w:val="a9"/>
              <w:numPr>
                <w:ilvl w:val="0"/>
                <w:numId w:val="43"/>
              </w:numPr>
              <w:spacing w:after="0" w:line="240" w:lineRule="auto"/>
            </w:pPr>
            <w:r>
              <w:rPr>
                <w:rFonts w:hint="eastAsia"/>
              </w:rPr>
              <w:t>每个</w:t>
            </w:r>
            <w:r>
              <w:rPr>
                <w:rFonts w:hint="eastAsia"/>
              </w:rPr>
              <w:t>Alarm monitor</w:t>
            </w:r>
            <w:r>
              <w:rPr>
                <w:rFonts w:hint="eastAsia"/>
              </w:rPr>
              <w:t>可选择最多两个参数监控；逻辑“</w:t>
            </w:r>
            <w:r>
              <w:rPr>
                <w:rFonts w:hint="eastAsia"/>
              </w:rPr>
              <w:t>AND</w:t>
            </w:r>
            <w:r>
              <w:t>”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OR</w:t>
            </w:r>
            <w:r>
              <w:t>”</w:t>
            </w:r>
          </w:p>
        </w:tc>
      </w:tr>
      <w:tr w:rsidR="00C86F56" w:rsidRPr="00581732" w14:paraId="21D789AC" w14:textId="77777777" w:rsidTr="00447EE0">
        <w:trPr>
          <w:cantSplit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9A5A5D" w14:textId="77777777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89830A" w14:textId="333EE26D" w:rsidR="00581732" w:rsidRPr="00581732" w:rsidRDefault="00C86F56" w:rsidP="00581732">
            <w:pPr>
              <w:spacing w:after="0" w:line="240" w:lineRule="auto"/>
            </w:pPr>
            <w:r>
              <w:rPr>
                <w:rFonts w:hint="eastAsia"/>
              </w:rPr>
              <w:t>告警指示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750DFE" w14:textId="77777777" w:rsidR="00581732" w:rsidRPr="00581732" w:rsidRDefault="00581732" w:rsidP="008A4D17">
            <w:pPr>
              <w:pStyle w:val="a9"/>
              <w:numPr>
                <w:ilvl w:val="0"/>
                <w:numId w:val="44"/>
              </w:numPr>
              <w:spacing w:after="0" w:line="240" w:lineRule="auto"/>
            </w:pPr>
            <w:r w:rsidRPr="00581732">
              <w:t>DO</w:t>
            </w:r>
          </w:p>
          <w:p w14:paraId="7CA6B0BF" w14:textId="77777777" w:rsidR="00581732" w:rsidRPr="00581732" w:rsidRDefault="00581732" w:rsidP="008A4D17">
            <w:pPr>
              <w:pStyle w:val="a9"/>
              <w:numPr>
                <w:ilvl w:val="0"/>
                <w:numId w:val="44"/>
              </w:numPr>
              <w:spacing w:after="0" w:line="240" w:lineRule="auto"/>
            </w:pPr>
            <w:r w:rsidRPr="00581732">
              <w:t>RO</w:t>
            </w:r>
          </w:p>
        </w:tc>
      </w:tr>
      <w:tr w:rsidR="00C86F56" w:rsidRPr="00581732" w14:paraId="56D3D3D3" w14:textId="77777777" w:rsidTr="00447EE0">
        <w:trPr>
          <w:cantSplit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C94FBE" w14:textId="77777777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051813" w14:textId="3F385A0C" w:rsidR="00581732" w:rsidRPr="00581732" w:rsidRDefault="00C86F56" w:rsidP="00581732">
            <w:pPr>
              <w:spacing w:after="0" w:line="240" w:lineRule="auto"/>
            </w:pPr>
            <w:r>
              <w:rPr>
                <w:rFonts w:hint="eastAsia"/>
              </w:rPr>
              <w:t>告警记录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78DAAC" w14:textId="3A53AF8F" w:rsidR="00581732" w:rsidRDefault="00B01350" w:rsidP="008A4D17">
            <w:pPr>
              <w:pStyle w:val="a9"/>
              <w:numPr>
                <w:ilvl w:val="0"/>
                <w:numId w:val="45"/>
              </w:numPr>
              <w:spacing w:after="0" w:line="240" w:lineRule="auto"/>
            </w:pPr>
            <w:r>
              <w:rPr>
                <w:rFonts w:hint="eastAsia"/>
              </w:rPr>
              <w:t>最多</w:t>
            </w:r>
            <w:r w:rsidR="001547BA">
              <w:rPr>
                <w:rFonts w:hint="eastAsia"/>
              </w:rPr>
              <w:t>2</w:t>
            </w:r>
            <w:r w:rsidR="003E41B9">
              <w:rPr>
                <w:rFonts w:hint="eastAsia"/>
              </w:rPr>
              <w:t>00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alarm log</w:t>
            </w:r>
            <w:r w:rsidR="0012399D">
              <w:rPr>
                <w:rFonts w:hint="eastAsia"/>
              </w:rPr>
              <w:t>在</w:t>
            </w:r>
            <w:r w:rsidR="0012399D" w:rsidRPr="00581732">
              <w:t>circular buffer</w:t>
            </w:r>
          </w:p>
          <w:p w14:paraId="55BCDED4" w14:textId="18F9DF3D" w:rsidR="001C44DF" w:rsidRDefault="001C44DF" w:rsidP="008A4D17">
            <w:pPr>
              <w:pStyle w:val="a9"/>
              <w:numPr>
                <w:ilvl w:val="0"/>
                <w:numId w:val="45"/>
              </w:numPr>
              <w:spacing w:after="0" w:line="240" w:lineRule="auto"/>
            </w:pPr>
            <w:r>
              <w:rPr>
                <w:rFonts w:hint="eastAsia"/>
              </w:rPr>
              <w:t>包含</w:t>
            </w:r>
            <w:r w:rsidR="009D7A63">
              <w:rPr>
                <w:rFonts w:hint="eastAsia"/>
              </w:rPr>
              <w:t>时间戳，参数，极值</w:t>
            </w:r>
          </w:p>
          <w:p w14:paraId="50794188" w14:textId="6B66E6DD" w:rsidR="00557F18" w:rsidRPr="00581732" w:rsidRDefault="00557F18" w:rsidP="008A4D17">
            <w:pPr>
              <w:pStyle w:val="a9"/>
              <w:numPr>
                <w:ilvl w:val="0"/>
                <w:numId w:val="45"/>
              </w:numPr>
              <w:spacing w:after="0" w:line="240" w:lineRule="auto"/>
            </w:pPr>
            <w:r>
              <w:rPr>
                <w:rFonts w:hint="eastAsia"/>
              </w:rPr>
              <w:t>保存在非易失记忆体</w:t>
            </w:r>
          </w:p>
        </w:tc>
      </w:tr>
      <w:tr w:rsidR="00C86F56" w:rsidRPr="00581732" w14:paraId="42EF811C" w14:textId="77777777" w:rsidTr="00447EE0">
        <w:trPr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722231" w14:textId="7513BAE1" w:rsidR="00581732" w:rsidRPr="00581732" w:rsidRDefault="0061236B" w:rsidP="00581732">
            <w:pPr>
              <w:spacing w:after="0" w:line="240" w:lineRule="auto"/>
            </w:pPr>
            <w:r>
              <w:rPr>
                <w:rFonts w:hint="eastAsia"/>
              </w:rPr>
              <w:t>记录和统计</w:t>
            </w:r>
          </w:p>
          <w:p w14:paraId="109671CB" w14:textId="77777777" w:rsidR="00581732" w:rsidRPr="00581732" w:rsidRDefault="00581732" w:rsidP="00581732">
            <w:pPr>
              <w:spacing w:after="0" w:line="240" w:lineRule="auto"/>
            </w:pPr>
            <w:r w:rsidRPr="00581732">
              <w:t>(Section 3.5)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9830DD" w14:textId="77777777" w:rsidR="00581732" w:rsidRPr="00581732" w:rsidRDefault="00581732" w:rsidP="00581732">
            <w:pPr>
              <w:spacing w:after="0" w:line="240" w:lineRule="auto"/>
            </w:pPr>
            <w:r w:rsidRPr="00581732">
              <w:t>Max/Min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97905C" w14:textId="7E947335" w:rsidR="00581732" w:rsidRDefault="00581732" w:rsidP="008A4D17">
            <w:pPr>
              <w:pStyle w:val="a9"/>
              <w:numPr>
                <w:ilvl w:val="0"/>
                <w:numId w:val="45"/>
              </w:numPr>
              <w:spacing w:after="0" w:line="240" w:lineRule="auto"/>
            </w:pPr>
            <w:r w:rsidRPr="00581732">
              <w:rPr>
                <w:rFonts w:hint="eastAsia"/>
              </w:rPr>
              <w:t>M</w:t>
            </w:r>
            <w:r w:rsidRPr="00581732">
              <w:t xml:space="preserve">ax/Min </w:t>
            </w:r>
            <w:r w:rsidR="00156C6E">
              <w:rPr>
                <w:rFonts w:hint="eastAsia"/>
              </w:rPr>
              <w:t>值及时间戳</w:t>
            </w:r>
          </w:p>
          <w:p w14:paraId="75290D48" w14:textId="3BCBC1AE" w:rsidR="00581732" w:rsidRPr="00581732" w:rsidRDefault="00156C6E" w:rsidP="008A4D17">
            <w:pPr>
              <w:pStyle w:val="a9"/>
              <w:numPr>
                <w:ilvl w:val="0"/>
                <w:numId w:val="45"/>
              </w:numPr>
              <w:spacing w:after="0" w:line="240" w:lineRule="auto"/>
            </w:pPr>
            <w:r>
              <w:rPr>
                <w:rFonts w:hint="eastAsia"/>
              </w:rPr>
              <w:t>电压，电流，功率</w:t>
            </w:r>
            <w:r w:rsidR="0012399D">
              <w:rPr>
                <w:rFonts w:hint="eastAsia"/>
              </w:rPr>
              <w:t>，</w:t>
            </w:r>
            <w:r w:rsidR="0012399D">
              <w:rPr>
                <w:rFonts w:hint="eastAsia"/>
              </w:rPr>
              <w:t>PF, THD, unbalance factor</w:t>
            </w:r>
          </w:p>
        </w:tc>
      </w:tr>
      <w:tr w:rsidR="00C86F56" w:rsidRPr="00581732" w14:paraId="68BD215A" w14:textId="77777777" w:rsidTr="00447EE0">
        <w:trPr>
          <w:cantSplit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38F60C" w14:textId="77777777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441343" w14:textId="77777777" w:rsidR="00581732" w:rsidRPr="00581732" w:rsidRDefault="00581732" w:rsidP="00581732">
            <w:pPr>
              <w:spacing w:after="0" w:line="240" w:lineRule="auto"/>
            </w:pPr>
            <w:r w:rsidRPr="00581732">
              <w:t>SOE log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A3B034" w14:textId="44F5F490" w:rsidR="00581732" w:rsidRDefault="00F036A1" w:rsidP="008A4D17">
            <w:pPr>
              <w:pStyle w:val="a9"/>
              <w:numPr>
                <w:ilvl w:val="0"/>
                <w:numId w:val="46"/>
              </w:numPr>
              <w:spacing w:after="0" w:line="240" w:lineRule="auto"/>
            </w:pPr>
            <w:r>
              <w:rPr>
                <w:rFonts w:hint="eastAsia"/>
              </w:rPr>
              <w:t>记录</w:t>
            </w:r>
            <w:r w:rsidR="00581732" w:rsidRPr="00581732">
              <w:t xml:space="preserve">DI </w:t>
            </w:r>
            <w:r>
              <w:rPr>
                <w:rFonts w:hint="eastAsia"/>
              </w:rPr>
              <w:t>状态变化</w:t>
            </w:r>
          </w:p>
          <w:p w14:paraId="570FAC06" w14:textId="197AB8E2" w:rsidR="009D7A63" w:rsidRPr="00581732" w:rsidRDefault="009D7A63" w:rsidP="008A4D17">
            <w:pPr>
              <w:pStyle w:val="a9"/>
              <w:numPr>
                <w:ilvl w:val="0"/>
                <w:numId w:val="46"/>
              </w:numPr>
              <w:spacing w:after="0" w:line="240" w:lineRule="auto"/>
            </w:pPr>
            <w:r>
              <w:rPr>
                <w:rFonts w:hint="eastAsia"/>
              </w:rPr>
              <w:t>包含时间戳，所有</w:t>
            </w:r>
            <w:r>
              <w:rPr>
                <w:rFonts w:hint="eastAsia"/>
              </w:rPr>
              <w:t>DI</w:t>
            </w:r>
            <w:r>
              <w:rPr>
                <w:rFonts w:hint="eastAsia"/>
              </w:rPr>
              <w:t>状态值</w:t>
            </w:r>
          </w:p>
          <w:p w14:paraId="76410CD8" w14:textId="60B76050" w:rsidR="00581732" w:rsidRDefault="00F036A1" w:rsidP="008A4D17">
            <w:pPr>
              <w:pStyle w:val="a9"/>
              <w:numPr>
                <w:ilvl w:val="0"/>
                <w:numId w:val="46"/>
              </w:numPr>
              <w:spacing w:after="0" w:line="240" w:lineRule="auto"/>
            </w:pPr>
            <w:r>
              <w:rPr>
                <w:rFonts w:hint="eastAsia"/>
              </w:rPr>
              <w:t>最多</w:t>
            </w:r>
            <w:r w:rsidR="00A2538D">
              <w:rPr>
                <w:rFonts w:hint="eastAsia"/>
              </w:rPr>
              <w:t>2</w:t>
            </w:r>
            <w:r w:rsidR="003E41B9">
              <w:rPr>
                <w:rFonts w:hint="eastAsia"/>
              </w:rPr>
              <w:t>00</w:t>
            </w:r>
            <w:r w:rsidR="00581732" w:rsidRPr="00581732">
              <w:t xml:space="preserve"> </w:t>
            </w:r>
            <w:r>
              <w:rPr>
                <w:rFonts w:hint="eastAsia"/>
              </w:rPr>
              <w:t>个</w:t>
            </w:r>
            <w:r w:rsidR="00581732" w:rsidRPr="00581732">
              <w:t>SOE log</w:t>
            </w:r>
            <w:r>
              <w:rPr>
                <w:rFonts w:hint="eastAsia"/>
              </w:rPr>
              <w:t>在</w:t>
            </w:r>
            <w:r w:rsidR="00581732" w:rsidRPr="00581732">
              <w:t xml:space="preserve"> circular buffer</w:t>
            </w:r>
          </w:p>
          <w:p w14:paraId="19ABA3F1" w14:textId="3896A58B" w:rsidR="00557F18" w:rsidRPr="00581732" w:rsidRDefault="00557F18" w:rsidP="008A4D17">
            <w:pPr>
              <w:pStyle w:val="a9"/>
              <w:numPr>
                <w:ilvl w:val="0"/>
                <w:numId w:val="46"/>
              </w:numPr>
              <w:spacing w:after="0" w:line="240" w:lineRule="auto"/>
            </w:pPr>
            <w:r>
              <w:rPr>
                <w:rFonts w:hint="eastAsia"/>
              </w:rPr>
              <w:t>保存在非易失记忆体</w:t>
            </w:r>
          </w:p>
        </w:tc>
      </w:tr>
      <w:tr w:rsidR="00C86F56" w:rsidRPr="00581732" w14:paraId="1D9F0823" w14:textId="77777777" w:rsidTr="00447EE0">
        <w:trPr>
          <w:cantSplit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B55A81" w14:textId="77777777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5DD46A" w14:textId="77777777" w:rsidR="00581732" w:rsidRPr="00581732" w:rsidRDefault="00581732" w:rsidP="00581732">
            <w:pPr>
              <w:spacing w:after="0" w:line="240" w:lineRule="auto"/>
            </w:pPr>
            <w:r w:rsidRPr="00581732">
              <w:t>Data log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FDF69B" w14:textId="51A78E2B" w:rsidR="00487BEB" w:rsidRDefault="0012399D" w:rsidP="008A4D17">
            <w:pPr>
              <w:pStyle w:val="a9"/>
              <w:numPr>
                <w:ilvl w:val="0"/>
                <w:numId w:val="47"/>
              </w:numPr>
              <w:spacing w:after="0" w:line="240" w:lineRule="auto"/>
            </w:pPr>
            <w:r>
              <w:rPr>
                <w:rFonts w:hint="eastAsia"/>
              </w:rPr>
              <w:t xml:space="preserve">3 </w:t>
            </w:r>
            <w:r w:rsidR="00581732" w:rsidRPr="00581732">
              <w:t>data logger</w:t>
            </w:r>
            <w:r w:rsidR="00487BEB">
              <w:rPr>
                <w:rFonts w:hint="eastAsia"/>
              </w:rPr>
              <w:t>：记录实时值</w:t>
            </w:r>
          </w:p>
          <w:p w14:paraId="5CAAC045" w14:textId="2EADFFE7" w:rsidR="00581732" w:rsidRPr="00581732" w:rsidRDefault="005D20BE" w:rsidP="008A4D17">
            <w:pPr>
              <w:pStyle w:val="a9"/>
              <w:numPr>
                <w:ilvl w:val="0"/>
                <w:numId w:val="47"/>
              </w:numPr>
              <w:spacing w:after="0" w:line="240" w:lineRule="auto"/>
            </w:pPr>
            <w:r>
              <w:rPr>
                <w:rFonts w:hint="eastAsia"/>
              </w:rPr>
              <w:t>1 trend logger</w:t>
            </w:r>
            <w:r w:rsidR="00487BEB">
              <w:rPr>
                <w:rFonts w:hint="eastAsia"/>
              </w:rPr>
              <w:t>：记录</w:t>
            </w:r>
            <w:r w:rsidR="00487BEB">
              <w:rPr>
                <w:rFonts w:hint="eastAsia"/>
              </w:rPr>
              <w:t>max/min/average</w:t>
            </w:r>
          </w:p>
        </w:tc>
      </w:tr>
      <w:tr w:rsidR="00C86F56" w:rsidRPr="00581732" w14:paraId="4B0A0EFC" w14:textId="77777777" w:rsidTr="00447EE0">
        <w:trPr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07DDDC" w14:textId="78651640" w:rsidR="00581732" w:rsidRPr="00581732" w:rsidRDefault="0061236B" w:rsidP="00581732">
            <w:pPr>
              <w:spacing w:after="0" w:line="240" w:lineRule="auto"/>
            </w:pPr>
            <w:r>
              <w:rPr>
                <w:rFonts w:hint="eastAsia"/>
              </w:rPr>
              <w:t>输入输出</w:t>
            </w:r>
          </w:p>
          <w:p w14:paraId="3DD73523" w14:textId="77777777" w:rsidR="00581732" w:rsidRPr="00581732" w:rsidRDefault="00581732" w:rsidP="00581732">
            <w:pPr>
              <w:spacing w:after="0" w:line="240" w:lineRule="auto"/>
            </w:pPr>
            <w:r w:rsidRPr="00581732">
              <w:t>(Section 3.6)</w:t>
            </w:r>
            <w:r w:rsidRPr="00581732"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1E4F11" w14:textId="77777777" w:rsidR="00581732" w:rsidRPr="00581732" w:rsidRDefault="00581732" w:rsidP="00581732">
            <w:pPr>
              <w:spacing w:after="0" w:line="240" w:lineRule="auto"/>
            </w:pPr>
            <w:r w:rsidRPr="00581732">
              <w:rPr>
                <w:rFonts w:hint="eastAsia"/>
              </w:rPr>
              <w:t>E</w:t>
            </w:r>
            <w:r w:rsidRPr="00581732">
              <w:t>nergy Pulse LED</w:t>
            </w:r>
          </w:p>
          <w:p w14:paraId="19CC005E" w14:textId="77777777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36CAAC" w14:textId="724D3BD4" w:rsidR="00581732" w:rsidRPr="00581732" w:rsidRDefault="00B36600" w:rsidP="008A4D17">
            <w:pPr>
              <w:pStyle w:val="a9"/>
              <w:numPr>
                <w:ilvl w:val="0"/>
                <w:numId w:val="47"/>
              </w:numPr>
              <w:spacing w:after="0" w:line="240" w:lineRule="auto"/>
            </w:pPr>
            <w:r>
              <w:rPr>
                <w:rFonts w:hint="eastAsia"/>
              </w:rPr>
              <w:t>选择电能参数</w:t>
            </w:r>
            <w:r w:rsidR="00A52B13">
              <w:rPr>
                <w:rFonts w:hint="eastAsia"/>
              </w:rPr>
              <w:t>，能量脉冲输出</w:t>
            </w:r>
          </w:p>
        </w:tc>
      </w:tr>
      <w:tr w:rsidR="00C86F56" w:rsidRPr="00581732" w14:paraId="22413B09" w14:textId="77777777" w:rsidTr="00447EE0">
        <w:trPr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EDC5F7" w14:textId="77777777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D08E90" w14:textId="77777777" w:rsidR="00581732" w:rsidRPr="00581732" w:rsidRDefault="00581732" w:rsidP="00581732">
            <w:pPr>
              <w:spacing w:after="0" w:line="240" w:lineRule="auto"/>
            </w:pPr>
            <w:r w:rsidRPr="00581732">
              <w:t>Digital Input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FA117E" w14:textId="5304B9E4" w:rsidR="00581732" w:rsidRPr="00581732" w:rsidRDefault="001A37D3" w:rsidP="008A4D17">
            <w:pPr>
              <w:pStyle w:val="a9"/>
              <w:numPr>
                <w:ilvl w:val="0"/>
                <w:numId w:val="47"/>
              </w:numPr>
              <w:spacing w:after="0" w:line="240" w:lineRule="auto"/>
            </w:pPr>
            <w:r>
              <w:rPr>
                <w:rFonts w:hint="eastAsia"/>
              </w:rPr>
              <w:t>作为状态量输入</w:t>
            </w:r>
          </w:p>
          <w:p w14:paraId="067DC6D3" w14:textId="3E92B4D5" w:rsidR="00581732" w:rsidRPr="00581732" w:rsidRDefault="001A37D3" w:rsidP="008A4D17">
            <w:pPr>
              <w:pStyle w:val="a9"/>
              <w:numPr>
                <w:ilvl w:val="0"/>
                <w:numId w:val="47"/>
              </w:numPr>
              <w:spacing w:after="0" w:line="240" w:lineRule="auto"/>
            </w:pPr>
            <w:r>
              <w:rPr>
                <w:rFonts w:hint="eastAsia"/>
              </w:rPr>
              <w:t>作为</w:t>
            </w:r>
            <w:r w:rsidR="00AE235A">
              <w:rPr>
                <w:rFonts w:hint="eastAsia"/>
              </w:rPr>
              <w:t>脉冲计数器</w:t>
            </w:r>
          </w:p>
        </w:tc>
      </w:tr>
      <w:tr w:rsidR="00C86F56" w:rsidRPr="00581732" w14:paraId="3B20C9EC" w14:textId="77777777" w:rsidTr="00447EE0">
        <w:trPr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28C74" w14:textId="77777777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32339" w14:textId="77777777" w:rsidR="00581732" w:rsidRPr="00581732" w:rsidRDefault="00581732" w:rsidP="00581732">
            <w:pPr>
              <w:spacing w:after="0" w:line="240" w:lineRule="auto"/>
            </w:pPr>
            <w:r w:rsidRPr="00581732">
              <w:t>Digital Output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7AF676" w14:textId="0E9CAC1C" w:rsidR="00581732" w:rsidRPr="00581732" w:rsidRDefault="00AE235A" w:rsidP="008A4D17">
            <w:pPr>
              <w:pStyle w:val="a9"/>
              <w:numPr>
                <w:ilvl w:val="0"/>
                <w:numId w:val="48"/>
              </w:numPr>
              <w:spacing w:after="0" w:line="240" w:lineRule="auto"/>
            </w:pPr>
            <w:r>
              <w:rPr>
                <w:rFonts w:hint="eastAsia"/>
              </w:rPr>
              <w:t>告警</w:t>
            </w:r>
            <w:r w:rsidR="00A52B13">
              <w:rPr>
                <w:rFonts w:hint="eastAsia"/>
              </w:rPr>
              <w:t>/</w:t>
            </w:r>
            <w:r w:rsidR="00A52B13">
              <w:rPr>
                <w:rFonts w:hint="eastAsia"/>
              </w:rPr>
              <w:t>事件</w:t>
            </w:r>
            <w:r>
              <w:rPr>
                <w:rFonts w:hint="eastAsia"/>
              </w:rPr>
              <w:t>指示</w:t>
            </w:r>
          </w:p>
          <w:p w14:paraId="424DBB8C" w14:textId="5B8235CD" w:rsidR="00581732" w:rsidRPr="00581732" w:rsidRDefault="00A52B13" w:rsidP="008A4D17">
            <w:pPr>
              <w:pStyle w:val="a9"/>
              <w:numPr>
                <w:ilvl w:val="0"/>
                <w:numId w:val="48"/>
              </w:numPr>
              <w:spacing w:after="0" w:line="240" w:lineRule="auto"/>
            </w:pPr>
            <w:r>
              <w:rPr>
                <w:rFonts w:hint="eastAsia"/>
              </w:rPr>
              <w:t>能量脉冲输出</w:t>
            </w:r>
          </w:p>
        </w:tc>
      </w:tr>
      <w:tr w:rsidR="00C86F56" w:rsidRPr="00581732" w14:paraId="7B62F720" w14:textId="77777777" w:rsidTr="00447EE0">
        <w:trPr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F27F7" w14:textId="77777777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D28A4" w14:textId="77777777" w:rsidR="00581732" w:rsidRPr="00581732" w:rsidRDefault="00581732" w:rsidP="00581732">
            <w:pPr>
              <w:spacing w:after="0" w:line="240" w:lineRule="auto"/>
            </w:pPr>
            <w:r w:rsidRPr="00581732">
              <w:t>Relay Output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043C1" w14:textId="77777777" w:rsidR="00537905" w:rsidRPr="00581732" w:rsidRDefault="00537905" w:rsidP="008A4D17">
            <w:pPr>
              <w:pStyle w:val="a9"/>
              <w:numPr>
                <w:ilvl w:val="0"/>
                <w:numId w:val="49"/>
              </w:numPr>
              <w:spacing w:after="0" w:line="240" w:lineRule="auto"/>
            </w:pPr>
            <w:r>
              <w:rPr>
                <w:rFonts w:hint="eastAsia"/>
              </w:rPr>
              <w:t>告警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事件指示</w:t>
            </w:r>
          </w:p>
          <w:p w14:paraId="475DFA95" w14:textId="5B91DFC9" w:rsidR="00581732" w:rsidRPr="00581732" w:rsidRDefault="00537905" w:rsidP="008A4D17">
            <w:pPr>
              <w:pStyle w:val="a9"/>
              <w:numPr>
                <w:ilvl w:val="0"/>
                <w:numId w:val="49"/>
              </w:numPr>
              <w:spacing w:after="0" w:line="240" w:lineRule="auto"/>
            </w:pPr>
            <w:r>
              <w:rPr>
                <w:rFonts w:hint="eastAsia"/>
              </w:rPr>
              <w:t>继电器控制</w:t>
            </w:r>
          </w:p>
        </w:tc>
      </w:tr>
      <w:tr w:rsidR="00C86F56" w:rsidRPr="00581732" w14:paraId="5E00CAA0" w14:textId="77777777" w:rsidTr="00447EE0">
        <w:trPr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F6E07" w14:textId="77777777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CCF7E" w14:textId="77777777" w:rsidR="00581732" w:rsidRPr="00581732" w:rsidRDefault="00581732" w:rsidP="00581732">
            <w:pPr>
              <w:spacing w:after="0" w:line="240" w:lineRule="auto"/>
            </w:pPr>
            <w:r w:rsidRPr="00581732">
              <w:t>Analog Input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10385" w14:textId="77777777" w:rsidR="00581732" w:rsidRPr="00581732" w:rsidRDefault="00581732" w:rsidP="00581732">
            <w:pPr>
              <w:spacing w:after="0" w:line="240" w:lineRule="auto"/>
            </w:pPr>
          </w:p>
        </w:tc>
      </w:tr>
      <w:tr w:rsidR="00C86F56" w:rsidRPr="00581732" w14:paraId="59AD133F" w14:textId="77777777" w:rsidTr="00447EE0">
        <w:trPr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A36A3" w14:textId="77777777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EF53E" w14:textId="77777777" w:rsidR="00581732" w:rsidRPr="00581732" w:rsidRDefault="00581732" w:rsidP="00581732">
            <w:pPr>
              <w:spacing w:after="0" w:line="240" w:lineRule="auto"/>
            </w:pPr>
            <w:r w:rsidRPr="00581732">
              <w:t>Analog Output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2FFD3" w14:textId="77777777" w:rsidR="00581732" w:rsidRPr="00581732" w:rsidRDefault="00581732" w:rsidP="00581732">
            <w:pPr>
              <w:spacing w:after="0" w:line="240" w:lineRule="auto"/>
            </w:pPr>
          </w:p>
        </w:tc>
      </w:tr>
      <w:tr w:rsidR="00C86F56" w:rsidRPr="00581732" w14:paraId="14823106" w14:textId="77777777" w:rsidTr="00447EE0">
        <w:trPr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C850AB" w14:textId="1B73AB36" w:rsidR="00581732" w:rsidRPr="00581732" w:rsidRDefault="0061236B" w:rsidP="00581732">
            <w:pPr>
              <w:spacing w:after="0" w:line="240" w:lineRule="auto"/>
            </w:pPr>
            <w:r>
              <w:rPr>
                <w:rFonts w:hint="eastAsia"/>
              </w:rPr>
              <w:t>时间</w:t>
            </w:r>
            <w:r w:rsidR="00581732" w:rsidRPr="00581732">
              <w:t xml:space="preserve"> (Section 3.7)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CBA8D5" w14:textId="77777777" w:rsidR="00581732" w:rsidRPr="00581732" w:rsidRDefault="00581732" w:rsidP="00581732">
            <w:pPr>
              <w:spacing w:after="0" w:line="240" w:lineRule="auto"/>
            </w:pPr>
            <w:r w:rsidRPr="00581732">
              <w:t>RTC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E821B1" w14:textId="77777777" w:rsidR="00581732" w:rsidRDefault="00F552AA" w:rsidP="008A4D17">
            <w:pPr>
              <w:pStyle w:val="a9"/>
              <w:numPr>
                <w:ilvl w:val="0"/>
                <w:numId w:val="50"/>
              </w:numPr>
              <w:spacing w:after="0" w:line="240" w:lineRule="auto"/>
            </w:pPr>
            <w:r>
              <w:rPr>
                <w:rFonts w:hint="eastAsia"/>
              </w:rPr>
              <w:t>断电保留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</w:t>
            </w:r>
            <w:r w:rsidR="006C519C">
              <w:rPr>
                <w:rFonts w:hint="eastAsia"/>
              </w:rPr>
              <w:t>时间</w:t>
            </w:r>
          </w:p>
          <w:p w14:paraId="225AE7FA" w14:textId="6864A6FF" w:rsidR="006C519C" w:rsidRPr="00581732" w:rsidRDefault="006C519C" w:rsidP="008A4D17">
            <w:pPr>
              <w:pStyle w:val="a9"/>
              <w:numPr>
                <w:ilvl w:val="0"/>
                <w:numId w:val="50"/>
              </w:numPr>
              <w:spacing w:after="0" w:line="240" w:lineRule="auto"/>
            </w:pPr>
            <w:r>
              <w:rPr>
                <w:rFonts w:hint="eastAsia"/>
              </w:rPr>
              <w:t>精度高于</w:t>
            </w:r>
            <w:r>
              <w:rPr>
                <w:rFonts w:hint="eastAsia"/>
              </w:rPr>
              <w:t>0.5</w:t>
            </w:r>
            <w:r w:rsidR="00EC5E9F">
              <w:rPr>
                <w:rFonts w:hint="eastAsia"/>
              </w:rPr>
              <w:t>s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天</w:t>
            </w:r>
          </w:p>
        </w:tc>
      </w:tr>
      <w:tr w:rsidR="00C86F56" w:rsidRPr="00581732" w14:paraId="39108C46" w14:textId="77777777" w:rsidTr="00447EE0">
        <w:trPr>
          <w:cantSplit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9F666E" w14:textId="77777777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296D17" w14:textId="7B5CB033" w:rsidR="00581732" w:rsidRPr="00581732" w:rsidRDefault="00F552AA" w:rsidP="00581732">
            <w:pPr>
              <w:spacing w:after="0" w:line="240" w:lineRule="auto"/>
            </w:pPr>
            <w:r>
              <w:rPr>
                <w:rFonts w:hint="eastAsia"/>
              </w:rPr>
              <w:t>时间配置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4AF11C" w14:textId="41D1D82A" w:rsidR="00581732" w:rsidRPr="00581732" w:rsidRDefault="00F552AA" w:rsidP="008A4D17">
            <w:pPr>
              <w:pStyle w:val="a9"/>
              <w:numPr>
                <w:ilvl w:val="0"/>
                <w:numId w:val="51"/>
              </w:numPr>
              <w:spacing w:after="0" w:line="240" w:lineRule="auto"/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Modbus</w:t>
            </w:r>
            <w:r>
              <w:rPr>
                <w:rFonts w:hint="eastAsia"/>
              </w:rPr>
              <w:t>配置时间</w:t>
            </w:r>
          </w:p>
        </w:tc>
      </w:tr>
      <w:tr w:rsidR="00C86F56" w:rsidRPr="00581732" w14:paraId="113962C4" w14:textId="77777777" w:rsidTr="00447EE0">
        <w:trPr>
          <w:cantSplit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E22FBF" w14:textId="77777777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4E95D1" w14:textId="59D0835F" w:rsidR="00581732" w:rsidRPr="00581732" w:rsidRDefault="00F552AA" w:rsidP="00581732">
            <w:pPr>
              <w:spacing w:after="0" w:line="240" w:lineRule="auto"/>
            </w:pPr>
            <w:r>
              <w:rPr>
                <w:rFonts w:hint="eastAsia"/>
              </w:rPr>
              <w:t>运行时间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D64E2F" w14:textId="36FECF8F" w:rsidR="00581732" w:rsidRPr="00581732" w:rsidRDefault="00F552AA" w:rsidP="008A4D17">
            <w:pPr>
              <w:numPr>
                <w:ilvl w:val="0"/>
                <w:numId w:val="51"/>
              </w:numPr>
              <w:spacing w:after="0" w:line="240" w:lineRule="auto"/>
            </w:pPr>
            <w:r>
              <w:rPr>
                <w:rFonts w:hint="eastAsia"/>
              </w:rPr>
              <w:t>设备运行时间</w:t>
            </w:r>
          </w:p>
          <w:p w14:paraId="67826A6A" w14:textId="324EB1CD" w:rsidR="00581732" w:rsidRPr="00581732" w:rsidRDefault="00F552AA" w:rsidP="008A4D17">
            <w:pPr>
              <w:numPr>
                <w:ilvl w:val="0"/>
                <w:numId w:val="51"/>
              </w:numPr>
              <w:spacing w:after="0" w:line="240" w:lineRule="auto"/>
            </w:pPr>
            <w:r>
              <w:rPr>
                <w:rFonts w:hint="eastAsia"/>
              </w:rPr>
              <w:t>负载时间</w:t>
            </w:r>
          </w:p>
        </w:tc>
      </w:tr>
      <w:tr w:rsidR="00C86F56" w:rsidRPr="00581732" w14:paraId="56B43A01" w14:textId="77777777" w:rsidTr="00447EE0">
        <w:trPr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EAF26" w14:textId="5D520732" w:rsidR="00581732" w:rsidRPr="00581732" w:rsidRDefault="0061236B" w:rsidP="00581732">
            <w:pPr>
              <w:spacing w:after="0" w:line="240" w:lineRule="auto"/>
            </w:pPr>
            <w:r>
              <w:rPr>
                <w:rFonts w:hint="eastAsia"/>
              </w:rPr>
              <w:t>通信协议</w:t>
            </w:r>
          </w:p>
          <w:p w14:paraId="39E23C9E" w14:textId="77777777" w:rsidR="00581732" w:rsidRPr="00581732" w:rsidRDefault="00581732" w:rsidP="00581732">
            <w:pPr>
              <w:spacing w:after="0" w:line="240" w:lineRule="auto"/>
            </w:pPr>
            <w:r w:rsidRPr="00581732">
              <w:t>(Section 3.8)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3C3DE2" w14:textId="77777777" w:rsidR="00581732" w:rsidRPr="00581732" w:rsidRDefault="00581732" w:rsidP="00581732">
            <w:pPr>
              <w:spacing w:after="0" w:line="240" w:lineRule="auto"/>
            </w:pPr>
            <w:r w:rsidRPr="00581732">
              <w:t>RS485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1EE1B1" w14:textId="50485D12" w:rsidR="00581732" w:rsidRPr="00581732" w:rsidRDefault="00581732" w:rsidP="008A4D17">
            <w:pPr>
              <w:pStyle w:val="a9"/>
              <w:numPr>
                <w:ilvl w:val="0"/>
                <w:numId w:val="52"/>
              </w:numPr>
              <w:spacing w:after="0" w:line="240" w:lineRule="auto"/>
            </w:pPr>
            <w:r w:rsidRPr="00581732">
              <w:t>Modbus RTU (</w:t>
            </w:r>
            <w:r w:rsidR="00AA36FE">
              <w:rPr>
                <w:rFonts w:hint="eastAsia"/>
              </w:rPr>
              <w:t>以及</w:t>
            </w:r>
            <w:r w:rsidRPr="00581732">
              <w:t>Sunspec)</w:t>
            </w:r>
          </w:p>
          <w:p w14:paraId="44C50DEE" w14:textId="77777777" w:rsidR="00581732" w:rsidRPr="00581732" w:rsidRDefault="00581732" w:rsidP="008A4D17">
            <w:pPr>
              <w:pStyle w:val="a9"/>
              <w:numPr>
                <w:ilvl w:val="0"/>
                <w:numId w:val="52"/>
              </w:numPr>
              <w:spacing w:after="0" w:line="240" w:lineRule="auto"/>
            </w:pPr>
            <w:r w:rsidRPr="00581732">
              <w:t>BACnet/MSTP</w:t>
            </w:r>
          </w:p>
        </w:tc>
      </w:tr>
      <w:tr w:rsidR="00C86F56" w:rsidRPr="00581732" w14:paraId="44FFC168" w14:textId="77777777" w:rsidTr="00447EE0">
        <w:trPr>
          <w:cantSplit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220A55" w14:textId="77777777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F35424" w14:textId="77777777" w:rsidR="00581732" w:rsidRPr="00581732" w:rsidRDefault="00581732" w:rsidP="00581732">
            <w:pPr>
              <w:spacing w:after="0" w:line="240" w:lineRule="auto"/>
            </w:pPr>
            <w:r w:rsidRPr="00581732">
              <w:rPr>
                <w:rFonts w:hint="eastAsia"/>
              </w:rPr>
              <w:t>E</w:t>
            </w:r>
            <w:r w:rsidRPr="00581732">
              <w:t>thernet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EFCD2E" w14:textId="3A25B6F5" w:rsidR="00581732" w:rsidRPr="00581732" w:rsidRDefault="00581732" w:rsidP="008A4D17">
            <w:pPr>
              <w:pStyle w:val="a9"/>
              <w:numPr>
                <w:ilvl w:val="0"/>
                <w:numId w:val="53"/>
              </w:numPr>
              <w:spacing w:after="0" w:line="240" w:lineRule="auto"/>
            </w:pPr>
            <w:r w:rsidRPr="00581732">
              <w:rPr>
                <w:rFonts w:hint="eastAsia"/>
              </w:rPr>
              <w:t>M</w:t>
            </w:r>
            <w:r w:rsidRPr="00581732">
              <w:t>odbus TCP</w:t>
            </w:r>
            <w:del w:id="54" w:author="Pei LV" w:date="2026-05-20T17:28:00Z" w16du:dateUtc="2026-05-20T09:28:00Z">
              <w:r w:rsidR="008852E8" w:rsidDel="000B71E4">
                <w:rPr>
                  <w:rFonts w:hint="eastAsia"/>
                </w:rPr>
                <w:delText>和</w:delText>
              </w:r>
              <w:r w:rsidR="008852E8" w:rsidDel="000B71E4">
                <w:rPr>
                  <w:rFonts w:hint="eastAsia"/>
                </w:rPr>
                <w:delText>BACnet/IP</w:delText>
              </w:r>
            </w:del>
          </w:p>
          <w:p w14:paraId="529F5153" w14:textId="77777777" w:rsidR="00581732" w:rsidRPr="00581732" w:rsidRDefault="00581732" w:rsidP="008A4D17">
            <w:pPr>
              <w:pStyle w:val="a9"/>
              <w:numPr>
                <w:ilvl w:val="0"/>
                <w:numId w:val="53"/>
              </w:numPr>
              <w:spacing w:after="0" w:line="240" w:lineRule="auto"/>
            </w:pPr>
            <w:r w:rsidRPr="00581732">
              <w:rPr>
                <w:rFonts w:hint="eastAsia"/>
              </w:rPr>
              <w:t>D</w:t>
            </w:r>
            <w:r w:rsidRPr="00581732">
              <w:t>HCP</w:t>
            </w:r>
          </w:p>
        </w:tc>
      </w:tr>
      <w:tr w:rsidR="00C86F56" w:rsidRPr="00581732" w14:paraId="369A908C" w14:textId="77777777" w:rsidTr="00447EE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B8DF9" w14:textId="1FD0AF7F" w:rsidR="00581732" w:rsidRPr="00581732" w:rsidRDefault="0061236B" w:rsidP="00581732">
            <w:pPr>
              <w:spacing w:after="0" w:line="240" w:lineRule="auto"/>
            </w:pPr>
            <w:r>
              <w:rPr>
                <w:rFonts w:hint="eastAsia"/>
              </w:rPr>
              <w:t>韧件升级</w:t>
            </w:r>
          </w:p>
          <w:p w14:paraId="2A723F1B" w14:textId="77777777" w:rsidR="00581732" w:rsidRPr="00581732" w:rsidRDefault="00581732" w:rsidP="00581732">
            <w:pPr>
              <w:spacing w:after="0" w:line="240" w:lineRule="auto"/>
            </w:pPr>
            <w:r w:rsidRPr="00581732">
              <w:t>(Section 3.9)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EBCABE" w14:textId="77777777" w:rsidR="00581732" w:rsidRPr="00581732" w:rsidRDefault="00581732" w:rsidP="00581732">
            <w:pPr>
              <w:spacing w:after="0" w:line="240" w:lineRule="auto"/>
            </w:pPr>
            <w:r w:rsidRPr="00581732">
              <w:t>Firmware update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24A56" w14:textId="203F8047" w:rsidR="00581732" w:rsidRPr="00581732" w:rsidRDefault="00AA36FE" w:rsidP="008A4D17">
            <w:pPr>
              <w:pStyle w:val="a9"/>
              <w:numPr>
                <w:ilvl w:val="0"/>
                <w:numId w:val="54"/>
              </w:numPr>
              <w:spacing w:after="0" w:line="240" w:lineRule="auto"/>
            </w:pPr>
            <w:r>
              <w:rPr>
                <w:rFonts w:hint="eastAsia"/>
              </w:rPr>
              <w:t>通过以太网和</w:t>
            </w:r>
            <w:r>
              <w:rPr>
                <w:rFonts w:hint="eastAsia"/>
              </w:rPr>
              <w:t>RS485</w:t>
            </w:r>
            <w:r>
              <w:rPr>
                <w:rFonts w:hint="eastAsia"/>
              </w:rPr>
              <w:t>进行韧件升级</w:t>
            </w:r>
          </w:p>
        </w:tc>
      </w:tr>
      <w:tr w:rsidR="00C86F56" w:rsidRPr="00581732" w14:paraId="0F1BF39A" w14:textId="77777777" w:rsidTr="00447EE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81363" w14:textId="40F9B61E" w:rsidR="00581732" w:rsidRPr="00581732" w:rsidRDefault="0061236B" w:rsidP="00581732">
            <w:pPr>
              <w:spacing w:after="0" w:line="240" w:lineRule="auto"/>
            </w:pPr>
            <w:r>
              <w:rPr>
                <w:rFonts w:hint="eastAsia"/>
              </w:rPr>
              <w:t>铅封</w:t>
            </w:r>
          </w:p>
          <w:p w14:paraId="64FCB692" w14:textId="77777777" w:rsidR="00581732" w:rsidRPr="00581732" w:rsidRDefault="00581732" w:rsidP="00581732">
            <w:pPr>
              <w:spacing w:after="0" w:line="240" w:lineRule="auto"/>
            </w:pPr>
            <w:r w:rsidRPr="00581732">
              <w:t>(Section 3.10)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D7933" w14:textId="77777777" w:rsidR="007C7A0D" w:rsidRPr="00581732" w:rsidRDefault="007C7A0D" w:rsidP="007C7A0D">
            <w:pPr>
              <w:spacing w:after="0" w:line="240" w:lineRule="auto"/>
            </w:pPr>
            <w:r>
              <w:rPr>
                <w:rFonts w:hint="eastAsia"/>
              </w:rPr>
              <w:t>铅封</w:t>
            </w:r>
          </w:p>
          <w:p w14:paraId="4DF4F7AC" w14:textId="25C1FE82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CE6C42" w14:textId="71191D38" w:rsidR="00581732" w:rsidRPr="00581732" w:rsidRDefault="00A473E9" w:rsidP="008A4D17">
            <w:pPr>
              <w:pStyle w:val="a9"/>
              <w:numPr>
                <w:ilvl w:val="0"/>
                <w:numId w:val="54"/>
              </w:numPr>
              <w:spacing w:after="0" w:line="240" w:lineRule="auto"/>
            </w:pPr>
            <w:r>
              <w:rPr>
                <w:rFonts w:hint="eastAsia"/>
              </w:rPr>
              <w:t>铅封后测量相关</w:t>
            </w:r>
            <w:r w:rsidR="00AA36FE">
              <w:rPr>
                <w:rFonts w:hint="eastAsia"/>
              </w:rPr>
              <w:t>不会被改变</w:t>
            </w:r>
          </w:p>
        </w:tc>
      </w:tr>
      <w:tr w:rsidR="00C86F56" w:rsidRPr="00581732" w14:paraId="499E0642" w14:textId="77777777" w:rsidTr="00447EE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D0355" w14:textId="443F0437" w:rsidR="00581732" w:rsidRPr="00581732" w:rsidRDefault="0061236B" w:rsidP="00581732">
            <w:pPr>
              <w:spacing w:after="0" w:line="240" w:lineRule="auto"/>
            </w:pPr>
            <w:r>
              <w:rPr>
                <w:rFonts w:hint="eastAsia"/>
              </w:rPr>
              <w:t>校准</w:t>
            </w:r>
          </w:p>
          <w:p w14:paraId="1155AA0D" w14:textId="77777777" w:rsidR="00581732" w:rsidRPr="00581732" w:rsidRDefault="00581732" w:rsidP="00581732">
            <w:pPr>
              <w:spacing w:after="0" w:line="240" w:lineRule="auto"/>
            </w:pPr>
            <w:r w:rsidRPr="00581732">
              <w:t>(Section 3.11)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F0EF65" w14:textId="77777777" w:rsidR="007C7A0D" w:rsidRPr="00581732" w:rsidRDefault="007C7A0D" w:rsidP="007C7A0D">
            <w:pPr>
              <w:spacing w:after="0" w:line="240" w:lineRule="auto"/>
            </w:pPr>
            <w:r>
              <w:rPr>
                <w:rFonts w:hint="eastAsia"/>
              </w:rPr>
              <w:t>校准</w:t>
            </w:r>
          </w:p>
          <w:p w14:paraId="1E6963DB" w14:textId="7B85D95E" w:rsidR="00581732" w:rsidRPr="00581732" w:rsidRDefault="00581732" w:rsidP="00581732">
            <w:pPr>
              <w:spacing w:after="0" w:line="240" w:lineRule="auto"/>
            </w:pP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885B3" w14:textId="2A7EB98F" w:rsidR="00581732" w:rsidRPr="00581732" w:rsidRDefault="007C7A0D" w:rsidP="008A4D17">
            <w:pPr>
              <w:pStyle w:val="a9"/>
              <w:numPr>
                <w:ilvl w:val="0"/>
                <w:numId w:val="54"/>
              </w:numPr>
              <w:spacing w:after="0" w:line="240" w:lineRule="auto"/>
            </w:pPr>
            <w:r>
              <w:rPr>
                <w:rFonts w:hint="eastAsia"/>
              </w:rPr>
              <w:t>工厂校准</w:t>
            </w:r>
          </w:p>
        </w:tc>
      </w:tr>
      <w:tr w:rsidR="00C86F56" w:rsidRPr="00581732" w14:paraId="5FEF4439" w14:textId="77777777" w:rsidTr="00447EE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62F0D6" w14:textId="086F70F0" w:rsidR="00581732" w:rsidRPr="00581732" w:rsidRDefault="0061236B" w:rsidP="00581732">
            <w:pPr>
              <w:spacing w:after="0" w:line="240" w:lineRule="auto"/>
            </w:pPr>
            <w:r>
              <w:rPr>
                <w:rFonts w:hint="eastAsia"/>
              </w:rPr>
              <w:t>人机交互界面</w:t>
            </w:r>
            <w:r w:rsidR="002441E6">
              <w:rPr>
                <w:rFonts w:hint="eastAsia"/>
              </w:rPr>
              <w:t>HMI</w:t>
            </w:r>
          </w:p>
          <w:p w14:paraId="44BE19EF" w14:textId="77777777" w:rsidR="00581732" w:rsidRPr="00581732" w:rsidRDefault="00581732" w:rsidP="00581732">
            <w:pPr>
              <w:spacing w:after="0" w:line="240" w:lineRule="auto"/>
            </w:pPr>
            <w:r w:rsidRPr="00581732">
              <w:t>(Section 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5B7A5" w14:textId="77777777" w:rsidR="00581732" w:rsidRPr="00581732" w:rsidRDefault="00581732" w:rsidP="00581732">
            <w:pPr>
              <w:spacing w:after="0" w:line="240" w:lineRule="auto"/>
            </w:pPr>
            <w:r w:rsidRPr="00581732">
              <w:t>HMI</w:t>
            </w:r>
          </w:p>
        </w:tc>
        <w:tc>
          <w:tcPr>
            <w:tcW w:w="30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31C45" w14:textId="745DDB04" w:rsidR="00581732" w:rsidRPr="00581732" w:rsidRDefault="007C7A0D" w:rsidP="008A4D17">
            <w:pPr>
              <w:pStyle w:val="a9"/>
              <w:numPr>
                <w:ilvl w:val="0"/>
                <w:numId w:val="54"/>
              </w:numPr>
              <w:spacing w:after="0" w:line="240" w:lineRule="auto"/>
            </w:pPr>
            <w:r>
              <w:rPr>
                <w:rFonts w:hint="eastAsia"/>
              </w:rPr>
              <w:t>显示读数</w:t>
            </w:r>
          </w:p>
          <w:p w14:paraId="22B0490D" w14:textId="0F5B10E4" w:rsidR="00581732" w:rsidRPr="00581732" w:rsidRDefault="007C7A0D" w:rsidP="008A4D17">
            <w:pPr>
              <w:pStyle w:val="a9"/>
              <w:numPr>
                <w:ilvl w:val="0"/>
                <w:numId w:val="54"/>
              </w:numPr>
              <w:spacing w:after="0" w:line="240" w:lineRule="auto"/>
            </w:pPr>
            <w:r>
              <w:rPr>
                <w:rFonts w:hint="eastAsia"/>
              </w:rPr>
              <w:t>配置</w:t>
            </w:r>
          </w:p>
        </w:tc>
      </w:tr>
    </w:tbl>
    <w:p w14:paraId="7FD374E2" w14:textId="77777777" w:rsidR="00F6491D" w:rsidRPr="00046629" w:rsidRDefault="00F6491D" w:rsidP="00F6491D">
      <w:pPr>
        <w:spacing w:after="0" w:line="240" w:lineRule="auto"/>
      </w:pPr>
    </w:p>
    <w:p w14:paraId="217D246C" w14:textId="6A451EC9" w:rsidR="009F2674" w:rsidRPr="009F2674" w:rsidRDefault="009F2674" w:rsidP="009F2674">
      <w:pPr>
        <w:pStyle w:val="2"/>
        <w:rPr>
          <w:rFonts w:eastAsiaTheme="minorEastAsia"/>
        </w:rPr>
      </w:pPr>
      <w:bookmarkStart w:id="55" w:name="_Toc164630239"/>
      <w:bookmarkStart w:id="56" w:name="_Toc173748984"/>
      <w:bookmarkEnd w:id="25"/>
      <w:r w:rsidRPr="00EC171C">
        <w:rPr>
          <w:rFonts w:eastAsiaTheme="minorEastAsia" w:hint="eastAsia"/>
        </w:rPr>
        <w:lastRenderedPageBreak/>
        <w:t xml:space="preserve">2.3 </w:t>
      </w:r>
      <w:r w:rsidRPr="00EC171C">
        <w:rPr>
          <w:rFonts w:eastAsiaTheme="minorEastAsia" w:hint="eastAsia"/>
        </w:rPr>
        <w:t>用户特征</w:t>
      </w:r>
      <w:bookmarkEnd w:id="55"/>
      <w:bookmarkEnd w:id="56"/>
    </w:p>
    <w:p w14:paraId="58EB18CD" w14:textId="77777777" w:rsidR="009F2674" w:rsidRPr="00276C90" w:rsidRDefault="009F2674" w:rsidP="008A4D17">
      <w:pPr>
        <w:pStyle w:val="a9"/>
        <w:numPr>
          <w:ilvl w:val="0"/>
          <w:numId w:val="7"/>
        </w:numPr>
        <w:spacing w:after="0" w:line="240" w:lineRule="auto"/>
        <w:contextualSpacing w:val="0"/>
      </w:pPr>
      <w:bookmarkStart w:id="57" w:name="_Toc164630240"/>
      <w:r w:rsidRPr="00276C90">
        <w:rPr>
          <w:rFonts w:hint="eastAsia"/>
        </w:rPr>
        <w:t>工厂制造技术员</w:t>
      </w:r>
    </w:p>
    <w:p w14:paraId="4E235AF2" w14:textId="77777777" w:rsidR="009F2674" w:rsidRPr="00276C90" w:rsidRDefault="009F2674" w:rsidP="008A4D17">
      <w:pPr>
        <w:pStyle w:val="a9"/>
        <w:numPr>
          <w:ilvl w:val="1"/>
          <w:numId w:val="7"/>
        </w:numPr>
        <w:spacing w:after="0" w:line="240" w:lineRule="auto"/>
        <w:contextualSpacing w:val="0"/>
      </w:pPr>
      <w:r w:rsidRPr="00276C90">
        <w:rPr>
          <w:rFonts w:hint="eastAsia"/>
        </w:rPr>
        <w:t>工厂配置、校准和验证</w:t>
      </w:r>
    </w:p>
    <w:p w14:paraId="3D64D406" w14:textId="77777777" w:rsidR="009F2674" w:rsidRPr="00276C90" w:rsidRDefault="009F2674" w:rsidP="008A4D17">
      <w:pPr>
        <w:pStyle w:val="a9"/>
        <w:numPr>
          <w:ilvl w:val="0"/>
          <w:numId w:val="7"/>
        </w:numPr>
        <w:spacing w:after="0" w:line="240" w:lineRule="auto"/>
        <w:contextualSpacing w:val="0"/>
      </w:pPr>
      <w:r>
        <w:rPr>
          <w:rFonts w:hint="eastAsia"/>
        </w:rPr>
        <w:t>铅封机构</w:t>
      </w:r>
      <w:r w:rsidRPr="00276C90">
        <w:rPr>
          <w:rFonts w:hint="eastAsia"/>
        </w:rPr>
        <w:t>检验员</w:t>
      </w:r>
    </w:p>
    <w:p w14:paraId="6026C969" w14:textId="77777777" w:rsidR="009F2674" w:rsidRPr="00276C90" w:rsidRDefault="009F2674" w:rsidP="008A4D17">
      <w:pPr>
        <w:pStyle w:val="a9"/>
        <w:numPr>
          <w:ilvl w:val="1"/>
          <w:numId w:val="7"/>
        </w:numPr>
        <w:spacing w:after="0" w:line="240" w:lineRule="auto"/>
        <w:contextualSpacing w:val="0"/>
      </w:pPr>
      <w:r w:rsidRPr="00276C90">
        <w:rPr>
          <w:rFonts w:hint="eastAsia"/>
        </w:rPr>
        <w:t>验证和</w:t>
      </w:r>
      <w:r>
        <w:rPr>
          <w:rFonts w:hint="eastAsia"/>
        </w:rPr>
        <w:t>铅封</w:t>
      </w:r>
    </w:p>
    <w:p w14:paraId="4B09BC2D" w14:textId="77777777" w:rsidR="009F2674" w:rsidRPr="00276C90" w:rsidRDefault="009F2674" w:rsidP="008A4D17">
      <w:pPr>
        <w:pStyle w:val="a9"/>
        <w:numPr>
          <w:ilvl w:val="0"/>
          <w:numId w:val="7"/>
        </w:numPr>
        <w:spacing w:after="0" w:line="240" w:lineRule="auto"/>
        <w:contextualSpacing w:val="0"/>
      </w:pPr>
      <w:r w:rsidRPr="00276C90">
        <w:rPr>
          <w:rFonts w:hint="eastAsia"/>
        </w:rPr>
        <w:t>安装技术员</w:t>
      </w:r>
    </w:p>
    <w:p w14:paraId="4F84EDED" w14:textId="77777777" w:rsidR="009F2674" w:rsidRDefault="009F2674" w:rsidP="008A4D17">
      <w:pPr>
        <w:pStyle w:val="a9"/>
        <w:numPr>
          <w:ilvl w:val="1"/>
          <w:numId w:val="7"/>
        </w:numPr>
        <w:spacing w:after="0" w:line="240" w:lineRule="auto"/>
        <w:contextualSpacing w:val="0"/>
      </w:pPr>
      <w:r w:rsidRPr="00276C90">
        <w:rPr>
          <w:rFonts w:hint="eastAsia"/>
        </w:rPr>
        <w:t>安装、配置和验证</w:t>
      </w:r>
    </w:p>
    <w:p w14:paraId="39A8864C" w14:textId="77777777" w:rsidR="009F2674" w:rsidRDefault="009F2674" w:rsidP="008A4D17">
      <w:pPr>
        <w:pStyle w:val="a9"/>
        <w:numPr>
          <w:ilvl w:val="0"/>
          <w:numId w:val="7"/>
        </w:numPr>
        <w:spacing w:after="0" w:line="240" w:lineRule="auto"/>
        <w:contextualSpacing w:val="0"/>
      </w:pPr>
      <w:r>
        <w:rPr>
          <w:rFonts w:hint="eastAsia"/>
        </w:rPr>
        <w:t>日常操作员</w:t>
      </w:r>
    </w:p>
    <w:p w14:paraId="1134EC5A" w14:textId="77777777" w:rsidR="009F2674" w:rsidRPr="00276C90" w:rsidRDefault="009F2674" w:rsidP="008A4D17">
      <w:pPr>
        <w:pStyle w:val="a9"/>
        <w:numPr>
          <w:ilvl w:val="1"/>
          <w:numId w:val="7"/>
        </w:numPr>
        <w:spacing w:after="0" w:line="240" w:lineRule="auto"/>
        <w:contextualSpacing w:val="0"/>
      </w:pPr>
      <w:r>
        <w:rPr>
          <w:rFonts w:hint="eastAsia"/>
        </w:rPr>
        <w:t>监控，记录</w:t>
      </w:r>
    </w:p>
    <w:p w14:paraId="365BEAE6" w14:textId="77777777" w:rsidR="009F2674" w:rsidRPr="00EC171C" w:rsidRDefault="009F2674" w:rsidP="009F2674">
      <w:pPr>
        <w:pStyle w:val="2"/>
        <w:rPr>
          <w:rFonts w:eastAsiaTheme="minorEastAsia"/>
        </w:rPr>
      </w:pPr>
      <w:bookmarkStart w:id="58" w:name="_Toc173748985"/>
      <w:r w:rsidRPr="00EC171C">
        <w:rPr>
          <w:rFonts w:eastAsiaTheme="minorEastAsia" w:hint="eastAsia"/>
        </w:rPr>
        <w:t xml:space="preserve">2.4 </w:t>
      </w:r>
      <w:r w:rsidRPr="00EC171C">
        <w:rPr>
          <w:rFonts w:eastAsiaTheme="minorEastAsia" w:hint="eastAsia"/>
        </w:rPr>
        <w:t>限制条件</w:t>
      </w:r>
      <w:bookmarkEnd w:id="57"/>
      <w:bookmarkEnd w:id="58"/>
    </w:p>
    <w:p w14:paraId="7F4F47DA" w14:textId="77777777" w:rsidR="009F2674" w:rsidRPr="00EC171C" w:rsidRDefault="009F2674" w:rsidP="008A4D17">
      <w:pPr>
        <w:pStyle w:val="a9"/>
        <w:numPr>
          <w:ilvl w:val="0"/>
          <w:numId w:val="8"/>
        </w:numPr>
        <w:spacing w:after="0" w:line="240" w:lineRule="auto"/>
      </w:pPr>
      <w:r w:rsidRPr="00EC171C">
        <w:rPr>
          <w:rFonts w:hint="eastAsia"/>
        </w:rPr>
        <w:t>关键组件（</w:t>
      </w:r>
      <w:r w:rsidRPr="00EC171C">
        <w:rPr>
          <w:rFonts w:hint="eastAsia"/>
        </w:rPr>
        <w:t>MCU</w:t>
      </w:r>
      <w:r w:rsidRPr="00EC171C">
        <w:rPr>
          <w:rFonts w:hint="eastAsia"/>
        </w:rPr>
        <w:t>、</w:t>
      </w:r>
      <w:r w:rsidRPr="00EC171C">
        <w:rPr>
          <w:rFonts w:hint="eastAsia"/>
        </w:rPr>
        <w:t>ADC</w:t>
      </w:r>
      <w:r w:rsidRPr="00EC171C">
        <w:rPr>
          <w:rFonts w:hint="eastAsia"/>
        </w:rPr>
        <w:t>、内存等）应从国际制造商采购，不得使用中国产品。</w:t>
      </w:r>
    </w:p>
    <w:p w14:paraId="1F846F48" w14:textId="00784DC9" w:rsidR="009F2674" w:rsidRDefault="00BB4D9D" w:rsidP="008A4D17">
      <w:pPr>
        <w:pStyle w:val="a9"/>
        <w:numPr>
          <w:ilvl w:val="0"/>
          <w:numId w:val="8"/>
        </w:numPr>
        <w:spacing w:after="0" w:line="240" w:lineRule="auto"/>
      </w:pPr>
      <w:r>
        <w:rPr>
          <w:rFonts w:hint="eastAsia"/>
        </w:rPr>
        <w:t>AcuRev4100</w:t>
      </w:r>
      <w:r w:rsidR="009F2674" w:rsidRPr="00EC171C">
        <w:rPr>
          <w:rFonts w:hint="eastAsia"/>
        </w:rPr>
        <w:t>总</w:t>
      </w:r>
      <w:r w:rsidR="009F2674" w:rsidRPr="00EC171C">
        <w:rPr>
          <w:rFonts w:hint="eastAsia"/>
        </w:rPr>
        <w:t>BOM</w:t>
      </w:r>
      <w:r w:rsidR="009F2674" w:rsidRPr="00EC171C">
        <w:rPr>
          <w:rFonts w:hint="eastAsia"/>
        </w:rPr>
        <w:t>成本</w:t>
      </w:r>
      <w:r w:rsidR="009F2674" w:rsidRPr="00EC171C">
        <w:rPr>
          <w:rFonts w:hint="eastAsia"/>
        </w:rPr>
        <w:t xml:space="preserve"> &lt;= </w:t>
      </w:r>
      <w:r w:rsidR="003161F5">
        <w:rPr>
          <w:rFonts w:hint="eastAsia"/>
        </w:rPr>
        <w:t>9</w:t>
      </w:r>
      <w:r w:rsidR="009F2674" w:rsidRPr="00EC171C">
        <w:rPr>
          <w:rFonts w:hint="eastAsia"/>
        </w:rPr>
        <w:t>0</w:t>
      </w:r>
      <w:r w:rsidR="009F2674" w:rsidRPr="00EC171C">
        <w:rPr>
          <w:rFonts w:hint="eastAsia"/>
        </w:rPr>
        <w:t>美元。</w:t>
      </w:r>
    </w:p>
    <w:p w14:paraId="23A20B53" w14:textId="77777777" w:rsidR="002C3B2F" w:rsidRDefault="002C3B2F" w:rsidP="008A4D17">
      <w:pPr>
        <w:pStyle w:val="a9"/>
        <w:numPr>
          <w:ilvl w:val="0"/>
          <w:numId w:val="8"/>
        </w:numPr>
        <w:spacing w:after="0" w:line="240" w:lineRule="auto"/>
      </w:pPr>
      <w:r>
        <w:rPr>
          <w:rFonts w:hint="eastAsia"/>
        </w:rPr>
        <w:t>DI/DO</w:t>
      </w:r>
      <w:r>
        <w:rPr>
          <w:rFonts w:hint="eastAsia"/>
        </w:rPr>
        <w:t>扩展模块总</w:t>
      </w:r>
      <w:r>
        <w:rPr>
          <w:rFonts w:hint="eastAsia"/>
        </w:rPr>
        <w:t>BOM</w:t>
      </w:r>
      <w:r>
        <w:rPr>
          <w:rFonts w:hint="eastAsia"/>
        </w:rPr>
        <w:t>成本</w:t>
      </w:r>
      <w:r>
        <w:rPr>
          <w:rFonts w:hint="eastAsia"/>
        </w:rPr>
        <w:t xml:space="preserve"> </w:t>
      </w:r>
      <w:r w:rsidRPr="002C3B2F">
        <w:t>15</w:t>
      </w:r>
      <w:r>
        <w:rPr>
          <w:rFonts w:hint="eastAsia"/>
        </w:rPr>
        <w:t>-</w:t>
      </w:r>
      <w:r w:rsidRPr="002C3B2F">
        <w:t>20</w:t>
      </w:r>
      <w:r>
        <w:rPr>
          <w:rFonts w:hint="eastAsia"/>
        </w:rPr>
        <w:t>美元</w:t>
      </w:r>
    </w:p>
    <w:p w14:paraId="75BD691A" w14:textId="35ACC53F" w:rsidR="00BB4D9D" w:rsidRPr="00EC171C" w:rsidRDefault="002C3B2F" w:rsidP="008A4D17">
      <w:pPr>
        <w:pStyle w:val="a9"/>
        <w:numPr>
          <w:ilvl w:val="0"/>
          <w:numId w:val="8"/>
        </w:numPr>
        <w:spacing w:after="0" w:line="240" w:lineRule="auto"/>
      </w:pPr>
      <w:r>
        <w:rPr>
          <w:rFonts w:hint="eastAsia"/>
        </w:rPr>
        <w:t>AI/AO</w:t>
      </w:r>
      <w:r>
        <w:rPr>
          <w:rFonts w:hint="eastAsia"/>
        </w:rPr>
        <w:t>扩展模块总</w:t>
      </w:r>
      <w:r>
        <w:rPr>
          <w:rFonts w:hint="eastAsia"/>
        </w:rPr>
        <w:t>BOM</w:t>
      </w:r>
      <w:r>
        <w:rPr>
          <w:rFonts w:hint="eastAsia"/>
        </w:rPr>
        <w:t>成本</w:t>
      </w:r>
      <w:r>
        <w:rPr>
          <w:rFonts w:hint="eastAsia"/>
        </w:rPr>
        <w:t>20-25</w:t>
      </w:r>
      <w:r>
        <w:rPr>
          <w:rFonts w:hint="eastAsia"/>
        </w:rPr>
        <w:t>美元</w:t>
      </w:r>
    </w:p>
    <w:p w14:paraId="48378559" w14:textId="489255C3" w:rsidR="009F2674" w:rsidRPr="0052348C" w:rsidRDefault="009F2674" w:rsidP="0052348C">
      <w:pPr>
        <w:pStyle w:val="2"/>
        <w:rPr>
          <w:rFonts w:eastAsiaTheme="minorEastAsia"/>
        </w:rPr>
      </w:pPr>
      <w:bookmarkStart w:id="59" w:name="_Toc164630241"/>
      <w:bookmarkStart w:id="60" w:name="_Toc173748986"/>
      <w:r w:rsidRPr="00EC171C">
        <w:rPr>
          <w:rFonts w:eastAsiaTheme="minorEastAsia" w:hint="eastAsia"/>
        </w:rPr>
        <w:t xml:space="preserve">2.5 </w:t>
      </w:r>
      <w:r w:rsidRPr="00EC171C">
        <w:rPr>
          <w:rFonts w:eastAsiaTheme="minorEastAsia" w:hint="eastAsia"/>
        </w:rPr>
        <w:t>假设和依赖</w:t>
      </w:r>
      <w:bookmarkEnd w:id="59"/>
      <w:bookmarkEnd w:id="60"/>
    </w:p>
    <w:p w14:paraId="15037855" w14:textId="587AE8E6" w:rsidR="009F2674" w:rsidRDefault="009F2674" w:rsidP="009F2674">
      <w:r w:rsidRPr="00EC171C">
        <w:rPr>
          <w:rFonts w:hint="eastAsia"/>
        </w:rPr>
        <w:t>参考</w:t>
      </w:r>
      <w:r w:rsidR="003161F5">
        <w:rPr>
          <w:rFonts w:hint="eastAsia"/>
        </w:rPr>
        <w:t>HMP</w:t>
      </w:r>
      <w:r w:rsidR="000366BA">
        <w:rPr>
          <w:rFonts w:hint="eastAsia"/>
        </w:rPr>
        <w:t>, AcuRev1320</w:t>
      </w:r>
      <w:r>
        <w:rPr>
          <w:rFonts w:hint="eastAsia"/>
        </w:rPr>
        <w:t>和</w:t>
      </w:r>
      <w:r w:rsidR="00AF33B0">
        <w:rPr>
          <w:rFonts w:hint="eastAsia"/>
        </w:rPr>
        <w:t>AcuDC300</w:t>
      </w:r>
      <w:r w:rsidRPr="00EC171C">
        <w:rPr>
          <w:rFonts w:hint="eastAsia"/>
        </w:rPr>
        <w:t>设计。</w:t>
      </w:r>
    </w:p>
    <w:p w14:paraId="4A01F230" w14:textId="49E0DDCF" w:rsidR="000B565D" w:rsidRDefault="00040CC6" w:rsidP="008A4D17">
      <w:pPr>
        <w:pStyle w:val="a9"/>
        <w:numPr>
          <w:ilvl w:val="0"/>
          <w:numId w:val="8"/>
        </w:numPr>
      </w:pPr>
      <w:r>
        <w:rPr>
          <w:rFonts w:hint="eastAsia"/>
        </w:rPr>
        <w:t>MCU</w:t>
      </w:r>
      <w:r>
        <w:rPr>
          <w:rFonts w:hint="eastAsia"/>
        </w:rPr>
        <w:t>优先选用</w:t>
      </w:r>
      <w:r>
        <w:rPr>
          <w:rFonts w:hint="eastAsia"/>
        </w:rPr>
        <w:t xml:space="preserve"> ST</w:t>
      </w:r>
      <w:r w:rsidR="009559DE">
        <w:rPr>
          <w:rFonts w:hint="eastAsia"/>
        </w:rPr>
        <w:t>M</w:t>
      </w:r>
      <w:r>
        <w:rPr>
          <w:rFonts w:hint="eastAsia"/>
        </w:rPr>
        <w:t>32H7</w:t>
      </w:r>
      <w:r w:rsidR="003161F5">
        <w:rPr>
          <w:rFonts w:hint="eastAsia"/>
        </w:rPr>
        <w:t>43</w:t>
      </w:r>
    </w:p>
    <w:p w14:paraId="0F677383" w14:textId="1615A980" w:rsidR="00040CC6" w:rsidRDefault="00040CC6" w:rsidP="008A4D17">
      <w:pPr>
        <w:pStyle w:val="a9"/>
        <w:numPr>
          <w:ilvl w:val="0"/>
          <w:numId w:val="8"/>
        </w:numPr>
      </w:pPr>
      <w:r>
        <w:rPr>
          <w:rFonts w:hint="eastAsia"/>
        </w:rPr>
        <w:t>ADC</w:t>
      </w:r>
      <w:r>
        <w:rPr>
          <w:rFonts w:hint="eastAsia"/>
        </w:rPr>
        <w:t>优先选用</w:t>
      </w:r>
      <w:r>
        <w:rPr>
          <w:rFonts w:hint="eastAsia"/>
        </w:rPr>
        <w:t>ADS131</w:t>
      </w:r>
    </w:p>
    <w:p w14:paraId="4CD9E906" w14:textId="4CA1B264" w:rsidR="00D90DFF" w:rsidRPr="00EC171C" w:rsidRDefault="00D90DFF" w:rsidP="008A4D17">
      <w:pPr>
        <w:pStyle w:val="2"/>
        <w:numPr>
          <w:ilvl w:val="1"/>
          <w:numId w:val="82"/>
        </w:numPr>
        <w:rPr>
          <w:rFonts w:eastAsiaTheme="minorEastAsia"/>
        </w:rPr>
      </w:pPr>
      <w:bookmarkStart w:id="61" w:name="_Toc164630242"/>
      <w:bookmarkStart w:id="62" w:name="_Toc173748987"/>
      <w:r w:rsidRPr="00EC171C">
        <w:rPr>
          <w:rFonts w:eastAsiaTheme="minorEastAsia" w:hint="eastAsia"/>
        </w:rPr>
        <w:t>订购信息</w:t>
      </w:r>
      <w:bookmarkEnd w:id="61"/>
      <w:bookmarkEnd w:id="62"/>
    </w:p>
    <w:p w14:paraId="7DBA3632" w14:textId="77777777" w:rsidR="008201E7" w:rsidRDefault="00D90DFF" w:rsidP="008A4D17">
      <w:pPr>
        <w:pStyle w:val="a9"/>
        <w:numPr>
          <w:ilvl w:val="0"/>
          <w:numId w:val="8"/>
        </w:numPr>
        <w:spacing w:after="0" w:line="240" w:lineRule="auto"/>
      </w:pPr>
      <w:r w:rsidRPr="00EC171C">
        <w:rPr>
          <w:rFonts w:hint="eastAsia"/>
        </w:rPr>
        <w:t>电流输入</w:t>
      </w:r>
    </w:p>
    <w:p w14:paraId="3AE2C4EF" w14:textId="77777777" w:rsidR="008201E7" w:rsidRDefault="008201E7" w:rsidP="008A4D17">
      <w:pPr>
        <w:pStyle w:val="a9"/>
        <w:numPr>
          <w:ilvl w:val="1"/>
          <w:numId w:val="8"/>
        </w:numPr>
        <w:spacing w:after="0" w:line="240" w:lineRule="auto"/>
      </w:pPr>
      <w:r w:rsidRPr="008201E7">
        <w:t>mV</w:t>
      </w:r>
      <w:r>
        <w:rPr>
          <w:rFonts w:hint="eastAsia"/>
        </w:rPr>
        <w:t xml:space="preserve">: </w:t>
      </w:r>
      <w:r w:rsidRPr="008201E7">
        <w:t>333mV/RCT</w:t>
      </w:r>
    </w:p>
    <w:p w14:paraId="7C7E53EF" w14:textId="3B9A22D4" w:rsidR="00D90DFF" w:rsidRDefault="008201E7" w:rsidP="008A4D17">
      <w:pPr>
        <w:pStyle w:val="a9"/>
        <w:numPr>
          <w:ilvl w:val="1"/>
          <w:numId w:val="8"/>
        </w:numPr>
        <w:spacing w:after="0" w:line="240" w:lineRule="auto"/>
      </w:pPr>
      <w:r w:rsidRPr="008201E7">
        <w:t>mA for 80mA/100mA</w:t>
      </w:r>
    </w:p>
    <w:p w14:paraId="38DDCF54" w14:textId="3263AAB8" w:rsidR="00D90DFF" w:rsidRPr="00F87486" w:rsidRDefault="00D90DFF" w:rsidP="001F052D">
      <w:pPr>
        <w:pStyle w:val="a9"/>
        <w:spacing w:after="0" w:line="240" w:lineRule="auto"/>
        <w:ind w:left="420"/>
        <w:contextualSpacing w:val="0"/>
        <w:rPr>
          <w:lang w:val="en-CA"/>
        </w:rPr>
      </w:pPr>
    </w:p>
    <w:p w14:paraId="5E669B7D" w14:textId="77777777" w:rsidR="00D90DFF" w:rsidRPr="00D90DFF" w:rsidRDefault="00D90DFF" w:rsidP="00D90DFF">
      <w:pPr>
        <w:rPr>
          <w:lang w:val="en-CA"/>
        </w:rPr>
      </w:pPr>
    </w:p>
    <w:p w14:paraId="4C17705F" w14:textId="3A3EDA6F" w:rsidR="00966CC1" w:rsidRDefault="00966CC1">
      <w:r>
        <w:br w:type="page"/>
      </w:r>
    </w:p>
    <w:p w14:paraId="1A6B963D" w14:textId="77777777" w:rsidR="00966CC1" w:rsidRDefault="00966CC1" w:rsidP="00966CC1">
      <w:pPr>
        <w:pStyle w:val="1"/>
      </w:pPr>
      <w:bookmarkStart w:id="63" w:name="_Toc164630243"/>
      <w:bookmarkStart w:id="64" w:name="_Toc173748988"/>
      <w:r>
        <w:rPr>
          <w:rFonts w:hint="eastAsia"/>
        </w:rPr>
        <w:lastRenderedPageBreak/>
        <w:t xml:space="preserve">3 </w:t>
      </w:r>
      <w:r>
        <w:rPr>
          <w:rFonts w:ascii="宋体" w:eastAsia="宋体" w:hAnsi="宋体" w:cs="宋体" w:hint="eastAsia"/>
        </w:rPr>
        <w:t>产品功能</w:t>
      </w:r>
      <w:bookmarkEnd w:id="63"/>
      <w:bookmarkEnd w:id="64"/>
    </w:p>
    <w:p w14:paraId="2C6F61B3" w14:textId="77777777" w:rsidR="00966CC1" w:rsidRDefault="00966CC1" w:rsidP="00966CC1">
      <w:pPr>
        <w:pStyle w:val="2"/>
        <w:rPr>
          <w:rFonts w:eastAsia="宋体"/>
        </w:rPr>
      </w:pPr>
      <w:bookmarkStart w:id="65" w:name="_Toc83830624"/>
      <w:bookmarkStart w:id="66" w:name="_Toc164630244"/>
      <w:bookmarkStart w:id="67" w:name="_Toc173748989"/>
      <w:r>
        <w:t xml:space="preserve">3.1 </w:t>
      </w:r>
      <w:bookmarkEnd w:id="65"/>
      <w:r>
        <w:rPr>
          <w:rFonts w:eastAsia="宋体" w:hint="eastAsia"/>
        </w:rPr>
        <w:t>交流电参数测量</w:t>
      </w:r>
      <w:bookmarkEnd w:id="66"/>
      <w:bookmarkEnd w:id="67"/>
    </w:p>
    <w:p w14:paraId="231DB734" w14:textId="2FE34107" w:rsidR="00FF5D4B" w:rsidRDefault="00FF5D4B" w:rsidP="00FF5D4B">
      <w:r>
        <w:rPr>
          <w:rFonts w:hint="eastAsia"/>
        </w:rPr>
        <w:t>取决于计算</w:t>
      </w:r>
      <w:r w:rsidR="00EA22E8">
        <w:rPr>
          <w:rFonts w:hint="eastAsia"/>
        </w:rPr>
        <w:t>性能</w:t>
      </w:r>
      <w:r>
        <w:rPr>
          <w:rFonts w:hint="eastAsia"/>
        </w:rPr>
        <w:t>。</w:t>
      </w:r>
    </w:p>
    <w:p w14:paraId="32460223" w14:textId="7F4B6BC1" w:rsidR="00FF5D4B" w:rsidRDefault="00FF5D4B" w:rsidP="008A4D17">
      <w:pPr>
        <w:pStyle w:val="a9"/>
        <w:numPr>
          <w:ilvl w:val="0"/>
          <w:numId w:val="8"/>
        </w:numPr>
      </w:pPr>
      <w:r>
        <w:rPr>
          <w:rFonts w:hint="eastAsia"/>
        </w:rPr>
        <w:t>可接受</w:t>
      </w:r>
      <w:r>
        <w:rPr>
          <w:rFonts w:hint="eastAsia"/>
        </w:rPr>
        <w:t>100ms</w:t>
      </w:r>
      <w:r>
        <w:rPr>
          <w:rFonts w:hint="eastAsia"/>
        </w:rPr>
        <w:t>或</w:t>
      </w:r>
      <w:r>
        <w:rPr>
          <w:rFonts w:hint="eastAsia"/>
        </w:rPr>
        <w:t>10/12 cycle</w:t>
      </w:r>
      <w:r>
        <w:rPr>
          <w:rFonts w:hint="eastAsia"/>
        </w:rPr>
        <w:t>更新</w:t>
      </w:r>
      <w:r w:rsidR="006C74AE">
        <w:rPr>
          <w:rFonts w:hint="eastAsia"/>
        </w:rPr>
        <w:t>。</w:t>
      </w:r>
      <w:r w:rsidR="00BA0C25">
        <w:rPr>
          <w:rFonts w:hint="eastAsia"/>
        </w:rPr>
        <w:t>不需要连续。</w:t>
      </w:r>
    </w:p>
    <w:p w14:paraId="1902CBFB" w14:textId="1321BC96" w:rsidR="00FF5D4B" w:rsidRPr="00FF5D4B" w:rsidRDefault="00FF5D4B" w:rsidP="008A4D17">
      <w:pPr>
        <w:pStyle w:val="a9"/>
        <w:numPr>
          <w:ilvl w:val="0"/>
          <w:numId w:val="8"/>
        </w:numPr>
      </w:pPr>
      <w:r>
        <w:rPr>
          <w:rFonts w:hint="eastAsia"/>
        </w:rPr>
        <w:t>最好支持</w:t>
      </w:r>
      <w:r>
        <w:rPr>
          <w:rFonts w:hint="eastAsia"/>
        </w:rPr>
        <w:t xml:space="preserve"> 1 cycle</w:t>
      </w:r>
      <w:r>
        <w:rPr>
          <w:rFonts w:hint="eastAsia"/>
        </w:rPr>
        <w:t>和滑动滤波</w:t>
      </w:r>
      <w:r w:rsidR="001E7171">
        <w:rPr>
          <w:rFonts w:hint="eastAsia"/>
        </w:rPr>
        <w:t>；如性能原因不能支持</w:t>
      </w:r>
      <w:r w:rsidR="001E7171">
        <w:rPr>
          <w:rFonts w:hint="eastAsia"/>
        </w:rPr>
        <w:t>1 cycle</w:t>
      </w:r>
      <w:r w:rsidR="001E7171">
        <w:rPr>
          <w:rFonts w:hint="eastAsia"/>
        </w:rPr>
        <w:t>，那么也不需要滑动滤波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558"/>
        <w:gridCol w:w="5490"/>
      </w:tblGrid>
      <w:tr w:rsidR="00D814C1" w14:paraId="636C04D8" w14:textId="77777777" w:rsidTr="4BDB03E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DB940" w14:textId="702B77F8" w:rsidR="00966CC1" w:rsidRDefault="007448A7" w:rsidP="00447EE0">
            <w:r>
              <w:rPr>
                <w:rFonts w:hint="eastAsia"/>
              </w:rPr>
              <w:t>参数类型</w:t>
            </w: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98B06D" w14:textId="46920E81" w:rsidR="00966CC1" w:rsidRDefault="007448A7" w:rsidP="00447EE0">
            <w:r>
              <w:rPr>
                <w:rStyle w:val="af1"/>
                <w:rFonts w:hint="eastAsia"/>
              </w:rPr>
              <w:t>参数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5402F" w14:textId="7F063E26" w:rsidR="00966CC1" w:rsidRDefault="007448A7" w:rsidP="00447EE0">
            <w:r>
              <w:rPr>
                <w:rStyle w:val="af1"/>
                <w:rFonts w:hint="eastAsia"/>
              </w:rPr>
              <w:t>备注</w:t>
            </w:r>
          </w:p>
        </w:tc>
      </w:tr>
      <w:tr w:rsidR="00D814C1" w14:paraId="49AA1DAE" w14:textId="77777777" w:rsidTr="4BDB03E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2AE08" w14:textId="17A60402" w:rsidR="00966CC1" w:rsidRDefault="007448A7" w:rsidP="007448A7"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 xml:space="preserve"> </w:t>
            </w:r>
            <w:r w:rsidR="00966CC1">
              <w:t>Frequency</w:t>
            </w: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B922A" w14:textId="77777777" w:rsidR="007448A7" w:rsidRDefault="007448A7" w:rsidP="007448A7">
            <w:r>
              <w:rPr>
                <w:rFonts w:hint="eastAsia"/>
              </w:rPr>
              <w:t>频率</w:t>
            </w:r>
          </w:p>
          <w:p w14:paraId="7BDB4165" w14:textId="77777777" w:rsidR="00966CC1" w:rsidRDefault="00966CC1" w:rsidP="00447EE0">
            <w:r>
              <w:t>Frequency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085CF" w14:textId="77777777" w:rsidR="00966CC1" w:rsidRDefault="00966CC1" w:rsidP="008A4D17">
            <w:pPr>
              <w:pStyle w:val="a9"/>
              <w:widowControl w:val="0"/>
              <w:numPr>
                <w:ilvl w:val="0"/>
                <w:numId w:val="25"/>
              </w:numPr>
              <w:spacing w:after="0" w:line="240" w:lineRule="auto"/>
              <w:jc w:val="both"/>
            </w:pPr>
            <w:r>
              <w:rPr>
                <w:rFonts w:hint="eastAsia"/>
              </w:rPr>
              <w:t>A</w:t>
            </w:r>
            <w:r>
              <w:t>ccuracy</w:t>
            </w:r>
            <w:r w:rsidRPr="003E64B0">
              <w:rPr>
                <w:highlight w:val="yellow"/>
              </w:rPr>
              <w:t xml:space="preserve">: </w:t>
            </w:r>
            <w:r w:rsidRPr="003E64B0">
              <w:rPr>
                <w:rFonts w:hint="eastAsia"/>
                <w:highlight w:val="yellow"/>
              </w:rPr>
              <w:t>0</w:t>
            </w:r>
            <w:r w:rsidRPr="003E64B0">
              <w:rPr>
                <w:highlight w:val="yellow"/>
              </w:rPr>
              <w:t>.002 Hz in 42.5 to 69 Hz</w:t>
            </w:r>
            <w:r>
              <w:t xml:space="preserve">; </w:t>
            </w:r>
            <w:r>
              <w:rPr>
                <w:rFonts w:hint="eastAsia"/>
              </w:rPr>
              <w:t>好于</w:t>
            </w:r>
            <w:r w:rsidRPr="0043203E">
              <w:t>IEC61557-12 class 0.</w:t>
            </w:r>
            <w:r>
              <w:t>02</w:t>
            </w:r>
          </w:p>
        </w:tc>
      </w:tr>
      <w:tr w:rsidR="00D814C1" w14:paraId="721FBE2F" w14:textId="77777777" w:rsidTr="4BDB03E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B2EE32" w14:textId="3AE2806A" w:rsidR="007448A7" w:rsidRDefault="000A7EA5" w:rsidP="00447EE0">
            <w:r>
              <w:rPr>
                <w:rFonts w:hint="eastAsia"/>
              </w:rPr>
              <w:t>线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地电压均方根值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（相电压）</w:t>
            </w:r>
          </w:p>
          <w:p w14:paraId="1E4180FE" w14:textId="56F47ED7" w:rsidR="00966CC1" w:rsidRDefault="00966CC1" w:rsidP="00447EE0">
            <w:r>
              <w:t xml:space="preserve">Line-to-Neutral Voltage RMS </w:t>
            </w: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20598" w14:textId="4CB99CA4" w:rsidR="000A7EA5" w:rsidRDefault="000A7EA5" w:rsidP="00447EE0">
            <w:r>
              <w:rPr>
                <w:rFonts w:hint="eastAsia"/>
              </w:rPr>
              <w:t>各相</w:t>
            </w:r>
            <w:r>
              <w:rPr>
                <w:rFonts w:hint="eastAsia"/>
              </w:rPr>
              <w:t>A/B/C</w:t>
            </w:r>
            <w:r>
              <w:rPr>
                <w:rFonts w:hint="eastAsia"/>
              </w:rPr>
              <w:t>电压，及平均值</w:t>
            </w:r>
          </w:p>
          <w:p w14:paraId="51FE4F83" w14:textId="1E653229" w:rsidR="00966CC1" w:rsidRDefault="00966CC1" w:rsidP="00447EE0">
            <w:r>
              <w:t>Va</w:t>
            </w:r>
            <w:r w:rsidR="002A5AF7">
              <w:rPr>
                <w:rFonts w:hint="eastAsia"/>
              </w:rPr>
              <w:t>n</w:t>
            </w:r>
            <w:r>
              <w:t>/Vb</w:t>
            </w:r>
            <w:r w:rsidR="002A5AF7">
              <w:rPr>
                <w:rFonts w:hint="eastAsia"/>
              </w:rPr>
              <w:t>n</w:t>
            </w:r>
            <w:r>
              <w:t>/Vc</w:t>
            </w:r>
            <w:r w:rsidR="002A5AF7">
              <w:rPr>
                <w:rFonts w:hint="eastAsia"/>
              </w:rPr>
              <w:t>n</w:t>
            </w:r>
            <w:r>
              <w:t>/Vlnavg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EB6F75" w14:textId="321691EF" w:rsidR="00966CC1" w:rsidRDefault="00966CC1" w:rsidP="008A4D17">
            <w:pPr>
              <w:pStyle w:val="a9"/>
              <w:widowControl w:val="0"/>
              <w:numPr>
                <w:ilvl w:val="0"/>
                <w:numId w:val="26"/>
              </w:numPr>
              <w:spacing w:after="0" w:line="240" w:lineRule="auto"/>
              <w:jc w:val="both"/>
            </w:pPr>
            <w:r w:rsidRPr="00E04DED">
              <w:rPr>
                <w:rFonts w:hint="eastAsia"/>
              </w:rPr>
              <w:t>A</w:t>
            </w:r>
            <w:r w:rsidRPr="00E04DED">
              <w:t xml:space="preserve">ccuracy: </w:t>
            </w:r>
            <w:r w:rsidR="006E3213" w:rsidRPr="00E04DED">
              <w:rPr>
                <w:rFonts w:hint="eastAsia"/>
              </w:rPr>
              <w:t>0.1%</w:t>
            </w:r>
          </w:p>
        </w:tc>
      </w:tr>
      <w:tr w:rsidR="00D814C1" w14:paraId="46D64E82" w14:textId="77777777" w:rsidTr="4BDB03E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691D23" w14:textId="790354A3" w:rsidR="003C11F9" w:rsidRDefault="003C11F9" w:rsidP="003C11F9">
            <w:r>
              <w:rPr>
                <w:rFonts w:hint="eastAsia"/>
              </w:rPr>
              <w:t>线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线电压均方根值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（线电压）</w:t>
            </w:r>
          </w:p>
          <w:p w14:paraId="726F8C5F" w14:textId="77777777" w:rsidR="003C11F9" w:rsidRDefault="003C11F9" w:rsidP="00447EE0"/>
          <w:p w14:paraId="46CFF361" w14:textId="3E843EF1" w:rsidR="00966CC1" w:rsidRDefault="00966CC1" w:rsidP="00447EE0">
            <w:r>
              <w:t xml:space="preserve">Line-to-Line Voltage RMS </w:t>
            </w: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27CD75" w14:textId="11751816" w:rsidR="003C11F9" w:rsidRDefault="003C11F9" w:rsidP="00447EE0">
            <w:r>
              <w:rPr>
                <w:rFonts w:hint="eastAsia"/>
              </w:rPr>
              <w:t>各线间</w:t>
            </w:r>
            <w:r>
              <w:rPr>
                <w:rFonts w:hint="eastAsia"/>
              </w:rPr>
              <w:t>AB/BC/CA</w:t>
            </w:r>
            <w:r>
              <w:rPr>
                <w:rFonts w:hint="eastAsia"/>
              </w:rPr>
              <w:t>电压，及平均值</w:t>
            </w:r>
          </w:p>
          <w:p w14:paraId="32B8B611" w14:textId="0D2AC72D" w:rsidR="00966CC1" w:rsidRDefault="00966CC1" w:rsidP="00447EE0">
            <w:r>
              <w:t>Vab/Vbc/Vca/Vllavg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510916" w14:textId="28CA5D6C" w:rsidR="00966CC1" w:rsidRDefault="00E04DED" w:rsidP="008A4D17">
            <w:pPr>
              <w:pStyle w:val="a9"/>
              <w:widowControl w:val="0"/>
              <w:numPr>
                <w:ilvl w:val="0"/>
                <w:numId w:val="27"/>
              </w:numPr>
              <w:spacing w:after="0" w:line="240" w:lineRule="auto"/>
              <w:contextualSpacing w:val="0"/>
              <w:jc w:val="both"/>
            </w:pPr>
            <w:r w:rsidRPr="00E04DED">
              <w:rPr>
                <w:rFonts w:hint="eastAsia"/>
              </w:rPr>
              <w:t>A</w:t>
            </w:r>
            <w:r w:rsidRPr="00E04DED">
              <w:t xml:space="preserve">ccuracy: </w:t>
            </w:r>
            <w:r w:rsidRPr="00E04DED">
              <w:rPr>
                <w:rFonts w:hint="eastAsia"/>
              </w:rPr>
              <w:t>0.1%</w:t>
            </w:r>
          </w:p>
        </w:tc>
      </w:tr>
      <w:tr w:rsidR="00D814C1" w14:paraId="33187D90" w14:textId="77777777" w:rsidTr="4BDB03E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2A5C2" w14:textId="69725CFC" w:rsidR="004C7F4D" w:rsidRDefault="004C7F4D" w:rsidP="00447EE0">
            <w:r>
              <w:rPr>
                <w:rFonts w:hint="eastAsia"/>
              </w:rPr>
              <w:lastRenderedPageBreak/>
              <w:t>线电流均方根值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（线流）</w:t>
            </w:r>
          </w:p>
          <w:p w14:paraId="268EAFF0" w14:textId="713BFAD5" w:rsidR="00966CC1" w:rsidRDefault="00966CC1" w:rsidP="00447EE0">
            <w:r>
              <w:t xml:space="preserve">Line Current RMS </w:t>
            </w: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B6C43" w14:textId="20DD3E3E" w:rsidR="00C012F4" w:rsidRPr="00030A97" w:rsidRDefault="00C012F4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 w:rsidRPr="00205A54">
              <w:rPr>
                <w:rFonts w:ascii="宋体" w:eastAsia="宋体" w:hAnsi="宋体" w:cs="宋体" w:hint="eastAsia"/>
              </w:rPr>
              <w:t>24路</w:t>
            </w:r>
            <w:r>
              <w:rPr>
                <w:rFonts w:ascii="宋体" w:eastAsia="宋体" w:hAnsi="宋体" w:cs="宋体" w:hint="eastAsia"/>
              </w:rPr>
              <w:t>电流输入对应的</w:t>
            </w:r>
            <w:r w:rsidRPr="00030A97">
              <w:rPr>
                <w:rFonts w:ascii="宋体" w:eastAsia="宋体" w:hAnsi="宋体" w:cs="宋体" w:hint="eastAsia"/>
              </w:rPr>
              <w:t>电流</w:t>
            </w:r>
          </w:p>
          <w:p w14:paraId="15BC3968" w14:textId="37A599CB" w:rsidR="00C012F4" w:rsidRPr="00030A97" w:rsidRDefault="00C012F4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12个用户对应</w:t>
            </w:r>
            <w:r w:rsidRPr="00030A97">
              <w:rPr>
                <w:rFonts w:ascii="宋体" w:eastAsia="宋体" w:hAnsi="宋体" w:cs="宋体" w:hint="eastAsia"/>
              </w:rPr>
              <w:t>平均电流</w:t>
            </w:r>
          </w:p>
          <w:p w14:paraId="3863D55E" w14:textId="40674370" w:rsidR="0037152C" w:rsidRPr="0037152C" w:rsidRDefault="00C012F4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A/B/C相</w:t>
            </w:r>
            <w:r w:rsidR="0037152C">
              <w:rPr>
                <w:rFonts w:ascii="宋体" w:eastAsia="宋体" w:hAnsi="宋体" w:cs="宋体" w:hint="eastAsia"/>
              </w:rPr>
              <w:t>电流</w:t>
            </w:r>
          </w:p>
          <w:p w14:paraId="4B005471" w14:textId="3674D0B8" w:rsidR="00966CC1" w:rsidRPr="00C012F4" w:rsidRDefault="0037152C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系统</w:t>
            </w:r>
            <w:r w:rsidR="00462030">
              <w:rPr>
                <w:rFonts w:ascii="宋体" w:eastAsia="宋体" w:hAnsi="宋体" w:cs="宋体" w:hint="eastAsia"/>
              </w:rPr>
              <w:t>三相平均</w:t>
            </w:r>
            <w:r>
              <w:rPr>
                <w:rFonts w:ascii="宋体" w:eastAsia="宋体" w:hAnsi="宋体" w:cs="宋体" w:hint="eastAsia"/>
              </w:rPr>
              <w:t>平均电流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FF381D" w14:textId="6243AA6C" w:rsidR="00966CC1" w:rsidRDefault="00966CC1" w:rsidP="008A4D17">
            <w:pPr>
              <w:pStyle w:val="a9"/>
              <w:widowControl w:val="0"/>
              <w:numPr>
                <w:ilvl w:val="0"/>
                <w:numId w:val="28"/>
              </w:numPr>
              <w:spacing w:after="0" w:line="240" w:lineRule="auto"/>
              <w:jc w:val="both"/>
            </w:pPr>
            <w:r>
              <w:rPr>
                <w:rFonts w:hint="eastAsia"/>
              </w:rPr>
              <w:t>A</w:t>
            </w:r>
            <w:r>
              <w:t xml:space="preserve">ccuracy: </w:t>
            </w:r>
            <w:r w:rsidR="009B7C3A">
              <w:rPr>
                <w:rFonts w:hint="eastAsia"/>
              </w:rPr>
              <w:t>0.1%</w:t>
            </w:r>
          </w:p>
        </w:tc>
      </w:tr>
      <w:tr w:rsidR="00D814C1" w14:paraId="41A3DEE1" w14:textId="77777777" w:rsidTr="4BDB03E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CA584" w14:textId="77FE3B92" w:rsidR="00257085" w:rsidRDefault="00257085" w:rsidP="00447EE0">
            <w:r>
              <w:rPr>
                <w:rFonts w:hint="eastAsia"/>
              </w:rPr>
              <w:t>有功功率</w:t>
            </w:r>
          </w:p>
          <w:p w14:paraId="4D95CCA9" w14:textId="7DBF632D" w:rsidR="00966CC1" w:rsidRDefault="00966CC1" w:rsidP="00447EE0">
            <w:r>
              <w:t>Active Power</w:t>
            </w: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C1614" w14:textId="00BCE579" w:rsidR="00B9549E" w:rsidRPr="00030A97" w:rsidRDefault="00B9549E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 w:rsidRPr="00205A54">
              <w:rPr>
                <w:rFonts w:ascii="宋体" w:eastAsia="宋体" w:hAnsi="宋体" w:cs="宋体" w:hint="eastAsia"/>
              </w:rPr>
              <w:t>24路</w:t>
            </w:r>
            <w:r>
              <w:rPr>
                <w:rFonts w:ascii="宋体" w:eastAsia="宋体" w:hAnsi="宋体" w:cs="宋体" w:hint="eastAsia"/>
              </w:rPr>
              <w:t>电流输入对应的有功功率</w:t>
            </w:r>
          </w:p>
          <w:p w14:paraId="15E7D070" w14:textId="348725B2" w:rsidR="00B9549E" w:rsidRPr="00030A97" w:rsidRDefault="00B9549E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12个用户对应有功功率</w:t>
            </w:r>
          </w:p>
          <w:p w14:paraId="7965E955" w14:textId="7681F962" w:rsidR="00B9549E" w:rsidRPr="00B9549E" w:rsidRDefault="00B9549E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宋体" w:eastAsia="宋体" w:hAnsi="宋体" w:cs="宋体" w:hint="eastAsia"/>
              </w:rPr>
              <w:t>A/B/C相有功功率</w:t>
            </w:r>
          </w:p>
          <w:p w14:paraId="06D956F3" w14:textId="04F9D145" w:rsidR="00966CC1" w:rsidRDefault="00B9549E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宋体" w:eastAsia="宋体" w:hAnsi="宋体" w:cs="宋体" w:hint="eastAsia"/>
              </w:rPr>
              <w:t>系统总有功功率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A0AF9" w14:textId="3A5732BE" w:rsidR="00966CC1" w:rsidRDefault="00966CC1" w:rsidP="008A4D17">
            <w:pPr>
              <w:pStyle w:val="a9"/>
              <w:widowControl w:val="0"/>
              <w:numPr>
                <w:ilvl w:val="0"/>
                <w:numId w:val="29"/>
              </w:numPr>
              <w:spacing w:after="0" w:line="240" w:lineRule="auto"/>
              <w:contextualSpacing w:val="0"/>
              <w:jc w:val="both"/>
            </w:pPr>
            <w:r w:rsidRPr="00BE47D6">
              <w:rPr>
                <w:highlight w:val="yellow"/>
              </w:rPr>
              <w:t>IEC61557-12 class 0.</w:t>
            </w:r>
            <w:r w:rsidR="009B7C3A">
              <w:rPr>
                <w:rFonts w:hint="eastAsia"/>
              </w:rPr>
              <w:t>2</w:t>
            </w:r>
          </w:p>
        </w:tc>
      </w:tr>
      <w:tr w:rsidR="00D814C1" w14:paraId="1A65E1FA" w14:textId="77777777" w:rsidTr="4BDB03E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018F0E" w14:textId="1CD9F630" w:rsidR="00D53D62" w:rsidRDefault="00D53D62" w:rsidP="00447EE0">
            <w:r>
              <w:rPr>
                <w:rFonts w:hint="eastAsia"/>
              </w:rPr>
              <w:t>无功功率</w:t>
            </w:r>
          </w:p>
          <w:p w14:paraId="46AA3135" w14:textId="5661B8F6" w:rsidR="00966CC1" w:rsidRDefault="00966CC1" w:rsidP="00447EE0">
            <w:r>
              <w:t>Reactive Power</w:t>
            </w: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09D3E" w14:textId="310BBA58" w:rsidR="002D7751" w:rsidRPr="00030A97" w:rsidRDefault="002D7751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 w:rsidRPr="00205A54">
              <w:rPr>
                <w:rFonts w:ascii="宋体" w:eastAsia="宋体" w:hAnsi="宋体" w:cs="宋体" w:hint="eastAsia"/>
              </w:rPr>
              <w:t>24路</w:t>
            </w:r>
            <w:r>
              <w:rPr>
                <w:rFonts w:ascii="宋体" w:eastAsia="宋体" w:hAnsi="宋体" w:cs="宋体" w:hint="eastAsia"/>
              </w:rPr>
              <w:t>电流输入对应的无功功率</w:t>
            </w:r>
          </w:p>
          <w:p w14:paraId="064CFEE9" w14:textId="494DAB32" w:rsidR="002D7751" w:rsidRPr="00030A97" w:rsidRDefault="002D7751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12个用户对应无功功率</w:t>
            </w:r>
          </w:p>
          <w:p w14:paraId="78CDCCC8" w14:textId="528DC454" w:rsidR="002D7751" w:rsidRPr="002D7751" w:rsidRDefault="002D7751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宋体" w:eastAsia="宋体" w:hAnsi="宋体" w:cs="宋体" w:hint="eastAsia"/>
              </w:rPr>
              <w:t>A/B/C相</w:t>
            </w:r>
            <w:r w:rsidR="00DF34A6">
              <w:rPr>
                <w:rFonts w:ascii="宋体" w:eastAsia="宋体" w:hAnsi="宋体" w:cs="宋体" w:hint="eastAsia"/>
              </w:rPr>
              <w:t>无</w:t>
            </w:r>
            <w:r>
              <w:rPr>
                <w:rFonts w:ascii="宋体" w:eastAsia="宋体" w:hAnsi="宋体" w:cs="宋体" w:hint="eastAsia"/>
              </w:rPr>
              <w:t>功功率</w:t>
            </w:r>
          </w:p>
          <w:p w14:paraId="0A2EA56F" w14:textId="4A473902" w:rsidR="00966CC1" w:rsidRDefault="002D7751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宋体" w:eastAsia="宋体" w:hAnsi="宋体" w:cs="宋体" w:hint="eastAsia"/>
              </w:rPr>
              <w:t>系统总</w:t>
            </w:r>
            <w:r w:rsidR="00DF34A6">
              <w:rPr>
                <w:rFonts w:ascii="宋体" w:eastAsia="宋体" w:hAnsi="宋体" w:cs="宋体" w:hint="eastAsia"/>
              </w:rPr>
              <w:t>无</w:t>
            </w:r>
            <w:r>
              <w:rPr>
                <w:rFonts w:ascii="宋体" w:eastAsia="宋体" w:hAnsi="宋体" w:cs="宋体" w:hint="eastAsia"/>
              </w:rPr>
              <w:t>功功率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CB215C" w14:textId="77777777" w:rsidR="00A43A01" w:rsidRDefault="00A43A01" w:rsidP="008A4D17">
            <w:pPr>
              <w:pStyle w:val="a9"/>
              <w:widowControl w:val="0"/>
              <w:numPr>
                <w:ilvl w:val="0"/>
                <w:numId w:val="30"/>
              </w:numPr>
              <w:spacing w:after="0" w:line="240" w:lineRule="auto"/>
              <w:contextualSpacing w:val="0"/>
              <w:jc w:val="both"/>
            </w:pPr>
            <w:r>
              <w:rPr>
                <w:rFonts w:hint="eastAsia"/>
              </w:rPr>
              <w:t>可配置算法</w:t>
            </w:r>
          </w:p>
          <w:p w14:paraId="74A733FC" w14:textId="08307171" w:rsidR="00A43A01" w:rsidRDefault="005639A0" w:rsidP="008A4D17">
            <w:pPr>
              <w:pStyle w:val="a9"/>
              <w:widowControl w:val="0"/>
              <w:numPr>
                <w:ilvl w:val="1"/>
                <w:numId w:val="30"/>
              </w:numPr>
              <w:spacing w:after="0" w:line="240" w:lineRule="auto"/>
              <w:contextualSpacing w:val="0"/>
              <w:jc w:val="both"/>
            </w:pPr>
            <w:r>
              <w:rPr>
                <w:rFonts w:hint="eastAsia"/>
              </w:rPr>
              <w:t>真无功</w:t>
            </w:r>
            <w:r w:rsidR="00966CC1">
              <w:t>True reactive power</w:t>
            </w:r>
          </w:p>
          <w:p w14:paraId="59915041" w14:textId="36519AC8" w:rsidR="00966CC1" w:rsidRDefault="005639A0" w:rsidP="008A4D17">
            <w:pPr>
              <w:pStyle w:val="a9"/>
              <w:widowControl w:val="0"/>
              <w:numPr>
                <w:ilvl w:val="1"/>
                <w:numId w:val="30"/>
              </w:numPr>
              <w:spacing w:after="0" w:line="240" w:lineRule="auto"/>
              <w:contextualSpacing w:val="0"/>
              <w:jc w:val="both"/>
            </w:pPr>
            <w:r>
              <w:rPr>
                <w:rFonts w:hint="eastAsia"/>
              </w:rPr>
              <w:t>广义无功</w:t>
            </w:r>
            <w:r w:rsidR="00A43A01">
              <w:rPr>
                <w:rFonts w:hint="eastAsia"/>
              </w:rPr>
              <w:t>G</w:t>
            </w:r>
            <w:r w:rsidR="00966CC1">
              <w:t>eneralized reactive power</w:t>
            </w:r>
          </w:p>
          <w:p w14:paraId="36C0B82A" w14:textId="77777777" w:rsidR="00966CC1" w:rsidRDefault="00966CC1" w:rsidP="008A4D17">
            <w:pPr>
              <w:pStyle w:val="a9"/>
              <w:widowControl w:val="0"/>
              <w:numPr>
                <w:ilvl w:val="0"/>
                <w:numId w:val="30"/>
              </w:numPr>
              <w:spacing w:after="0" w:line="240" w:lineRule="auto"/>
              <w:contextualSpacing w:val="0"/>
              <w:jc w:val="both"/>
            </w:pPr>
            <w:r>
              <w:t>Accuracy 0.2%</w:t>
            </w:r>
          </w:p>
        </w:tc>
      </w:tr>
      <w:tr w:rsidR="00D814C1" w14:paraId="33090505" w14:textId="77777777" w:rsidTr="4BDB03E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CCF3C" w14:textId="14B6B907" w:rsidR="00D53D62" w:rsidRDefault="00D53D62" w:rsidP="00447EE0">
            <w:r>
              <w:rPr>
                <w:rFonts w:hint="eastAsia"/>
              </w:rPr>
              <w:t>视在功率</w:t>
            </w:r>
          </w:p>
          <w:p w14:paraId="519AE892" w14:textId="70C64AB4" w:rsidR="00966CC1" w:rsidRDefault="00966CC1" w:rsidP="00447EE0">
            <w:r>
              <w:t>Apparent Power</w:t>
            </w: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C224F" w14:textId="21CB23E4" w:rsidR="00DF34A6" w:rsidRPr="00030A97" w:rsidRDefault="00DF34A6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 w:rsidRPr="00205A54">
              <w:rPr>
                <w:rFonts w:ascii="宋体" w:eastAsia="宋体" w:hAnsi="宋体" w:cs="宋体" w:hint="eastAsia"/>
              </w:rPr>
              <w:t>24路</w:t>
            </w:r>
            <w:r>
              <w:rPr>
                <w:rFonts w:ascii="宋体" w:eastAsia="宋体" w:hAnsi="宋体" w:cs="宋体" w:hint="eastAsia"/>
              </w:rPr>
              <w:t>电流输入对应的视在功率</w:t>
            </w:r>
          </w:p>
          <w:p w14:paraId="214D0CF0" w14:textId="309FC6D3" w:rsidR="00DF34A6" w:rsidRPr="00030A97" w:rsidRDefault="00DF34A6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12个用户对应视在功率</w:t>
            </w:r>
          </w:p>
          <w:p w14:paraId="1C783E45" w14:textId="77777777" w:rsidR="00DF34A6" w:rsidRPr="00DF34A6" w:rsidRDefault="00DF34A6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宋体" w:eastAsia="宋体" w:hAnsi="宋体" w:cs="宋体" w:hint="eastAsia"/>
              </w:rPr>
              <w:t>A/B/C相无功功率</w:t>
            </w:r>
          </w:p>
          <w:p w14:paraId="3ED8FE15" w14:textId="71477AFA" w:rsidR="00966CC1" w:rsidRDefault="00DF34A6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宋体" w:eastAsia="宋体" w:hAnsi="宋体" w:cs="宋体" w:hint="eastAsia"/>
              </w:rPr>
              <w:t>系统总视在功率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C7388" w14:textId="77777777" w:rsidR="00966CC1" w:rsidRDefault="00966CC1" w:rsidP="008A4D17">
            <w:pPr>
              <w:pStyle w:val="a9"/>
              <w:widowControl w:val="0"/>
              <w:numPr>
                <w:ilvl w:val="0"/>
                <w:numId w:val="31"/>
              </w:numPr>
              <w:spacing w:after="0" w:line="240" w:lineRule="auto"/>
              <w:contextualSpacing w:val="0"/>
              <w:jc w:val="both"/>
            </w:pPr>
            <w:r>
              <w:rPr>
                <w:rFonts w:hint="eastAsia"/>
              </w:rPr>
              <w:t>A</w:t>
            </w:r>
            <w:r>
              <w:t>ccuracy 0.2%</w:t>
            </w:r>
          </w:p>
        </w:tc>
      </w:tr>
      <w:tr w:rsidR="00D814C1" w14:paraId="28DAD685" w14:textId="77777777" w:rsidTr="4BDB03E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5A491" w14:textId="55C0166B" w:rsidR="00E86288" w:rsidRDefault="00E86288" w:rsidP="00447EE0">
            <w:r>
              <w:rPr>
                <w:rFonts w:hint="eastAsia"/>
              </w:rPr>
              <w:lastRenderedPageBreak/>
              <w:t>功率因数</w:t>
            </w:r>
          </w:p>
          <w:p w14:paraId="7C1257C5" w14:textId="516029EF" w:rsidR="00966CC1" w:rsidRDefault="00966CC1" w:rsidP="00447EE0">
            <w:r>
              <w:t>Power Factor</w:t>
            </w: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6C618" w14:textId="59F926AD" w:rsidR="00614F15" w:rsidRPr="00030A97" w:rsidRDefault="00614F15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 w:rsidRPr="00205A54">
              <w:rPr>
                <w:rFonts w:ascii="宋体" w:eastAsia="宋体" w:hAnsi="宋体" w:cs="宋体" w:hint="eastAsia"/>
              </w:rPr>
              <w:t>24路</w:t>
            </w:r>
            <w:r>
              <w:rPr>
                <w:rFonts w:ascii="宋体" w:eastAsia="宋体" w:hAnsi="宋体" w:cs="宋体" w:hint="eastAsia"/>
              </w:rPr>
              <w:t>电流输入对应的</w:t>
            </w:r>
            <w:r w:rsidR="009B3FA1">
              <w:rPr>
                <w:rFonts w:ascii="宋体" w:eastAsia="宋体" w:hAnsi="宋体" w:cs="宋体" w:hint="eastAsia"/>
              </w:rPr>
              <w:t>功率因数</w:t>
            </w:r>
          </w:p>
          <w:p w14:paraId="41DA3E17" w14:textId="5992EC15" w:rsidR="00614F15" w:rsidRPr="00030A97" w:rsidRDefault="00614F15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12个用户对应</w:t>
            </w:r>
            <w:r w:rsidR="00384524">
              <w:rPr>
                <w:rFonts w:ascii="宋体" w:eastAsia="宋体" w:hAnsi="宋体" w:cs="宋体" w:hint="eastAsia"/>
              </w:rPr>
              <w:t>功率因数</w:t>
            </w:r>
          </w:p>
          <w:p w14:paraId="3DFAD381" w14:textId="77777777" w:rsidR="00384524" w:rsidRPr="00384524" w:rsidRDefault="00614F15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宋体" w:eastAsia="宋体" w:hAnsi="宋体" w:cs="宋体" w:hint="eastAsia"/>
              </w:rPr>
              <w:t>A/B/C相</w:t>
            </w:r>
            <w:r w:rsidR="00384524">
              <w:rPr>
                <w:rFonts w:ascii="宋体" w:eastAsia="宋体" w:hAnsi="宋体" w:cs="宋体" w:hint="eastAsia"/>
              </w:rPr>
              <w:t>功率因数</w:t>
            </w:r>
          </w:p>
          <w:p w14:paraId="66BE214B" w14:textId="034BD615" w:rsidR="00966CC1" w:rsidRDefault="00614F15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宋体" w:eastAsia="宋体" w:hAnsi="宋体" w:cs="宋体" w:hint="eastAsia"/>
              </w:rPr>
              <w:t>系统总</w:t>
            </w:r>
            <w:r w:rsidR="00384524">
              <w:rPr>
                <w:rFonts w:ascii="宋体" w:eastAsia="宋体" w:hAnsi="宋体" w:cs="宋体" w:hint="eastAsia"/>
              </w:rPr>
              <w:t>功率因数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1328AA" w14:textId="5BE80A5F" w:rsidR="00AE65FD" w:rsidRDefault="00AE65FD" w:rsidP="008A4D17">
            <w:pPr>
              <w:pStyle w:val="a9"/>
              <w:widowControl w:val="0"/>
              <w:numPr>
                <w:ilvl w:val="0"/>
                <w:numId w:val="32"/>
              </w:numPr>
              <w:spacing w:after="0" w:line="240" w:lineRule="auto"/>
              <w:contextualSpacing w:val="0"/>
              <w:jc w:val="both"/>
            </w:pPr>
            <w:r>
              <w:rPr>
                <w:rFonts w:hint="eastAsia"/>
              </w:rPr>
              <w:t>可配置格式</w:t>
            </w:r>
          </w:p>
          <w:p w14:paraId="78FADF26" w14:textId="7A7E912E" w:rsidR="00AE65FD" w:rsidRDefault="00966CC1" w:rsidP="008A4D17">
            <w:pPr>
              <w:pStyle w:val="a9"/>
              <w:widowControl w:val="0"/>
              <w:numPr>
                <w:ilvl w:val="1"/>
                <w:numId w:val="32"/>
              </w:numPr>
              <w:spacing w:after="0" w:line="240" w:lineRule="auto"/>
              <w:contextualSpacing w:val="0"/>
              <w:jc w:val="both"/>
            </w:pPr>
            <w:r>
              <w:t>IEC</w:t>
            </w:r>
            <w:r w:rsidR="00AE65FD">
              <w:t xml:space="preserve"> convention</w:t>
            </w:r>
          </w:p>
          <w:p w14:paraId="2F3B5D87" w14:textId="169F5133" w:rsidR="00966CC1" w:rsidRDefault="00966CC1" w:rsidP="008A4D17">
            <w:pPr>
              <w:pStyle w:val="a9"/>
              <w:widowControl w:val="0"/>
              <w:numPr>
                <w:ilvl w:val="1"/>
                <w:numId w:val="32"/>
              </w:numPr>
              <w:spacing w:after="0" w:line="240" w:lineRule="auto"/>
              <w:contextualSpacing w:val="0"/>
              <w:jc w:val="both"/>
            </w:pPr>
            <w:r>
              <w:t>IEEE convention</w:t>
            </w:r>
          </w:p>
          <w:p w14:paraId="1BAEE40C" w14:textId="6E371AA6" w:rsidR="00D814C1" w:rsidRDefault="59F755F1" w:rsidP="008A4D17">
            <w:pPr>
              <w:pStyle w:val="a9"/>
              <w:widowControl w:val="0"/>
              <w:numPr>
                <w:ilvl w:val="1"/>
                <w:numId w:val="32"/>
              </w:numPr>
              <w:spacing w:after="0" w:line="240" w:lineRule="auto"/>
              <w:jc w:val="both"/>
            </w:pPr>
            <w:r>
              <w:rPr>
                <w:noProof/>
              </w:rPr>
              <w:drawing>
                <wp:inline distT="0" distB="0" distL="0" distR="0" wp14:anchorId="341CF09A" wp14:editId="2B4B3634">
                  <wp:extent cx="2227166" cy="1252066"/>
                  <wp:effectExtent l="0" t="0" r="1905" b="0"/>
                  <wp:docPr id="1500051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166" cy="125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FCCA7" w14:textId="77777777" w:rsidR="00966CC1" w:rsidRDefault="00966CC1" w:rsidP="008A4D17">
            <w:pPr>
              <w:pStyle w:val="a9"/>
              <w:widowControl w:val="0"/>
              <w:numPr>
                <w:ilvl w:val="0"/>
                <w:numId w:val="32"/>
              </w:numPr>
              <w:spacing w:after="0" w:line="240" w:lineRule="auto"/>
              <w:contextualSpacing w:val="0"/>
              <w:jc w:val="both"/>
            </w:pPr>
            <w:r w:rsidRPr="00E743F7">
              <w:rPr>
                <w:highlight w:val="yellow"/>
              </w:rPr>
              <w:t>Accuracy 0.2%</w:t>
            </w:r>
          </w:p>
        </w:tc>
      </w:tr>
      <w:tr w:rsidR="00D814C1" w14:paraId="776FFA7D" w14:textId="77777777" w:rsidTr="4BDB03E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67187" w14:textId="1F715F95" w:rsidR="00A64A52" w:rsidRDefault="00A64A52" w:rsidP="00A64A52">
            <w:r>
              <w:rPr>
                <w:rFonts w:hint="eastAsia"/>
              </w:rPr>
              <w:t>负载特性</w:t>
            </w:r>
          </w:p>
          <w:p w14:paraId="6E647A77" w14:textId="0E16FF22" w:rsidR="00966CC1" w:rsidRDefault="00A64A52" w:rsidP="00A64A52">
            <w:r>
              <w:rPr>
                <w:rFonts w:hint="eastAsia"/>
              </w:rPr>
              <w:t>Load Nature (</w:t>
            </w:r>
            <w:r w:rsidR="00966CC1">
              <w:t>RLC</w:t>
            </w:r>
            <w:r>
              <w:rPr>
                <w:rFonts w:hint="eastAsia"/>
              </w:rPr>
              <w:t>)</w:t>
            </w: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97B43" w14:textId="131E63AB" w:rsidR="00614F15" w:rsidRPr="00030A97" w:rsidRDefault="00614F15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 w:rsidRPr="00205A54">
              <w:rPr>
                <w:rFonts w:ascii="宋体" w:eastAsia="宋体" w:hAnsi="宋体" w:cs="宋体" w:hint="eastAsia"/>
              </w:rPr>
              <w:t>24路</w:t>
            </w:r>
            <w:r>
              <w:rPr>
                <w:rFonts w:ascii="宋体" w:eastAsia="宋体" w:hAnsi="宋体" w:cs="宋体" w:hint="eastAsia"/>
              </w:rPr>
              <w:t>电流输入对应的</w:t>
            </w:r>
            <w:r w:rsidR="00142256">
              <w:rPr>
                <w:rFonts w:ascii="宋体" w:eastAsia="宋体" w:hAnsi="宋体" w:cs="宋体" w:hint="eastAsia"/>
              </w:rPr>
              <w:t>负载特性</w:t>
            </w:r>
          </w:p>
          <w:p w14:paraId="229A7429" w14:textId="1FFF818D" w:rsidR="00614F15" w:rsidRPr="00030A97" w:rsidRDefault="00614F15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>
              <w:rPr>
                <w:rFonts w:ascii="宋体" w:eastAsia="宋体" w:hAnsi="宋体" w:cs="宋体" w:hint="eastAsia"/>
              </w:rPr>
              <w:t>12个用户对应</w:t>
            </w:r>
            <w:r w:rsidR="00142256">
              <w:rPr>
                <w:rFonts w:ascii="宋体" w:eastAsia="宋体" w:hAnsi="宋体" w:cs="宋体" w:hint="eastAsia"/>
              </w:rPr>
              <w:t>负载特性</w:t>
            </w:r>
          </w:p>
          <w:p w14:paraId="07712B37" w14:textId="77777777" w:rsidR="00142256" w:rsidRPr="00142256" w:rsidRDefault="00614F15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宋体" w:eastAsia="宋体" w:hAnsi="宋体" w:cs="宋体" w:hint="eastAsia"/>
              </w:rPr>
              <w:t>A/B/C相</w:t>
            </w:r>
            <w:r w:rsidR="00142256">
              <w:rPr>
                <w:rFonts w:ascii="宋体" w:eastAsia="宋体" w:hAnsi="宋体" w:cs="宋体" w:hint="eastAsia"/>
              </w:rPr>
              <w:t>负载特性</w:t>
            </w:r>
          </w:p>
          <w:p w14:paraId="1FBB1261" w14:textId="076FE64D" w:rsidR="00966CC1" w:rsidRDefault="00614F15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ascii="宋体" w:eastAsia="宋体" w:hAnsi="宋体" w:cs="宋体" w:hint="eastAsia"/>
              </w:rPr>
              <w:t>系统总</w:t>
            </w:r>
            <w:r w:rsidR="00142256">
              <w:rPr>
                <w:rFonts w:ascii="宋体" w:eastAsia="宋体" w:hAnsi="宋体" w:cs="宋体" w:hint="eastAsia"/>
              </w:rPr>
              <w:t>负载特性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BCE37C" w14:textId="16BA31CA" w:rsidR="00966CC1" w:rsidRDefault="00966CC1" w:rsidP="00613D97">
            <w:pPr>
              <w:widowControl w:val="0"/>
              <w:spacing w:after="0" w:line="240" w:lineRule="auto"/>
              <w:jc w:val="both"/>
            </w:pPr>
          </w:p>
        </w:tc>
      </w:tr>
      <w:tr w:rsidR="00D814C1" w14:paraId="4936ABA1" w14:textId="77777777" w:rsidTr="4BDB03E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9FE6C" w14:textId="31D9E0B9" w:rsidR="00A63767" w:rsidRDefault="00A63767" w:rsidP="00447EE0">
            <w:r>
              <w:rPr>
                <w:rFonts w:hint="eastAsia"/>
              </w:rPr>
              <w:t>相角</w:t>
            </w:r>
          </w:p>
          <w:p w14:paraId="1DE98393" w14:textId="390D4698" w:rsidR="00966CC1" w:rsidRDefault="00966CC1" w:rsidP="00447EE0">
            <w:r>
              <w:t>phase angle</w:t>
            </w: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9631D" w14:textId="5EB68E03" w:rsidR="00966CC1" w:rsidRDefault="00A63767" w:rsidP="00A63767"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Va</w:t>
            </w:r>
            <w:r>
              <w:rPr>
                <w:rFonts w:hint="eastAsia"/>
              </w:rPr>
              <w:t>为参考，</w:t>
            </w:r>
            <w:r>
              <w:rPr>
                <w:rFonts w:hint="eastAsia"/>
              </w:rPr>
              <w:t>Vb</w:t>
            </w:r>
            <w:r w:rsidR="00A37A25">
              <w:rPr>
                <w:rFonts w:hint="eastAsia"/>
              </w:rPr>
              <w:t>/Vc/</w:t>
            </w:r>
            <w:r w:rsidR="0095545E">
              <w:rPr>
                <w:rFonts w:hint="eastAsia"/>
              </w:rPr>
              <w:t>I1-I24</w:t>
            </w:r>
            <w:r w:rsidR="00A37A25">
              <w:rPr>
                <w:rFonts w:hint="eastAsia"/>
              </w:rPr>
              <w:t>的角度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B1663" w14:textId="77777777" w:rsidR="00966CC1" w:rsidRDefault="00966CC1" w:rsidP="008A4D17">
            <w:pPr>
              <w:pStyle w:val="a9"/>
              <w:widowControl w:val="0"/>
              <w:numPr>
                <w:ilvl w:val="0"/>
                <w:numId w:val="34"/>
              </w:numPr>
              <w:spacing w:after="0" w:line="240" w:lineRule="auto"/>
              <w:jc w:val="both"/>
            </w:pPr>
            <w:r w:rsidRPr="00A24CA3">
              <w:rPr>
                <w:rFonts w:hint="eastAsia"/>
                <w:highlight w:val="yellow"/>
              </w:rPr>
              <w:t>A</w:t>
            </w:r>
            <w:r w:rsidRPr="00A24CA3">
              <w:rPr>
                <w:highlight w:val="yellow"/>
              </w:rPr>
              <w:t>ccuracy: 0.1%</w:t>
            </w:r>
          </w:p>
        </w:tc>
      </w:tr>
      <w:tr w:rsidR="00D814C1" w14:paraId="4E8A0926" w14:textId="77777777" w:rsidTr="4BDB03E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02EA9" w14:textId="71B5D8DD" w:rsidR="00EB7A76" w:rsidRDefault="00EB7A76" w:rsidP="00447EE0">
            <w:r>
              <w:rPr>
                <w:rFonts w:hint="eastAsia"/>
              </w:rPr>
              <w:t>各次谐波</w:t>
            </w:r>
          </w:p>
          <w:p w14:paraId="51632D42" w14:textId="44DC28A6" w:rsidR="00966CC1" w:rsidRDefault="00966CC1" w:rsidP="00447EE0">
            <w:r>
              <w:t>Individual Harmonics</w:t>
            </w: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D6C87" w14:textId="5C2940F0" w:rsidR="00EB7A76" w:rsidRDefault="00EB7A76" w:rsidP="008A4D17">
            <w:pPr>
              <w:pStyle w:val="a9"/>
              <w:widowControl w:val="0"/>
              <w:numPr>
                <w:ilvl w:val="0"/>
                <w:numId w:val="33"/>
              </w:numPr>
              <w:spacing w:after="0" w:line="240" w:lineRule="auto"/>
              <w:jc w:val="both"/>
            </w:pPr>
            <w:r>
              <w:rPr>
                <w:rFonts w:hint="eastAsia"/>
              </w:rPr>
              <w:t>对于各电压电流</w:t>
            </w:r>
            <w:r w:rsidR="00AB4FA3">
              <w:rPr>
                <w:rFonts w:hint="eastAsia"/>
              </w:rPr>
              <w:t>，测量</w:t>
            </w:r>
            <w:r w:rsidR="00AB4FA3">
              <w:rPr>
                <w:rFonts w:hint="eastAsia"/>
              </w:rPr>
              <w:t>2-</w:t>
            </w:r>
            <w:r w:rsidR="00A0583D">
              <w:rPr>
                <w:rFonts w:hint="eastAsia"/>
              </w:rPr>
              <w:t>31</w:t>
            </w:r>
            <w:r w:rsidR="00AB4FA3">
              <w:rPr>
                <w:rFonts w:hint="eastAsia"/>
              </w:rPr>
              <w:t>次谐波</w:t>
            </w:r>
            <w:r w:rsidR="00A0583D">
              <w:rPr>
                <w:rFonts w:hint="eastAsia"/>
              </w:rPr>
              <w:t>（或</w:t>
            </w:r>
            <w:r w:rsidR="00A0583D">
              <w:rPr>
                <w:rFonts w:hint="eastAsia"/>
              </w:rPr>
              <w:t>2-63</w:t>
            </w:r>
            <w:r w:rsidR="00A0583D">
              <w:rPr>
                <w:rFonts w:hint="eastAsia"/>
              </w:rPr>
              <w:t>）</w:t>
            </w:r>
          </w:p>
          <w:p w14:paraId="706EA2FF" w14:textId="47E4BA31" w:rsidR="00AB4FA3" w:rsidRDefault="00AB4FA3" w:rsidP="008A4D17">
            <w:pPr>
              <w:pStyle w:val="a9"/>
              <w:widowControl w:val="0"/>
              <w:numPr>
                <w:ilvl w:val="0"/>
                <w:numId w:val="33"/>
              </w:numPr>
              <w:spacing w:after="0" w:line="240" w:lineRule="auto"/>
              <w:jc w:val="both"/>
            </w:pPr>
            <w:r>
              <w:rPr>
                <w:rFonts w:hint="eastAsia"/>
              </w:rPr>
              <w:t>测量百分比，幅度，角度。</w:t>
            </w:r>
          </w:p>
          <w:p w14:paraId="4401B1CB" w14:textId="4B8F1D4F" w:rsidR="00AB4FA3" w:rsidRDefault="00B27A6A" w:rsidP="00EB7A76">
            <w:pPr>
              <w:widowControl w:val="0"/>
              <w:spacing w:after="0" w:line="240" w:lineRule="auto"/>
              <w:jc w:val="both"/>
            </w:pPr>
            <w:r>
              <w:rPr>
                <w:rFonts w:hint="eastAsia"/>
              </w:rPr>
              <w:t>参数包含：</w:t>
            </w:r>
          </w:p>
          <w:p w14:paraId="64CC1AC9" w14:textId="6DDDC988" w:rsidR="00966CC1" w:rsidRDefault="00966CC1" w:rsidP="008A4D17">
            <w:pPr>
              <w:pStyle w:val="a9"/>
              <w:widowControl w:val="0"/>
              <w:numPr>
                <w:ilvl w:val="0"/>
                <w:numId w:val="33"/>
              </w:numPr>
              <w:spacing w:after="0" w:line="240" w:lineRule="auto"/>
              <w:jc w:val="both"/>
            </w:pPr>
            <w:r>
              <w:t>Va/b/c 2-</w:t>
            </w:r>
            <w:r w:rsidR="00A0583D">
              <w:rPr>
                <w:rFonts w:hint="eastAsia"/>
              </w:rPr>
              <w:t>31</w:t>
            </w:r>
            <w:r>
              <w:t xml:space="preserve"> %</w:t>
            </w:r>
          </w:p>
          <w:p w14:paraId="052C7ABF" w14:textId="0E61DBE6" w:rsidR="00966CC1" w:rsidRDefault="00966CC1" w:rsidP="008A4D17">
            <w:pPr>
              <w:pStyle w:val="a9"/>
              <w:widowControl w:val="0"/>
              <w:numPr>
                <w:ilvl w:val="0"/>
                <w:numId w:val="33"/>
              </w:numPr>
              <w:spacing w:after="0" w:line="240" w:lineRule="auto"/>
              <w:jc w:val="both"/>
            </w:pPr>
            <w:r>
              <w:t>Va/b/c 2-</w:t>
            </w:r>
            <w:r w:rsidR="00A0583D">
              <w:rPr>
                <w:rFonts w:hint="eastAsia"/>
              </w:rPr>
              <w:t>31</w:t>
            </w:r>
            <w:r>
              <w:t>mag</w:t>
            </w:r>
          </w:p>
          <w:p w14:paraId="166DB02E" w14:textId="331F9DA2" w:rsidR="00966CC1" w:rsidRDefault="00966CC1" w:rsidP="008A4D17">
            <w:pPr>
              <w:pStyle w:val="a9"/>
              <w:widowControl w:val="0"/>
              <w:numPr>
                <w:ilvl w:val="0"/>
                <w:numId w:val="33"/>
              </w:numPr>
              <w:spacing w:after="0" w:line="240" w:lineRule="auto"/>
              <w:jc w:val="both"/>
            </w:pPr>
            <w:r>
              <w:t>Va/b/c 2-</w:t>
            </w:r>
            <w:r w:rsidR="00A0583D">
              <w:rPr>
                <w:rFonts w:hint="eastAsia"/>
              </w:rPr>
              <w:t>31</w:t>
            </w:r>
            <w:r>
              <w:t xml:space="preserve"> angle</w:t>
            </w:r>
          </w:p>
          <w:p w14:paraId="090C906F" w14:textId="6D54FE27" w:rsidR="00966CC1" w:rsidRDefault="00B82DB6" w:rsidP="008A4D17">
            <w:pPr>
              <w:pStyle w:val="a9"/>
              <w:widowControl w:val="0"/>
              <w:numPr>
                <w:ilvl w:val="0"/>
                <w:numId w:val="33"/>
              </w:numPr>
              <w:spacing w:after="0" w:line="240" w:lineRule="auto"/>
              <w:jc w:val="both"/>
            </w:pPr>
            <w:r>
              <w:rPr>
                <w:rFonts w:hint="eastAsia"/>
              </w:rPr>
              <w:t>I1-I24</w:t>
            </w:r>
            <w:r w:rsidR="00F10D55">
              <w:rPr>
                <w:rFonts w:hint="eastAsia"/>
              </w:rPr>
              <w:t>:</w:t>
            </w:r>
            <w:r w:rsidR="00966CC1">
              <w:t xml:space="preserve"> 2-</w:t>
            </w:r>
            <w:r w:rsidR="00A0583D">
              <w:rPr>
                <w:rFonts w:hint="eastAsia"/>
              </w:rPr>
              <w:t>31</w:t>
            </w:r>
            <w:r w:rsidR="00966CC1">
              <w:t xml:space="preserve"> %</w:t>
            </w:r>
          </w:p>
          <w:p w14:paraId="420D9CE2" w14:textId="70A709B0" w:rsidR="00966CC1" w:rsidRDefault="00B82DB6" w:rsidP="008A4D17">
            <w:pPr>
              <w:pStyle w:val="a9"/>
              <w:widowControl w:val="0"/>
              <w:numPr>
                <w:ilvl w:val="0"/>
                <w:numId w:val="33"/>
              </w:numPr>
              <w:spacing w:after="0" w:line="240" w:lineRule="auto"/>
              <w:jc w:val="both"/>
            </w:pPr>
            <w:r>
              <w:rPr>
                <w:rFonts w:hint="eastAsia"/>
              </w:rPr>
              <w:t>I1-I24</w:t>
            </w:r>
            <w:r w:rsidR="00F10D55">
              <w:rPr>
                <w:rFonts w:hint="eastAsia"/>
              </w:rPr>
              <w:t>:</w:t>
            </w:r>
            <w:r>
              <w:t xml:space="preserve"> </w:t>
            </w:r>
            <w:r w:rsidR="00966CC1">
              <w:t>2-</w:t>
            </w:r>
            <w:r w:rsidR="00A0583D">
              <w:rPr>
                <w:rFonts w:hint="eastAsia"/>
              </w:rPr>
              <w:t>31</w:t>
            </w:r>
            <w:r w:rsidR="00966CC1">
              <w:t xml:space="preserve"> mag</w:t>
            </w:r>
          </w:p>
          <w:p w14:paraId="1F486A89" w14:textId="532B97F4" w:rsidR="00966CC1" w:rsidRDefault="00B82DB6" w:rsidP="008A4D17">
            <w:pPr>
              <w:pStyle w:val="a9"/>
              <w:widowControl w:val="0"/>
              <w:numPr>
                <w:ilvl w:val="0"/>
                <w:numId w:val="33"/>
              </w:numPr>
              <w:spacing w:after="0" w:line="240" w:lineRule="auto"/>
              <w:jc w:val="both"/>
            </w:pPr>
            <w:r>
              <w:rPr>
                <w:rFonts w:hint="eastAsia"/>
              </w:rPr>
              <w:t>I1-I24</w:t>
            </w:r>
            <w:r w:rsidR="00F10D55">
              <w:rPr>
                <w:rFonts w:hint="eastAsia"/>
              </w:rPr>
              <w:t>:</w:t>
            </w:r>
            <w:r>
              <w:rPr>
                <w:rFonts w:hint="eastAsia"/>
              </w:rPr>
              <w:t xml:space="preserve"> </w:t>
            </w:r>
            <w:r w:rsidR="00966CC1">
              <w:t>2-</w:t>
            </w:r>
            <w:r w:rsidR="00A0583D">
              <w:rPr>
                <w:rFonts w:hint="eastAsia"/>
              </w:rPr>
              <w:t>31</w:t>
            </w:r>
            <w:r w:rsidR="00966CC1">
              <w:t xml:space="preserve"> angle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BDAD8" w14:textId="20AA1CF7" w:rsidR="00966CC1" w:rsidRDefault="00966CC1" w:rsidP="00FF4108">
            <w:pPr>
              <w:widowControl w:val="0"/>
              <w:spacing w:after="0" w:line="240" w:lineRule="auto"/>
              <w:jc w:val="both"/>
            </w:pPr>
          </w:p>
          <w:p w14:paraId="0577587B" w14:textId="77777777" w:rsidR="00966CC1" w:rsidRDefault="00966CC1" w:rsidP="008A4D17">
            <w:pPr>
              <w:pStyle w:val="a9"/>
              <w:widowControl w:val="0"/>
              <w:numPr>
                <w:ilvl w:val="0"/>
                <w:numId w:val="33"/>
              </w:numPr>
              <w:spacing w:after="0" w:line="240" w:lineRule="auto"/>
              <w:jc w:val="both"/>
            </w:pPr>
            <w:r w:rsidRPr="00A24CA3">
              <w:rPr>
                <w:rFonts w:hint="eastAsia"/>
                <w:highlight w:val="yellow"/>
              </w:rPr>
              <w:t>A</w:t>
            </w:r>
            <w:r w:rsidRPr="00A24CA3">
              <w:rPr>
                <w:highlight w:val="yellow"/>
              </w:rPr>
              <w:t>ccuracy: 1%</w:t>
            </w:r>
          </w:p>
        </w:tc>
      </w:tr>
      <w:tr w:rsidR="00D814C1" w14:paraId="53274571" w14:textId="77777777" w:rsidTr="4BDB03E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DE5ED" w14:textId="636920DE" w:rsidR="00966CC1" w:rsidRDefault="00E404BB" w:rsidP="00447EE0">
            <w:r>
              <w:rPr>
                <w:rFonts w:hint="eastAsia"/>
              </w:rPr>
              <w:lastRenderedPageBreak/>
              <w:t>谐波因数</w:t>
            </w: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A76E2" w14:textId="77777777" w:rsidR="00966CC1" w:rsidRDefault="00966CC1" w:rsidP="008A4D17">
            <w:pPr>
              <w:pStyle w:val="a9"/>
              <w:widowControl w:val="0"/>
              <w:numPr>
                <w:ilvl w:val="0"/>
                <w:numId w:val="35"/>
              </w:numPr>
              <w:spacing w:after="0" w:line="240" w:lineRule="auto"/>
              <w:jc w:val="both"/>
            </w:pPr>
            <w:r>
              <w:t>Va/b/c/avg THD</w:t>
            </w:r>
          </w:p>
          <w:p w14:paraId="526FA85F" w14:textId="77777777" w:rsidR="00966CC1" w:rsidRDefault="00966CC1" w:rsidP="008A4D17">
            <w:pPr>
              <w:pStyle w:val="a9"/>
              <w:widowControl w:val="0"/>
              <w:numPr>
                <w:ilvl w:val="0"/>
                <w:numId w:val="35"/>
              </w:numPr>
              <w:spacing w:after="0" w:line="240" w:lineRule="auto"/>
              <w:jc w:val="both"/>
            </w:pPr>
            <w:r>
              <w:t>Va/b/c/avg OTHD</w:t>
            </w:r>
          </w:p>
          <w:p w14:paraId="209B307C" w14:textId="77777777" w:rsidR="00966CC1" w:rsidRDefault="00966CC1" w:rsidP="008A4D17">
            <w:pPr>
              <w:pStyle w:val="a9"/>
              <w:widowControl w:val="0"/>
              <w:numPr>
                <w:ilvl w:val="0"/>
                <w:numId w:val="35"/>
              </w:numPr>
              <w:spacing w:after="0" w:line="240" w:lineRule="auto"/>
              <w:jc w:val="both"/>
            </w:pPr>
            <w:r>
              <w:t>Va/b/c/avg ETHD</w:t>
            </w:r>
          </w:p>
          <w:p w14:paraId="7C9FD511" w14:textId="77777777" w:rsidR="00966CC1" w:rsidRDefault="00966CC1" w:rsidP="008A4D17">
            <w:pPr>
              <w:pStyle w:val="a9"/>
              <w:widowControl w:val="0"/>
              <w:numPr>
                <w:ilvl w:val="0"/>
                <w:numId w:val="35"/>
              </w:numPr>
              <w:spacing w:after="0" w:line="240" w:lineRule="auto"/>
              <w:jc w:val="both"/>
            </w:pPr>
            <w:r>
              <w:t>Va/b/c Crest Factor</w:t>
            </w:r>
          </w:p>
          <w:p w14:paraId="1ABDED15" w14:textId="77777777" w:rsidR="00966CC1" w:rsidRDefault="00966CC1" w:rsidP="008A4D17">
            <w:pPr>
              <w:pStyle w:val="a9"/>
              <w:widowControl w:val="0"/>
              <w:numPr>
                <w:ilvl w:val="0"/>
                <w:numId w:val="35"/>
              </w:numPr>
              <w:spacing w:after="0" w:line="240" w:lineRule="auto"/>
              <w:jc w:val="both"/>
            </w:pPr>
            <w:r>
              <w:t>Va/b/c THFF</w:t>
            </w:r>
          </w:p>
          <w:p w14:paraId="033CF482" w14:textId="028A2AB6" w:rsidR="00966CC1" w:rsidRDefault="00FC2FB2" w:rsidP="008A4D17">
            <w:pPr>
              <w:pStyle w:val="a9"/>
              <w:widowControl w:val="0"/>
              <w:numPr>
                <w:ilvl w:val="0"/>
                <w:numId w:val="35"/>
              </w:numPr>
              <w:spacing w:after="0" w:line="240" w:lineRule="auto"/>
              <w:jc w:val="both"/>
            </w:pPr>
            <w:r>
              <w:rPr>
                <w:rFonts w:hint="eastAsia"/>
              </w:rPr>
              <w:t>I1-I24</w:t>
            </w:r>
            <w:r>
              <w:t xml:space="preserve"> </w:t>
            </w:r>
            <w:r w:rsidR="00966CC1">
              <w:t>THD</w:t>
            </w:r>
          </w:p>
          <w:p w14:paraId="547CC357" w14:textId="5A4323A4" w:rsidR="00966CC1" w:rsidRDefault="00FC2FB2" w:rsidP="008A4D17">
            <w:pPr>
              <w:pStyle w:val="a9"/>
              <w:widowControl w:val="0"/>
              <w:numPr>
                <w:ilvl w:val="0"/>
                <w:numId w:val="35"/>
              </w:numPr>
              <w:spacing w:after="0" w:line="240" w:lineRule="auto"/>
              <w:jc w:val="both"/>
            </w:pPr>
            <w:r>
              <w:rPr>
                <w:rFonts w:hint="eastAsia"/>
              </w:rPr>
              <w:t>I1-I24</w:t>
            </w:r>
            <w:r>
              <w:t xml:space="preserve"> </w:t>
            </w:r>
            <w:r w:rsidR="00966CC1">
              <w:t>OTHD</w:t>
            </w:r>
          </w:p>
          <w:p w14:paraId="515ECF93" w14:textId="1411BBCB" w:rsidR="00966CC1" w:rsidRDefault="00FC2FB2" w:rsidP="008A4D17">
            <w:pPr>
              <w:pStyle w:val="a9"/>
              <w:widowControl w:val="0"/>
              <w:numPr>
                <w:ilvl w:val="0"/>
                <w:numId w:val="35"/>
              </w:numPr>
              <w:spacing w:after="0" w:line="240" w:lineRule="auto"/>
              <w:jc w:val="both"/>
            </w:pPr>
            <w:r>
              <w:rPr>
                <w:rFonts w:hint="eastAsia"/>
              </w:rPr>
              <w:t>I1-I24</w:t>
            </w:r>
            <w:r>
              <w:t xml:space="preserve"> </w:t>
            </w:r>
            <w:r w:rsidR="00966CC1">
              <w:t>ETHD</w:t>
            </w:r>
          </w:p>
          <w:p w14:paraId="3D4E2B9F" w14:textId="40B2F717" w:rsidR="00966CC1" w:rsidRDefault="00FC2FB2" w:rsidP="008A4D17">
            <w:pPr>
              <w:pStyle w:val="a9"/>
              <w:widowControl w:val="0"/>
              <w:numPr>
                <w:ilvl w:val="0"/>
                <w:numId w:val="35"/>
              </w:numPr>
              <w:spacing w:after="0" w:line="240" w:lineRule="auto"/>
              <w:jc w:val="both"/>
            </w:pPr>
            <w:r>
              <w:rPr>
                <w:rFonts w:hint="eastAsia"/>
              </w:rPr>
              <w:t>I1-I24</w:t>
            </w:r>
            <w:r w:rsidR="00966CC1">
              <w:t xml:space="preserve"> K factor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C37D8" w14:textId="5538B777" w:rsidR="00966CC1" w:rsidRDefault="00966CC1" w:rsidP="00FF4108">
            <w:pPr>
              <w:widowControl w:val="0"/>
              <w:spacing w:after="0" w:line="240" w:lineRule="auto"/>
              <w:ind w:left="360"/>
              <w:jc w:val="both"/>
            </w:pPr>
          </w:p>
        </w:tc>
      </w:tr>
      <w:tr w:rsidR="00D814C1" w14:paraId="6266233E" w14:textId="77777777" w:rsidTr="4BDB03E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268D3" w14:textId="45F05795" w:rsidR="008D3E59" w:rsidRDefault="008D3E59" w:rsidP="00447EE0">
            <w:r>
              <w:rPr>
                <w:rFonts w:hint="eastAsia"/>
              </w:rPr>
              <w:t>不平衡因数</w:t>
            </w:r>
          </w:p>
          <w:p w14:paraId="249FD027" w14:textId="274819CC" w:rsidR="00966CC1" w:rsidRDefault="00966CC1" w:rsidP="00447EE0">
            <w:r>
              <w:t>Unbalance factor</w:t>
            </w: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012251" w14:textId="77777777" w:rsidR="00966CC1" w:rsidRDefault="00966CC1" w:rsidP="008A4D17">
            <w:pPr>
              <w:pStyle w:val="a9"/>
              <w:widowControl w:val="0"/>
              <w:numPr>
                <w:ilvl w:val="0"/>
                <w:numId w:val="36"/>
              </w:numPr>
              <w:spacing w:after="0" w:line="240" w:lineRule="auto"/>
              <w:jc w:val="both"/>
            </w:pPr>
            <w:r>
              <w:t>V unbalance factor</w:t>
            </w:r>
          </w:p>
          <w:p w14:paraId="208E2F1B" w14:textId="3851091D" w:rsidR="00966CC1" w:rsidRDefault="00E71147" w:rsidP="008A4D17">
            <w:pPr>
              <w:pStyle w:val="a9"/>
              <w:widowControl w:val="0"/>
              <w:numPr>
                <w:ilvl w:val="0"/>
                <w:numId w:val="36"/>
              </w:numPr>
              <w:spacing w:after="0" w:line="240" w:lineRule="auto"/>
              <w:jc w:val="both"/>
            </w:pP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个用户的</w:t>
            </w:r>
            <w:r w:rsidR="00966CC1">
              <w:t>I unbalance factor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28FDF" w14:textId="77777777" w:rsidR="00966CC1" w:rsidRDefault="00966CC1" w:rsidP="008A4D17">
            <w:pPr>
              <w:pStyle w:val="a9"/>
              <w:widowControl w:val="0"/>
              <w:numPr>
                <w:ilvl w:val="0"/>
                <w:numId w:val="36"/>
              </w:numPr>
              <w:spacing w:after="0" w:line="240" w:lineRule="auto"/>
              <w:jc w:val="both"/>
            </w:pPr>
            <w:r w:rsidRPr="0023626F">
              <w:rPr>
                <w:rFonts w:hint="eastAsia"/>
                <w:highlight w:val="yellow"/>
              </w:rPr>
              <w:t>I</w:t>
            </w:r>
            <w:r w:rsidRPr="0023626F">
              <w:rPr>
                <w:highlight w:val="yellow"/>
              </w:rPr>
              <w:t>EC61557-12 class 1</w:t>
            </w:r>
          </w:p>
        </w:tc>
      </w:tr>
      <w:tr w:rsidR="00D814C1" w14:paraId="1153E28F" w14:textId="77777777" w:rsidTr="4BDB03E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0387D4" w14:textId="4048FF91" w:rsidR="008D3E59" w:rsidRDefault="008D3E59" w:rsidP="00447EE0">
            <w:r>
              <w:rPr>
                <w:rFonts w:hint="eastAsia"/>
              </w:rPr>
              <w:t>序分量</w:t>
            </w:r>
          </w:p>
          <w:p w14:paraId="0362FB70" w14:textId="305CD927" w:rsidR="00966CC1" w:rsidRDefault="00966CC1" w:rsidP="00447EE0">
            <w:r>
              <w:t>Sequence</w:t>
            </w: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4991C" w14:textId="77777777" w:rsidR="00966CC1" w:rsidRDefault="00966CC1" w:rsidP="008A4D17">
            <w:pPr>
              <w:pStyle w:val="a9"/>
              <w:widowControl w:val="0"/>
              <w:numPr>
                <w:ilvl w:val="0"/>
                <w:numId w:val="37"/>
              </w:numPr>
              <w:spacing w:after="0" w:line="240" w:lineRule="auto"/>
              <w:jc w:val="both"/>
            </w:pPr>
            <w:r>
              <w:t>V0/1/2 imag/real</w:t>
            </w:r>
          </w:p>
          <w:p w14:paraId="53827B19" w14:textId="4E4506CB" w:rsidR="00966CC1" w:rsidRDefault="000A75A5" w:rsidP="008A4D17">
            <w:pPr>
              <w:pStyle w:val="a9"/>
              <w:widowControl w:val="0"/>
              <w:numPr>
                <w:ilvl w:val="0"/>
                <w:numId w:val="37"/>
              </w:numPr>
              <w:spacing w:after="0" w:line="240" w:lineRule="auto"/>
              <w:jc w:val="both"/>
            </w:pP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个用户的</w:t>
            </w:r>
            <w:r w:rsidR="00966CC1">
              <w:t>I0/1/2 imag/real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B94333" w14:textId="3A59F93B" w:rsidR="00966CC1" w:rsidRDefault="00966CC1" w:rsidP="00314E31">
            <w:pPr>
              <w:widowControl w:val="0"/>
              <w:spacing w:after="0" w:line="240" w:lineRule="auto"/>
              <w:ind w:left="360"/>
              <w:jc w:val="both"/>
            </w:pPr>
          </w:p>
        </w:tc>
      </w:tr>
      <w:tr w:rsidR="00D814C1" w14:paraId="5A79599C" w14:textId="77777777" w:rsidTr="4BDB03E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FEFC9" w14:textId="72A4F7E7" w:rsidR="008D3E59" w:rsidRDefault="008D3E59" w:rsidP="00447EE0">
            <w:r>
              <w:rPr>
                <w:rFonts w:hint="eastAsia"/>
              </w:rPr>
              <w:t>需量</w:t>
            </w:r>
          </w:p>
          <w:p w14:paraId="5A27320F" w14:textId="4B8127C8" w:rsidR="00966CC1" w:rsidRDefault="00966CC1" w:rsidP="00447EE0">
            <w:r>
              <w:t>Demand</w:t>
            </w: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DEC49" w14:textId="4E563A90" w:rsidR="009F0CD7" w:rsidRDefault="009F0CD7" w:rsidP="009F0CD7">
            <w:pPr>
              <w:spacing w:after="0" w:line="240" w:lineRule="auto"/>
            </w:pPr>
            <w:r>
              <w:t xml:space="preserve"> </w:t>
            </w:r>
          </w:p>
          <w:p w14:paraId="5C4E8E26" w14:textId="77777777" w:rsidR="009F0CD7" w:rsidRDefault="009F0CD7" w:rsidP="008A4D17">
            <w:pPr>
              <w:pStyle w:val="a9"/>
              <w:numPr>
                <w:ilvl w:val="0"/>
                <w:numId w:val="37"/>
              </w:numPr>
              <w:spacing w:after="0" w:line="240" w:lineRule="auto"/>
            </w:pP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路输入，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路用户，和系统</w:t>
            </w:r>
            <w:r>
              <w:rPr>
                <w:rFonts w:hint="eastAsia"/>
              </w:rPr>
              <w:t>A/B/C</w:t>
            </w:r>
            <w:r>
              <w:rPr>
                <w:rFonts w:hint="eastAsia"/>
              </w:rPr>
              <w:t>总</w:t>
            </w:r>
          </w:p>
          <w:p w14:paraId="3472FA20" w14:textId="76DB03CC" w:rsidR="00966CC1" w:rsidRDefault="006537B9" w:rsidP="008A4D17">
            <w:pPr>
              <w:pStyle w:val="a9"/>
              <w:numPr>
                <w:ilvl w:val="0"/>
                <w:numId w:val="37"/>
              </w:numPr>
              <w:spacing w:after="0" w:line="240" w:lineRule="auto"/>
            </w:pPr>
            <w:r>
              <w:rPr>
                <w:rFonts w:hint="eastAsia"/>
              </w:rPr>
              <w:t>电流，进线有功功率，出线有功功率，进线无功功率，出线无功功率，视在功率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0830F" w14:textId="77777777" w:rsidR="00717559" w:rsidRDefault="00717559" w:rsidP="008A4D17">
            <w:pPr>
              <w:pStyle w:val="a9"/>
              <w:widowControl w:val="0"/>
              <w:numPr>
                <w:ilvl w:val="0"/>
                <w:numId w:val="37"/>
              </w:numPr>
              <w:spacing w:after="0" w:line="240" w:lineRule="auto"/>
              <w:jc w:val="both"/>
            </w:pPr>
            <w:r>
              <w:rPr>
                <w:rFonts w:hint="eastAsia"/>
              </w:rPr>
              <w:t>可配置算法</w:t>
            </w:r>
          </w:p>
          <w:p w14:paraId="39F26362" w14:textId="525C3FAC" w:rsidR="00966CC1" w:rsidRDefault="00966CC1" w:rsidP="008A4D17">
            <w:pPr>
              <w:pStyle w:val="a9"/>
              <w:widowControl w:val="0"/>
              <w:numPr>
                <w:ilvl w:val="1"/>
                <w:numId w:val="37"/>
              </w:numPr>
              <w:spacing w:after="0" w:line="240" w:lineRule="auto"/>
              <w:jc w:val="both"/>
            </w:pPr>
            <w:r>
              <w:t>block demand</w:t>
            </w:r>
          </w:p>
          <w:p w14:paraId="3D875ED7" w14:textId="77777777" w:rsidR="00966CC1" w:rsidRDefault="00717559" w:rsidP="008A4D17">
            <w:pPr>
              <w:pStyle w:val="a9"/>
              <w:widowControl w:val="0"/>
              <w:numPr>
                <w:ilvl w:val="1"/>
                <w:numId w:val="37"/>
              </w:numPr>
              <w:spacing w:after="0" w:line="240" w:lineRule="auto"/>
              <w:jc w:val="both"/>
            </w:pPr>
            <w:r>
              <w:t>sliding window demand</w:t>
            </w:r>
          </w:p>
          <w:p w14:paraId="22DB8490" w14:textId="56B1C8C8" w:rsidR="008D3E59" w:rsidRDefault="008D3E59" w:rsidP="008A4D17">
            <w:pPr>
              <w:pStyle w:val="a9"/>
              <w:widowControl w:val="0"/>
              <w:numPr>
                <w:ilvl w:val="0"/>
                <w:numId w:val="37"/>
              </w:numPr>
              <w:spacing w:after="0" w:line="240" w:lineRule="auto"/>
              <w:jc w:val="both"/>
            </w:pPr>
            <w:r>
              <w:rPr>
                <w:rFonts w:hint="eastAsia"/>
              </w:rPr>
              <w:t>记录最大需量和时间戳</w:t>
            </w:r>
          </w:p>
        </w:tc>
      </w:tr>
      <w:tr w:rsidR="00D814C1" w14:paraId="2EF19C0F" w14:textId="77777777" w:rsidTr="4BDB03E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46729" w14:textId="339F8E29" w:rsidR="00905956" w:rsidRDefault="00905956" w:rsidP="00447EE0">
            <w:r>
              <w:rPr>
                <w:rFonts w:hint="eastAsia"/>
              </w:rPr>
              <w:t>有功电能</w:t>
            </w:r>
          </w:p>
          <w:p w14:paraId="7C6F9294" w14:textId="06DB0AA7" w:rsidR="00966CC1" w:rsidRDefault="00966CC1" w:rsidP="00447EE0">
            <w:r>
              <w:t>Active Energy</w:t>
            </w: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C3F07" w14:textId="77777777" w:rsidR="00A21FC6" w:rsidRDefault="00A21FC6" w:rsidP="00A21FC6">
            <w:pPr>
              <w:spacing w:after="0" w:line="240" w:lineRule="auto"/>
            </w:pPr>
          </w:p>
          <w:p w14:paraId="683ABE97" w14:textId="77777777" w:rsidR="00A21FC6" w:rsidRDefault="00A21FC6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</w:pP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路输入，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路用户，和系统</w:t>
            </w:r>
            <w:r>
              <w:rPr>
                <w:rFonts w:hint="eastAsia"/>
              </w:rPr>
              <w:t>A/B/C</w:t>
            </w:r>
            <w:r>
              <w:rPr>
                <w:rFonts w:hint="eastAsia"/>
              </w:rPr>
              <w:t>总</w:t>
            </w:r>
          </w:p>
          <w:p w14:paraId="120F15AB" w14:textId="23891548" w:rsidR="00966CC1" w:rsidRPr="00A21FC6" w:rsidRDefault="00A21FC6" w:rsidP="008A4D17">
            <w:pPr>
              <w:pStyle w:val="a9"/>
              <w:numPr>
                <w:ilvl w:val="0"/>
                <w:numId w:val="5"/>
              </w:numPr>
              <w:spacing w:after="0" w:line="240" w:lineRule="auto"/>
              <w:rPr>
                <w:rFonts w:eastAsia="Times New Roman"/>
              </w:rPr>
            </w:pPr>
            <w:r w:rsidRPr="00A21FC6">
              <w:rPr>
                <w:rFonts w:ascii="宋体" w:eastAsia="宋体" w:hAnsi="宋体" w:cs="宋体" w:hint="eastAsia"/>
              </w:rPr>
              <w:t>进线/出线/净/总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519BE" w14:textId="662413A7" w:rsidR="00966CC1" w:rsidRDefault="0094554D" w:rsidP="008A4D17">
            <w:pPr>
              <w:pStyle w:val="a9"/>
              <w:widowControl w:val="0"/>
              <w:numPr>
                <w:ilvl w:val="0"/>
                <w:numId w:val="55"/>
              </w:numPr>
              <w:spacing w:after="0" w:line="240" w:lineRule="auto"/>
              <w:jc w:val="both"/>
            </w:pPr>
            <w:r>
              <w:rPr>
                <w:rFonts w:hint="eastAsia"/>
              </w:rPr>
              <w:t>配置：只包含基波，还是包含谐波（所有能量使用一个配置）</w:t>
            </w:r>
          </w:p>
          <w:p w14:paraId="06C954E9" w14:textId="331F8CAC" w:rsidR="00966CC1" w:rsidRPr="00942F2B" w:rsidRDefault="00966CC1" w:rsidP="008A4D17">
            <w:pPr>
              <w:pStyle w:val="a9"/>
              <w:widowControl w:val="0"/>
              <w:numPr>
                <w:ilvl w:val="0"/>
                <w:numId w:val="55"/>
              </w:numPr>
              <w:spacing w:after="0" w:line="240" w:lineRule="auto"/>
              <w:jc w:val="both"/>
              <w:rPr>
                <w:color w:val="FF0000"/>
              </w:rPr>
            </w:pPr>
            <w:r w:rsidRPr="00942F2B">
              <w:rPr>
                <w:color w:val="FF0000"/>
              </w:rPr>
              <w:t>U</w:t>
            </w:r>
            <w:r w:rsidRPr="00942F2B">
              <w:rPr>
                <w:rFonts w:hint="eastAsia"/>
                <w:color w:val="FF0000"/>
              </w:rPr>
              <w:t xml:space="preserve">pdate rate: </w:t>
            </w:r>
            <w:r w:rsidR="00943882">
              <w:rPr>
                <w:rFonts w:hint="eastAsia"/>
                <w:color w:val="FF0000"/>
              </w:rPr>
              <w:t>100ms</w:t>
            </w:r>
          </w:p>
          <w:p w14:paraId="74CB1BAC" w14:textId="775FC763" w:rsidR="00966CC1" w:rsidRDefault="00966CC1" w:rsidP="008A4D17">
            <w:pPr>
              <w:pStyle w:val="a9"/>
              <w:widowControl w:val="0"/>
              <w:numPr>
                <w:ilvl w:val="0"/>
                <w:numId w:val="55"/>
              </w:numPr>
              <w:spacing w:after="0" w:line="240" w:lineRule="auto"/>
              <w:jc w:val="both"/>
            </w:pPr>
            <w:r w:rsidRPr="00942F2B">
              <w:rPr>
                <w:rFonts w:hint="eastAsia"/>
                <w:highlight w:val="yellow"/>
              </w:rPr>
              <w:t>A</w:t>
            </w:r>
            <w:r w:rsidRPr="00942F2B">
              <w:rPr>
                <w:highlight w:val="yellow"/>
              </w:rPr>
              <w:t>ccuracy: ANSI C12.20 Class 0.</w:t>
            </w:r>
            <w:r w:rsidR="00FF4108">
              <w:rPr>
                <w:rFonts w:hint="eastAsia"/>
                <w:highlight w:val="yellow"/>
              </w:rPr>
              <w:t>2</w:t>
            </w:r>
            <w:r w:rsidRPr="00942F2B">
              <w:rPr>
                <w:highlight w:val="yellow"/>
              </w:rPr>
              <w:t>; IEC 62053-22 Class 0.</w:t>
            </w:r>
            <w:r w:rsidR="00FF4108">
              <w:rPr>
                <w:rFonts w:hint="eastAsia"/>
                <w:highlight w:val="yellow"/>
              </w:rPr>
              <w:t>2</w:t>
            </w:r>
            <w:r w:rsidRPr="00942F2B">
              <w:rPr>
                <w:highlight w:val="yellow"/>
              </w:rPr>
              <w:t>s</w:t>
            </w:r>
          </w:p>
        </w:tc>
      </w:tr>
      <w:tr w:rsidR="00D814C1" w14:paraId="11A2B771" w14:textId="77777777" w:rsidTr="4BDB03E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F352A" w14:textId="4AD433F5" w:rsidR="00697DF9" w:rsidRDefault="00697DF9" w:rsidP="00447EE0">
            <w:r>
              <w:rPr>
                <w:rFonts w:hint="eastAsia"/>
              </w:rPr>
              <w:lastRenderedPageBreak/>
              <w:t>无功电能</w:t>
            </w:r>
          </w:p>
          <w:p w14:paraId="05FCA79F" w14:textId="7D4BBF1A" w:rsidR="00966CC1" w:rsidRDefault="00966CC1" w:rsidP="00447EE0">
            <w:r>
              <w:t>Reactive Energy</w:t>
            </w: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155BE" w14:textId="77777777" w:rsidR="0099791A" w:rsidRDefault="0099791A" w:rsidP="008A4D17">
            <w:pPr>
              <w:pStyle w:val="a9"/>
              <w:numPr>
                <w:ilvl w:val="0"/>
                <w:numId w:val="9"/>
              </w:numPr>
              <w:spacing w:after="0" w:line="240" w:lineRule="auto"/>
            </w:pP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路输入，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路用户，和系统</w:t>
            </w:r>
            <w:r>
              <w:rPr>
                <w:rFonts w:hint="eastAsia"/>
              </w:rPr>
              <w:t>A/B/C</w:t>
            </w:r>
            <w:r>
              <w:rPr>
                <w:rFonts w:hint="eastAsia"/>
              </w:rPr>
              <w:t>总</w:t>
            </w:r>
          </w:p>
          <w:p w14:paraId="3484FFFE" w14:textId="77C3367B" w:rsidR="00966CC1" w:rsidRDefault="0099791A" w:rsidP="008A4D17">
            <w:pPr>
              <w:pStyle w:val="a9"/>
              <w:widowControl w:val="0"/>
              <w:numPr>
                <w:ilvl w:val="0"/>
                <w:numId w:val="9"/>
              </w:numPr>
              <w:spacing w:after="0" w:line="240" w:lineRule="auto"/>
              <w:contextualSpacing w:val="0"/>
              <w:jc w:val="both"/>
            </w:pPr>
            <w:r w:rsidRPr="00A21FC6">
              <w:rPr>
                <w:rFonts w:ascii="宋体" w:eastAsia="宋体" w:hAnsi="宋体" w:cs="宋体" w:hint="eastAsia"/>
              </w:rPr>
              <w:t>进线/出线/净/总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374A41" w14:textId="77777777" w:rsidR="000133B9" w:rsidRDefault="000133B9" w:rsidP="008A4D17">
            <w:pPr>
              <w:pStyle w:val="a9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hint="eastAsia"/>
              </w:rPr>
              <w:t>配置：只包含基波，还是包含谐波（所有能量使用一个配置）</w:t>
            </w:r>
          </w:p>
          <w:p w14:paraId="3B4EB501" w14:textId="1390401B" w:rsidR="00966CC1" w:rsidRDefault="00966CC1" w:rsidP="008A4D17">
            <w:pPr>
              <w:pStyle w:val="a9"/>
              <w:widowControl w:val="0"/>
              <w:numPr>
                <w:ilvl w:val="0"/>
                <w:numId w:val="9"/>
              </w:numPr>
              <w:spacing w:after="0" w:line="240" w:lineRule="auto"/>
              <w:contextualSpacing w:val="0"/>
              <w:jc w:val="both"/>
            </w:pPr>
            <w:r>
              <w:t>U</w:t>
            </w:r>
            <w:r>
              <w:rPr>
                <w:rFonts w:hint="eastAsia"/>
              </w:rPr>
              <w:t>pdate rate</w:t>
            </w:r>
            <w:r w:rsidR="007333B6" w:rsidRPr="007333B6">
              <w:rPr>
                <w:rFonts w:hint="eastAsia"/>
                <w:color w:val="FF0000"/>
              </w:rPr>
              <w:t>: 1</w:t>
            </w:r>
            <w:r w:rsidR="002F571E">
              <w:rPr>
                <w:rFonts w:hint="eastAsia"/>
                <w:color w:val="FF0000"/>
              </w:rPr>
              <w:t>00 ms</w:t>
            </w:r>
          </w:p>
          <w:p w14:paraId="5582AFE5" w14:textId="77777777" w:rsidR="00966CC1" w:rsidRDefault="00966CC1" w:rsidP="008A4D17">
            <w:pPr>
              <w:pStyle w:val="a9"/>
              <w:widowControl w:val="0"/>
              <w:numPr>
                <w:ilvl w:val="0"/>
                <w:numId w:val="9"/>
              </w:numPr>
              <w:spacing w:after="0" w:line="240" w:lineRule="auto"/>
              <w:contextualSpacing w:val="0"/>
              <w:jc w:val="both"/>
            </w:pPr>
            <w:r w:rsidRPr="00BE47D6">
              <w:rPr>
                <w:rFonts w:hint="eastAsia"/>
                <w:highlight w:val="yellow"/>
              </w:rPr>
              <w:t>A</w:t>
            </w:r>
            <w:r w:rsidRPr="00BE47D6">
              <w:rPr>
                <w:highlight w:val="yellow"/>
              </w:rPr>
              <w:t>ccuracy: 0.2%</w:t>
            </w:r>
          </w:p>
        </w:tc>
      </w:tr>
      <w:tr w:rsidR="00D814C1" w14:paraId="13A60D0C" w14:textId="77777777" w:rsidTr="4BDB03E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4A9CBA" w14:textId="43D6D2C8" w:rsidR="00697DF9" w:rsidRDefault="00697DF9" w:rsidP="00447EE0">
            <w:r>
              <w:rPr>
                <w:rFonts w:hint="eastAsia"/>
              </w:rPr>
              <w:t>视在电能</w:t>
            </w:r>
          </w:p>
          <w:p w14:paraId="2A6415F6" w14:textId="49DA0DA7" w:rsidR="00966CC1" w:rsidRDefault="00966CC1" w:rsidP="00447EE0">
            <w:r>
              <w:t>Apparent Energy</w:t>
            </w:r>
          </w:p>
        </w:tc>
        <w:tc>
          <w:tcPr>
            <w:tcW w:w="25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CA2C2" w14:textId="016D480F" w:rsidR="00966CC1" w:rsidRDefault="004E48FE" w:rsidP="008A4D17">
            <w:pPr>
              <w:pStyle w:val="a9"/>
              <w:numPr>
                <w:ilvl w:val="0"/>
                <w:numId w:val="9"/>
              </w:numPr>
              <w:spacing w:after="0" w:line="240" w:lineRule="auto"/>
            </w:pP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路输入，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路用户，和系统</w:t>
            </w:r>
            <w:r>
              <w:rPr>
                <w:rFonts w:hint="eastAsia"/>
              </w:rPr>
              <w:t>A/B/C</w:t>
            </w:r>
            <w:r>
              <w:rPr>
                <w:rFonts w:hint="eastAsia"/>
              </w:rPr>
              <w:t>总</w:t>
            </w:r>
          </w:p>
        </w:tc>
        <w:tc>
          <w:tcPr>
            <w:tcW w:w="5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48990" w14:textId="77777777" w:rsidR="000133B9" w:rsidRDefault="000133B9" w:rsidP="008A4D17">
            <w:pPr>
              <w:pStyle w:val="a9"/>
              <w:widowControl w:val="0"/>
              <w:numPr>
                <w:ilvl w:val="0"/>
                <w:numId w:val="9"/>
              </w:numPr>
              <w:spacing w:after="0" w:line="240" w:lineRule="auto"/>
              <w:jc w:val="both"/>
            </w:pPr>
            <w:r>
              <w:rPr>
                <w:rFonts w:hint="eastAsia"/>
              </w:rPr>
              <w:t>配置：只包含基波，还是包含谐波（所有能量使用一个配置）</w:t>
            </w:r>
          </w:p>
          <w:p w14:paraId="038ACAD6" w14:textId="0E8EB3B1" w:rsidR="00966CC1" w:rsidRDefault="00966CC1" w:rsidP="008A4D17">
            <w:pPr>
              <w:pStyle w:val="a9"/>
              <w:widowControl w:val="0"/>
              <w:numPr>
                <w:ilvl w:val="0"/>
                <w:numId w:val="9"/>
              </w:numPr>
              <w:spacing w:after="0" w:line="240" w:lineRule="auto"/>
              <w:contextualSpacing w:val="0"/>
              <w:jc w:val="both"/>
            </w:pPr>
            <w:r>
              <w:t>U</w:t>
            </w:r>
            <w:r>
              <w:rPr>
                <w:rFonts w:hint="eastAsia"/>
              </w:rPr>
              <w:t>pdate rate</w:t>
            </w:r>
            <w:r w:rsidR="007333B6" w:rsidRPr="007333B6">
              <w:rPr>
                <w:rFonts w:hint="eastAsia"/>
                <w:color w:val="FF0000"/>
              </w:rPr>
              <w:t>: 1</w:t>
            </w:r>
            <w:r w:rsidR="002F571E">
              <w:rPr>
                <w:rFonts w:hint="eastAsia"/>
                <w:color w:val="FF0000"/>
              </w:rPr>
              <w:t>00 ms</w:t>
            </w:r>
          </w:p>
          <w:p w14:paraId="7E94203F" w14:textId="77777777" w:rsidR="00966CC1" w:rsidRDefault="00966CC1" w:rsidP="008A4D17">
            <w:pPr>
              <w:pStyle w:val="a9"/>
              <w:widowControl w:val="0"/>
              <w:numPr>
                <w:ilvl w:val="0"/>
                <w:numId w:val="9"/>
              </w:numPr>
              <w:spacing w:after="0" w:line="240" w:lineRule="auto"/>
              <w:contextualSpacing w:val="0"/>
              <w:jc w:val="both"/>
            </w:pPr>
            <w:r w:rsidRPr="00BE47D6">
              <w:rPr>
                <w:rFonts w:hint="eastAsia"/>
                <w:highlight w:val="yellow"/>
              </w:rPr>
              <w:t>A</w:t>
            </w:r>
            <w:r w:rsidRPr="00BE47D6">
              <w:rPr>
                <w:highlight w:val="yellow"/>
              </w:rPr>
              <w:t>ccuracy: IEC61557-12 class 0.2</w:t>
            </w:r>
          </w:p>
        </w:tc>
      </w:tr>
    </w:tbl>
    <w:p w14:paraId="0A48FFC9" w14:textId="77777777" w:rsidR="00966CC1" w:rsidRPr="00832638" w:rsidRDefault="00966CC1" w:rsidP="00966CC1">
      <w:pPr>
        <w:pStyle w:val="af0"/>
      </w:pPr>
    </w:p>
    <w:p w14:paraId="2D898575" w14:textId="09F90438" w:rsidR="00966CC1" w:rsidRDefault="00966CC1" w:rsidP="00966CC1">
      <w:pPr>
        <w:pStyle w:val="3"/>
        <w:rPr>
          <w:rFonts w:eastAsiaTheme="minorEastAsia"/>
        </w:rPr>
      </w:pPr>
      <w:bookmarkStart w:id="68" w:name="_Toc173748990"/>
      <w:r>
        <w:rPr>
          <w:rFonts w:hint="eastAsia"/>
        </w:rPr>
        <w:t xml:space="preserve">3.1.1 </w:t>
      </w:r>
      <w:r>
        <w:rPr>
          <w:rFonts w:eastAsiaTheme="minorEastAsia" w:hint="eastAsia"/>
        </w:rPr>
        <w:t>接线方式</w:t>
      </w:r>
      <w:bookmarkEnd w:id="68"/>
    </w:p>
    <w:p w14:paraId="0FD19F44" w14:textId="77777777" w:rsidR="00966CC1" w:rsidRDefault="00966CC1" w:rsidP="00966CC1">
      <w:r>
        <w:rPr>
          <w:rFonts w:hint="eastAsia"/>
        </w:rPr>
        <w:t>考虑以下接线方式</w:t>
      </w:r>
    </w:p>
    <w:p w14:paraId="77D7AB4C" w14:textId="77777777" w:rsidR="00966CC1" w:rsidRPr="00CF242B" w:rsidRDefault="00966CC1" w:rsidP="008A4D17">
      <w:pPr>
        <w:pStyle w:val="a9"/>
        <w:numPr>
          <w:ilvl w:val="0"/>
          <w:numId w:val="7"/>
        </w:numPr>
        <w:spacing w:after="0" w:line="240" w:lineRule="auto"/>
        <w:contextualSpacing w:val="0"/>
      </w:pPr>
      <w:r>
        <w:rPr>
          <w:rFonts w:hint="eastAsia"/>
        </w:rPr>
        <w:t>1 Element 2 Wire</w:t>
      </w:r>
    </w:p>
    <w:p w14:paraId="27D37A46" w14:textId="77777777" w:rsidR="00966CC1" w:rsidRDefault="00966CC1" w:rsidP="008A4D17">
      <w:pPr>
        <w:pStyle w:val="a9"/>
        <w:numPr>
          <w:ilvl w:val="0"/>
          <w:numId w:val="7"/>
        </w:numPr>
        <w:spacing w:after="0" w:line="240" w:lineRule="auto"/>
        <w:contextualSpacing w:val="0"/>
      </w:pPr>
      <w:r>
        <w:t>2 Element 3 Wire 1 Phase</w:t>
      </w:r>
    </w:p>
    <w:p w14:paraId="54BC021C" w14:textId="3FFE55CA" w:rsidR="005D724B" w:rsidRDefault="005D724B" w:rsidP="008A4D17">
      <w:pPr>
        <w:pStyle w:val="a9"/>
        <w:numPr>
          <w:ilvl w:val="0"/>
          <w:numId w:val="7"/>
        </w:numPr>
        <w:spacing w:after="0" w:line="240" w:lineRule="auto"/>
        <w:contextualSpacing w:val="0"/>
      </w:pPr>
      <w:r>
        <w:rPr>
          <w:rFonts w:hint="eastAsia"/>
        </w:rPr>
        <w:t>2 Element 3 Wire Network</w:t>
      </w:r>
    </w:p>
    <w:p w14:paraId="50518A85" w14:textId="77777777" w:rsidR="00966CC1" w:rsidRDefault="00966CC1" w:rsidP="008A4D17">
      <w:pPr>
        <w:pStyle w:val="a9"/>
        <w:numPr>
          <w:ilvl w:val="0"/>
          <w:numId w:val="7"/>
        </w:numPr>
        <w:spacing w:after="0" w:line="240" w:lineRule="auto"/>
      </w:pPr>
      <w:r>
        <w:t>3 Element 4 Wire Y</w:t>
      </w:r>
    </w:p>
    <w:p w14:paraId="64F771B8" w14:textId="2E07EC97" w:rsidR="73DC86BF" w:rsidRDefault="73DC86BF" w:rsidP="008A4D17">
      <w:pPr>
        <w:pStyle w:val="a9"/>
        <w:numPr>
          <w:ilvl w:val="0"/>
          <w:numId w:val="7"/>
        </w:numPr>
        <w:spacing w:after="0" w:line="240" w:lineRule="auto"/>
      </w:pPr>
      <w:r>
        <w:t>2 Element 3 Wire Delta</w:t>
      </w:r>
    </w:p>
    <w:p w14:paraId="56797923" w14:textId="1458D64B" w:rsidR="0042218B" w:rsidRDefault="00371953" w:rsidP="008A4D17">
      <w:pPr>
        <w:pStyle w:val="a9"/>
        <w:numPr>
          <w:ilvl w:val="0"/>
          <w:numId w:val="6"/>
        </w:numPr>
      </w:pPr>
      <w:r>
        <w:t>注意各种接线方式测量参数不同</w:t>
      </w:r>
    </w:p>
    <w:p w14:paraId="04620094" w14:textId="0489CAE4" w:rsidR="0CBDDC04" w:rsidRDefault="0CBDDC04" w:rsidP="0FD4254C">
      <w:pPr>
        <w:pStyle w:val="3"/>
        <w:rPr>
          <w:rFonts w:eastAsiaTheme="minorEastAsia"/>
          <w:sz w:val="24"/>
          <w:szCs w:val="24"/>
        </w:rPr>
      </w:pPr>
      <w:r w:rsidRPr="0FD4254C">
        <w:rPr>
          <w:rFonts w:eastAsiaTheme="minorEastAsia"/>
          <w:sz w:val="24"/>
          <w:szCs w:val="24"/>
        </w:rPr>
        <w:t>1 Element 2 Wire</w:t>
      </w:r>
    </w:p>
    <w:p w14:paraId="38D3C33C" w14:textId="452A5F61" w:rsidR="0CBDDC04" w:rsidRDefault="0CBDDC04" w:rsidP="0FD4254C">
      <w:pPr>
        <w:spacing w:after="0" w:line="360" w:lineRule="auto"/>
        <w:ind w:firstLine="480"/>
        <w:jc w:val="both"/>
      </w:pPr>
      <w:r w:rsidRPr="0FD4254C">
        <w:rPr>
          <w:rFonts w:ascii="宋体" w:eastAsia="宋体" w:hAnsi="宋体" w:cs="宋体"/>
        </w:rPr>
        <w:t>单相系统，电压只有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A</w:t>
      </w:r>
      <w:r w:rsidRPr="0FD4254C">
        <w:rPr>
          <w:rFonts w:ascii="宋体" w:eastAsia="宋体" w:hAnsi="宋体" w:cs="宋体"/>
        </w:rPr>
        <w:t>，连接电表的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A</w:t>
      </w:r>
      <w:r w:rsidRPr="0FD4254C">
        <w:rPr>
          <w:rFonts w:ascii="宋体" w:eastAsia="宋体" w:hAnsi="宋体" w:cs="宋体"/>
        </w:rPr>
        <w:t>和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N</w:t>
      </w:r>
      <w:r w:rsidRPr="0FD4254C">
        <w:rPr>
          <w:rFonts w:ascii="宋体" w:eastAsia="宋体" w:hAnsi="宋体" w:cs="宋体"/>
        </w:rPr>
        <w:t>端子，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B</w:t>
      </w:r>
      <w:r w:rsidRPr="0FD4254C">
        <w:rPr>
          <w:rFonts w:ascii="宋体" w:eastAsia="宋体" w:hAnsi="宋体" w:cs="宋体"/>
        </w:rPr>
        <w:t>和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C</w:t>
      </w:r>
      <w:r w:rsidRPr="0FD4254C">
        <w:rPr>
          <w:rFonts w:ascii="宋体" w:eastAsia="宋体" w:hAnsi="宋体" w:cs="宋体"/>
        </w:rPr>
        <w:t>不接。</w:t>
      </w:r>
    </w:p>
    <w:p w14:paraId="12D7BEDF" w14:textId="20A67A41" w:rsidR="0CBDDC04" w:rsidRDefault="0CBDDC04" w:rsidP="002A7BA0">
      <w:pPr>
        <w:spacing w:after="0" w:line="360" w:lineRule="auto"/>
        <w:ind w:firstLine="480"/>
        <w:jc w:val="center"/>
      </w:pPr>
      <w:r>
        <w:rPr>
          <w:noProof/>
        </w:rPr>
        <w:drawing>
          <wp:inline distT="0" distB="0" distL="0" distR="0" wp14:anchorId="3B0E6D4D" wp14:editId="15A9309F">
            <wp:extent cx="2276475" cy="1223453"/>
            <wp:effectExtent l="0" t="0" r="0" b="0"/>
            <wp:docPr id="339360934" name="图片 33936093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22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3F5">
        <w:rPr>
          <w:rFonts w:hint="eastAsia"/>
        </w:rPr>
        <w:t>m</w:t>
      </w:r>
    </w:p>
    <w:p w14:paraId="158F46B1" w14:textId="0029ED51" w:rsidR="743A9486" w:rsidRDefault="743A9486" w:rsidP="002A7BA0">
      <w:pPr>
        <w:spacing w:after="0" w:line="360" w:lineRule="auto"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560438AB" wp14:editId="11310FCF">
            <wp:extent cx="3071862" cy="3960000"/>
            <wp:effectExtent l="0" t="0" r="0" b="2540"/>
            <wp:docPr id="1358038675" name="图片 1358038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86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CE5D" w14:textId="3BC6061A" w:rsidR="0CBDDC04" w:rsidRDefault="0CBDDC04" w:rsidP="0FD4254C">
      <w:pPr>
        <w:spacing w:after="0" w:line="360" w:lineRule="auto"/>
        <w:ind w:firstLine="480"/>
        <w:jc w:val="both"/>
      </w:pPr>
      <w:r w:rsidRPr="0FD4254C">
        <w:rPr>
          <w:rFonts w:ascii="宋体" w:eastAsia="宋体" w:hAnsi="宋体" w:cs="宋体"/>
        </w:rPr>
        <w:t>该接线方式常用于单相</w:t>
      </w:r>
      <w:r w:rsidRPr="0FD4254C">
        <w:rPr>
          <w:rFonts w:ascii="Times New Roman" w:eastAsia="Times New Roman" w:hAnsi="Times New Roman" w:cs="Times New Roman"/>
        </w:rPr>
        <w:t>LN</w:t>
      </w:r>
      <w:r w:rsidRPr="0FD4254C">
        <w:rPr>
          <w:rFonts w:ascii="宋体" w:eastAsia="宋体" w:hAnsi="宋体" w:cs="宋体"/>
        </w:rPr>
        <w:t>家用负载，如北美家用</w:t>
      </w:r>
      <w:r w:rsidRPr="0FD4254C">
        <w:rPr>
          <w:rFonts w:ascii="Times New Roman" w:eastAsia="Times New Roman" w:hAnsi="Times New Roman" w:cs="Times New Roman"/>
        </w:rPr>
        <w:t>120VLN</w:t>
      </w:r>
      <w:r w:rsidRPr="0FD4254C">
        <w:rPr>
          <w:rFonts w:ascii="宋体" w:eastAsia="宋体" w:hAnsi="宋体" w:cs="宋体"/>
        </w:rPr>
        <w:t>单相供电用于照明，常用电器等</w:t>
      </w:r>
      <w:r w:rsidRPr="0FD4254C">
        <w:rPr>
          <w:rFonts w:ascii="Times New Roman" w:eastAsia="Times New Roman" w:hAnsi="Times New Roman" w:cs="Times New Roman"/>
        </w:rPr>
        <w:t>.</w:t>
      </w:r>
    </w:p>
    <w:p w14:paraId="3D3A21B4" w14:textId="77777777" w:rsidR="002A7BA0" w:rsidRDefault="002A7BA0" w:rsidP="002A7BA0">
      <w:pPr>
        <w:spacing w:after="0" w:line="360" w:lineRule="auto"/>
        <w:ind w:firstLine="199"/>
        <w:jc w:val="both"/>
        <w:rPr>
          <w:rFonts w:ascii="宋体" w:eastAsia="宋体" w:hAnsi="宋体" w:cs="宋体" w:hint="eastAsia"/>
        </w:rPr>
      </w:pPr>
      <w:r w:rsidRPr="002A7BA0">
        <w:rPr>
          <w:rFonts w:ascii="黑体" w:eastAsia="黑体" w:hAnsi="黑体" w:cs="黑体"/>
          <w:color w:val="0F4761" w:themeColor="accent1" w:themeShade="BF"/>
        </w:rPr>
        <w:t>默认配置</w:t>
      </w:r>
    </w:p>
    <w:p w14:paraId="306F2D37" w14:textId="427C7FA8" w:rsidR="002A7BA0" w:rsidRDefault="002A7BA0" w:rsidP="002A7BA0">
      <w:pPr>
        <w:spacing w:after="0" w:line="360" w:lineRule="auto"/>
        <w:ind w:firstLine="199"/>
        <w:jc w:val="both"/>
      </w:pPr>
      <w:r w:rsidRPr="0FD4254C">
        <w:rPr>
          <w:rFonts w:ascii="Times New Roman" w:eastAsia="Times New Roman" w:hAnsi="Times New Roman" w:cs="Times New Roman"/>
        </w:rPr>
        <w:t>24</w:t>
      </w:r>
      <w:r w:rsidRPr="0FD4254C">
        <w:rPr>
          <w:rFonts w:ascii="宋体" w:eastAsia="宋体" w:hAnsi="宋体" w:cs="宋体"/>
        </w:rPr>
        <w:t>路测量</w:t>
      </w:r>
      <w:r w:rsidRPr="0FD4254C">
        <w:rPr>
          <w:rFonts w:ascii="Times New Roman" w:eastAsia="Times New Roman" w:hAnsi="Times New Roman" w:cs="Times New Roman"/>
        </w:rPr>
        <w:t xml:space="preserve">Ia </w:t>
      </w:r>
      <w:r w:rsidRPr="0FD4254C">
        <w:rPr>
          <w:rFonts w:ascii="宋体" w:eastAsia="宋体" w:hAnsi="宋体" w:cs="宋体"/>
        </w:rPr>
        <w:t>，使用</w:t>
      </w:r>
      <w:r w:rsidRPr="0FD4254C">
        <w:rPr>
          <w:rFonts w:ascii="Times New Roman" w:eastAsia="Times New Roman" w:hAnsi="Times New Roman" w:cs="Times New Roman"/>
        </w:rPr>
        <w:t>Va</w:t>
      </w:r>
      <w:r w:rsidRPr="0FD4254C">
        <w:rPr>
          <w:rFonts w:ascii="宋体" w:eastAsia="宋体" w:hAnsi="宋体" w:cs="宋体"/>
        </w:rPr>
        <w:t>计算功率。无</w:t>
      </w:r>
      <w:r w:rsidRPr="0FD4254C">
        <w:rPr>
          <w:rFonts w:ascii="Times New Roman" w:eastAsia="Times New Roman" w:hAnsi="Times New Roman" w:cs="Times New Roman"/>
        </w:rPr>
        <w:t>User Channel</w:t>
      </w:r>
      <w:r w:rsidRPr="0FD4254C">
        <w:rPr>
          <w:rFonts w:ascii="宋体" w:eastAsia="宋体" w:hAnsi="宋体" w:cs="宋体"/>
        </w:rPr>
        <w:t>。</w:t>
      </w:r>
    </w:p>
    <w:tbl>
      <w:tblPr>
        <w:tblStyle w:val="af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16"/>
        <w:gridCol w:w="3417"/>
      </w:tblGrid>
      <w:tr w:rsidR="0FD4254C" w14:paraId="0410C65B" w14:textId="77777777" w:rsidTr="002A7BA0">
        <w:trPr>
          <w:trHeight w:val="300"/>
          <w:jc w:val="center"/>
        </w:trPr>
        <w:tc>
          <w:tcPr>
            <w:tcW w:w="3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ACA9611" w14:textId="19BC3A3F" w:rsidR="0FD4254C" w:rsidRDefault="0FD4254C" w:rsidP="002A7BA0">
            <w:pPr>
              <w:spacing w:line="360" w:lineRule="auto"/>
              <w:ind w:firstLine="48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FD4254C">
              <w:rPr>
                <w:rFonts w:ascii="Times New Roman" w:eastAsia="Times New Roman" w:hAnsi="Times New Roman" w:cs="Times New Roman"/>
                <w:b/>
                <w:bCs/>
                <w:sz w:val="22"/>
              </w:rPr>
              <w:t>Input Channel</w:t>
            </w:r>
          </w:p>
        </w:tc>
        <w:tc>
          <w:tcPr>
            <w:tcW w:w="3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76006A4" w14:textId="291B6183" w:rsidR="0FD4254C" w:rsidRDefault="0FD4254C" w:rsidP="002A7BA0">
            <w:pPr>
              <w:spacing w:line="360" w:lineRule="auto"/>
              <w:ind w:firstLine="48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FD4254C">
              <w:rPr>
                <w:rFonts w:ascii="Times New Roman" w:eastAsia="Times New Roman" w:hAnsi="Times New Roman" w:cs="Times New Roman"/>
                <w:b/>
                <w:bCs/>
                <w:sz w:val="22"/>
              </w:rPr>
              <w:t>Phase</w:t>
            </w:r>
          </w:p>
        </w:tc>
      </w:tr>
      <w:tr w:rsidR="0FD4254C" w14:paraId="4AF4B402" w14:textId="77777777" w:rsidTr="002A7BA0">
        <w:trPr>
          <w:trHeight w:val="300"/>
          <w:jc w:val="center"/>
        </w:trPr>
        <w:tc>
          <w:tcPr>
            <w:tcW w:w="3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211D43E" w14:textId="416C646F" w:rsidR="0FD4254C" w:rsidRDefault="0FD4254C" w:rsidP="002A7BA0">
            <w:pPr>
              <w:spacing w:line="360" w:lineRule="auto"/>
              <w:ind w:firstLin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FD4254C">
              <w:rPr>
                <w:rFonts w:ascii="Times New Roman" w:eastAsia="Times New Roman" w:hAnsi="Times New Roman" w:cs="Times New Roman"/>
                <w:sz w:val="22"/>
              </w:rPr>
              <w:t>1</w:t>
            </w:r>
          </w:p>
        </w:tc>
        <w:tc>
          <w:tcPr>
            <w:tcW w:w="3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D661D0D" w14:textId="4B865675" w:rsidR="0FD4254C" w:rsidRDefault="0FD4254C" w:rsidP="002A7BA0">
            <w:pPr>
              <w:spacing w:line="360" w:lineRule="auto"/>
              <w:ind w:firstLin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FD4254C">
              <w:rPr>
                <w:rFonts w:ascii="Times New Roman" w:eastAsia="Times New Roman" w:hAnsi="Times New Roman" w:cs="Times New Roman"/>
                <w:sz w:val="22"/>
              </w:rPr>
              <w:t>A</w:t>
            </w:r>
          </w:p>
        </w:tc>
      </w:tr>
      <w:tr w:rsidR="0FD4254C" w14:paraId="555A0D37" w14:textId="77777777" w:rsidTr="002A7BA0">
        <w:trPr>
          <w:trHeight w:val="300"/>
          <w:jc w:val="center"/>
        </w:trPr>
        <w:tc>
          <w:tcPr>
            <w:tcW w:w="3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5872144" w14:textId="3B3BCDC2" w:rsidR="0FD4254C" w:rsidRDefault="0FD4254C" w:rsidP="002A7BA0">
            <w:pPr>
              <w:spacing w:line="360" w:lineRule="auto"/>
              <w:ind w:firstLin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FD4254C">
              <w:rPr>
                <w:rFonts w:ascii="Times New Roman" w:eastAsia="Times New Roman" w:hAnsi="Times New Roman" w:cs="Times New Roman"/>
                <w:sz w:val="22"/>
              </w:rPr>
              <w:t>2</w:t>
            </w:r>
          </w:p>
        </w:tc>
        <w:tc>
          <w:tcPr>
            <w:tcW w:w="3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E64FBFC" w14:textId="0F7E1835" w:rsidR="0FD4254C" w:rsidRDefault="0FD4254C" w:rsidP="002A7BA0">
            <w:pPr>
              <w:spacing w:line="360" w:lineRule="auto"/>
              <w:ind w:firstLin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FD4254C">
              <w:rPr>
                <w:rFonts w:ascii="Times New Roman" w:eastAsia="Times New Roman" w:hAnsi="Times New Roman" w:cs="Times New Roman"/>
                <w:sz w:val="22"/>
              </w:rPr>
              <w:t>A</w:t>
            </w:r>
          </w:p>
        </w:tc>
      </w:tr>
      <w:tr w:rsidR="0FD4254C" w14:paraId="541B2297" w14:textId="77777777" w:rsidTr="002A7BA0">
        <w:trPr>
          <w:trHeight w:val="300"/>
          <w:jc w:val="center"/>
        </w:trPr>
        <w:tc>
          <w:tcPr>
            <w:tcW w:w="3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555C3ED" w14:textId="522AAE04" w:rsidR="0FD4254C" w:rsidRDefault="0FD4254C" w:rsidP="002A7BA0">
            <w:pPr>
              <w:spacing w:line="360" w:lineRule="auto"/>
              <w:ind w:firstLin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FD4254C">
              <w:rPr>
                <w:rFonts w:ascii="Times New Roman" w:eastAsia="Times New Roman" w:hAnsi="Times New Roman" w:cs="Times New Roman"/>
                <w:sz w:val="22"/>
              </w:rPr>
              <w:t>..</w:t>
            </w:r>
          </w:p>
        </w:tc>
        <w:tc>
          <w:tcPr>
            <w:tcW w:w="3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30D4D36" w14:textId="079C6517" w:rsidR="0FD4254C" w:rsidRDefault="0FD4254C" w:rsidP="002A7BA0">
            <w:pPr>
              <w:spacing w:line="360" w:lineRule="auto"/>
              <w:ind w:firstLin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FD4254C">
              <w:rPr>
                <w:rFonts w:ascii="Times New Roman" w:eastAsia="Times New Roman" w:hAnsi="Times New Roman" w:cs="Times New Roman"/>
                <w:sz w:val="22"/>
              </w:rPr>
              <w:t>A</w:t>
            </w:r>
          </w:p>
        </w:tc>
      </w:tr>
      <w:tr w:rsidR="0FD4254C" w14:paraId="25C5A249" w14:textId="77777777" w:rsidTr="002A7BA0">
        <w:trPr>
          <w:trHeight w:val="300"/>
          <w:jc w:val="center"/>
        </w:trPr>
        <w:tc>
          <w:tcPr>
            <w:tcW w:w="3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D277945" w14:textId="65535744" w:rsidR="0FD4254C" w:rsidRDefault="0FD4254C" w:rsidP="002A7BA0">
            <w:pPr>
              <w:spacing w:line="360" w:lineRule="auto"/>
              <w:ind w:firstLin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FD4254C">
              <w:rPr>
                <w:rFonts w:ascii="Times New Roman" w:eastAsia="Times New Roman" w:hAnsi="Times New Roman" w:cs="Times New Roman"/>
                <w:sz w:val="22"/>
              </w:rPr>
              <w:t>24</w:t>
            </w:r>
          </w:p>
        </w:tc>
        <w:tc>
          <w:tcPr>
            <w:tcW w:w="3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EAC1842" w14:textId="6092415D" w:rsidR="0FD4254C" w:rsidRDefault="0FD4254C" w:rsidP="002A7BA0">
            <w:pPr>
              <w:spacing w:line="360" w:lineRule="auto"/>
              <w:ind w:firstLin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FD4254C">
              <w:rPr>
                <w:rFonts w:ascii="Times New Roman" w:eastAsia="Times New Roman" w:hAnsi="Times New Roman" w:cs="Times New Roman"/>
                <w:sz w:val="22"/>
              </w:rPr>
              <w:t>A</w:t>
            </w:r>
          </w:p>
        </w:tc>
      </w:tr>
    </w:tbl>
    <w:p w14:paraId="117F09E1" w14:textId="59BE2815" w:rsidR="0CBDDC04" w:rsidRDefault="0CBDDC04" w:rsidP="002A7BA0">
      <w:pPr>
        <w:spacing w:after="0" w:line="360" w:lineRule="auto"/>
        <w:ind w:firstLine="480"/>
        <w:jc w:val="center"/>
      </w:pPr>
    </w:p>
    <w:tbl>
      <w:tblPr>
        <w:tblStyle w:val="af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16"/>
        <w:gridCol w:w="3417"/>
      </w:tblGrid>
      <w:tr w:rsidR="0FD4254C" w14:paraId="3EC87747" w14:textId="77777777" w:rsidTr="0FD4254C">
        <w:trPr>
          <w:trHeight w:val="300"/>
          <w:jc w:val="center"/>
        </w:trPr>
        <w:tc>
          <w:tcPr>
            <w:tcW w:w="3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97A486" w14:textId="04C6CD49" w:rsidR="0FD4254C" w:rsidRDefault="002A7BA0" w:rsidP="002A7BA0">
            <w:pPr>
              <w:spacing w:line="360" w:lineRule="auto"/>
              <w:ind w:firstLine="48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FD4254C">
              <w:rPr>
                <w:rFonts w:ascii="Times New Roman" w:eastAsia="Times New Roman" w:hAnsi="Times New Roman" w:cs="Times New Roman"/>
                <w:b/>
                <w:bCs/>
                <w:sz w:val="22"/>
              </w:rPr>
              <w:t>Input</w:t>
            </w:r>
            <w:r w:rsidR="0FD4254C" w:rsidRPr="0FD4254C">
              <w:rPr>
                <w:rFonts w:ascii="Times New Roman" w:eastAsia="Times New Roman" w:hAnsi="Times New Roman" w:cs="Times New Roman"/>
                <w:b/>
                <w:bCs/>
                <w:sz w:val="22"/>
              </w:rPr>
              <w:t xml:space="preserve"> Channel</w:t>
            </w:r>
          </w:p>
        </w:tc>
        <w:tc>
          <w:tcPr>
            <w:tcW w:w="3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2E0C77" w14:textId="755B481A" w:rsidR="0FD4254C" w:rsidRDefault="0FD4254C" w:rsidP="002A7BA0">
            <w:pPr>
              <w:spacing w:line="360" w:lineRule="auto"/>
              <w:ind w:firstLine="482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FD4254C">
              <w:rPr>
                <w:rFonts w:ascii="Times New Roman" w:eastAsia="Times New Roman" w:hAnsi="Times New Roman" w:cs="Times New Roman"/>
                <w:b/>
                <w:bCs/>
                <w:sz w:val="22"/>
              </w:rPr>
              <w:t>Input Channel</w:t>
            </w:r>
          </w:p>
        </w:tc>
      </w:tr>
      <w:tr w:rsidR="0FD4254C" w14:paraId="4F321510" w14:textId="77777777" w:rsidTr="0FD4254C">
        <w:trPr>
          <w:trHeight w:val="300"/>
          <w:jc w:val="center"/>
        </w:trPr>
        <w:tc>
          <w:tcPr>
            <w:tcW w:w="3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0A9BE3" w14:textId="1EA9B7A5" w:rsidR="0FD4254C" w:rsidRDefault="0FD4254C" w:rsidP="002A7BA0">
            <w:pPr>
              <w:spacing w:line="360" w:lineRule="auto"/>
              <w:ind w:firstLin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FD4254C">
              <w:rPr>
                <w:rFonts w:ascii="Times New Roman" w:eastAsia="Times New Roman" w:hAnsi="Times New Roman" w:cs="Times New Roman"/>
                <w:sz w:val="22"/>
              </w:rPr>
              <w:t>1</w:t>
            </w:r>
          </w:p>
        </w:tc>
        <w:tc>
          <w:tcPr>
            <w:tcW w:w="3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456302" w14:textId="43BE36A6" w:rsidR="0FD4254C" w:rsidRDefault="0FD4254C" w:rsidP="002A7BA0">
            <w:pPr>
              <w:spacing w:line="360" w:lineRule="auto"/>
              <w:ind w:firstLin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FD4254C">
              <w:rPr>
                <w:rFonts w:ascii="Times New Roman" w:eastAsia="Times New Roman" w:hAnsi="Times New Roman" w:cs="Times New Roman"/>
                <w:sz w:val="22"/>
              </w:rPr>
              <w:t>N/A</w:t>
            </w:r>
          </w:p>
        </w:tc>
      </w:tr>
      <w:tr w:rsidR="0FD4254C" w14:paraId="5C7A905B" w14:textId="77777777" w:rsidTr="0FD4254C">
        <w:trPr>
          <w:trHeight w:val="300"/>
          <w:jc w:val="center"/>
        </w:trPr>
        <w:tc>
          <w:tcPr>
            <w:tcW w:w="3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0F11F5" w14:textId="3A4431F3" w:rsidR="0FD4254C" w:rsidRDefault="0FD4254C" w:rsidP="002A7BA0">
            <w:pPr>
              <w:spacing w:line="360" w:lineRule="auto"/>
              <w:ind w:firstLin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FD4254C">
              <w:rPr>
                <w:rFonts w:ascii="Times New Roman" w:eastAsia="Times New Roman" w:hAnsi="Times New Roman" w:cs="Times New Roman"/>
                <w:sz w:val="22"/>
              </w:rPr>
              <w:t>2</w:t>
            </w:r>
          </w:p>
        </w:tc>
        <w:tc>
          <w:tcPr>
            <w:tcW w:w="3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21329C" w14:textId="39813DC4" w:rsidR="0FD4254C" w:rsidRDefault="0FD4254C" w:rsidP="002A7BA0">
            <w:pPr>
              <w:spacing w:line="360" w:lineRule="auto"/>
              <w:ind w:firstLin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FD4254C">
              <w:rPr>
                <w:rFonts w:ascii="Times New Roman" w:eastAsia="Times New Roman" w:hAnsi="Times New Roman" w:cs="Times New Roman"/>
                <w:sz w:val="22"/>
              </w:rPr>
              <w:t>N/A</w:t>
            </w:r>
          </w:p>
        </w:tc>
      </w:tr>
      <w:tr w:rsidR="0FD4254C" w14:paraId="1AEBD014" w14:textId="77777777" w:rsidTr="0FD4254C">
        <w:trPr>
          <w:trHeight w:val="300"/>
          <w:jc w:val="center"/>
        </w:trPr>
        <w:tc>
          <w:tcPr>
            <w:tcW w:w="3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E9F13E" w14:textId="60A1FD8F" w:rsidR="0FD4254C" w:rsidRDefault="0FD4254C" w:rsidP="002A7BA0">
            <w:pPr>
              <w:spacing w:line="360" w:lineRule="auto"/>
              <w:ind w:firstLin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FD4254C">
              <w:rPr>
                <w:rFonts w:ascii="Times New Roman" w:eastAsia="Times New Roman" w:hAnsi="Times New Roman" w:cs="Times New Roman"/>
                <w:sz w:val="22"/>
              </w:rPr>
              <w:t>..</w:t>
            </w:r>
          </w:p>
        </w:tc>
        <w:tc>
          <w:tcPr>
            <w:tcW w:w="3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5C3F5B" w14:textId="2DBDB81C" w:rsidR="0FD4254C" w:rsidRDefault="0FD4254C" w:rsidP="002A7BA0">
            <w:pPr>
              <w:spacing w:line="360" w:lineRule="auto"/>
              <w:ind w:firstLin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FD4254C">
              <w:rPr>
                <w:rFonts w:ascii="Times New Roman" w:eastAsia="Times New Roman" w:hAnsi="Times New Roman" w:cs="Times New Roman"/>
                <w:sz w:val="22"/>
              </w:rPr>
              <w:t>N/A</w:t>
            </w:r>
          </w:p>
        </w:tc>
      </w:tr>
      <w:tr w:rsidR="0FD4254C" w14:paraId="09FD0E9F" w14:textId="77777777" w:rsidTr="0FD4254C">
        <w:trPr>
          <w:trHeight w:val="300"/>
          <w:jc w:val="center"/>
        </w:trPr>
        <w:tc>
          <w:tcPr>
            <w:tcW w:w="3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E40159" w14:textId="344DE89A" w:rsidR="0FD4254C" w:rsidRPr="002A7BA0" w:rsidRDefault="002A7BA0" w:rsidP="002A7BA0">
            <w:pPr>
              <w:spacing w:line="360" w:lineRule="auto"/>
              <w:ind w:firstLine="4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2"/>
              </w:rPr>
              <w:t>24</w:t>
            </w:r>
          </w:p>
        </w:tc>
        <w:tc>
          <w:tcPr>
            <w:tcW w:w="3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BCCA6B" w14:textId="07A3CA3F" w:rsidR="0FD4254C" w:rsidRDefault="0FD4254C" w:rsidP="002A7BA0">
            <w:pPr>
              <w:spacing w:line="360" w:lineRule="auto"/>
              <w:ind w:firstLine="48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FD4254C">
              <w:rPr>
                <w:rFonts w:ascii="Times New Roman" w:eastAsia="Times New Roman" w:hAnsi="Times New Roman" w:cs="Times New Roman"/>
                <w:sz w:val="22"/>
              </w:rPr>
              <w:t>N/A</w:t>
            </w:r>
          </w:p>
        </w:tc>
      </w:tr>
    </w:tbl>
    <w:p w14:paraId="4645F882" w14:textId="1A9C0E68" w:rsidR="0CBDDC04" w:rsidRDefault="0CBDDC04" w:rsidP="0FD4254C">
      <w:pPr>
        <w:spacing w:after="0" w:line="360" w:lineRule="auto"/>
        <w:ind w:firstLine="199"/>
        <w:jc w:val="both"/>
      </w:pPr>
      <w:r w:rsidRPr="0FD4254C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20D5A12F" w14:textId="7FE933A5" w:rsidR="0CBDDC04" w:rsidRDefault="0CBDDC04" w:rsidP="0FD4254C">
      <w:pPr>
        <w:spacing w:after="0" w:line="360" w:lineRule="auto"/>
        <w:ind w:firstLine="480"/>
        <w:jc w:val="both"/>
      </w:pPr>
    </w:p>
    <w:p w14:paraId="3352DE07" w14:textId="6E0423AD" w:rsidR="0CBDDC04" w:rsidRDefault="0CBDDC04" w:rsidP="0FD4254C">
      <w:pPr>
        <w:pStyle w:val="3"/>
        <w:rPr>
          <w:rFonts w:eastAsiaTheme="minorEastAsia"/>
          <w:sz w:val="24"/>
          <w:szCs w:val="24"/>
        </w:rPr>
      </w:pPr>
      <w:r w:rsidRPr="0FD4254C">
        <w:rPr>
          <w:rFonts w:eastAsiaTheme="minorEastAsia"/>
          <w:sz w:val="24"/>
          <w:szCs w:val="24"/>
        </w:rPr>
        <w:t>2 Element 3 Wire 1 Phase</w:t>
      </w:r>
    </w:p>
    <w:p w14:paraId="38F36639" w14:textId="16369997" w:rsidR="0CBDDC04" w:rsidRDefault="0CBDDC04" w:rsidP="0FD4254C">
      <w:pPr>
        <w:spacing w:after="0"/>
        <w:ind w:left="480"/>
        <w:jc w:val="both"/>
        <w:rPr>
          <w:rFonts w:ascii="黑体" w:eastAsia="黑体" w:hAnsi="黑体" w:cs="黑体" w:hint="eastAsia"/>
          <w:color w:val="000000" w:themeColor="text1"/>
          <w:sz w:val="28"/>
          <w:szCs w:val="28"/>
        </w:rPr>
      </w:pPr>
      <w:r w:rsidRPr="0FD4254C">
        <w:rPr>
          <w:rFonts w:ascii="黑体" w:eastAsia="黑体" w:hAnsi="黑体" w:cs="黑体"/>
          <w:color w:val="000000" w:themeColor="text1"/>
          <w:sz w:val="28"/>
          <w:szCs w:val="28"/>
        </w:rPr>
        <w:t>接线图</w:t>
      </w:r>
    </w:p>
    <w:p w14:paraId="5429A3C6" w14:textId="409FDD9B" w:rsidR="0CBDDC04" w:rsidRDefault="0CBDDC04" w:rsidP="0FD4254C">
      <w:pPr>
        <w:spacing w:after="0" w:line="360" w:lineRule="auto"/>
        <w:ind w:firstLine="480"/>
        <w:jc w:val="both"/>
      </w:pPr>
      <w:r w:rsidRPr="0FD4254C">
        <w:rPr>
          <w:rFonts w:ascii="宋体" w:eastAsia="宋体" w:hAnsi="宋体" w:cs="宋体"/>
        </w:rPr>
        <w:t>系统</w:t>
      </w:r>
      <w:r w:rsidRPr="0FD4254C">
        <w:rPr>
          <w:rFonts w:ascii="Times New Roman" w:eastAsia="Times New Roman" w:hAnsi="Times New Roman" w:cs="Times New Roman"/>
        </w:rPr>
        <w:t>A</w:t>
      </w:r>
      <w:r w:rsidRPr="0FD4254C">
        <w:rPr>
          <w:rFonts w:ascii="宋体" w:eastAsia="宋体" w:hAnsi="宋体" w:cs="宋体"/>
        </w:rPr>
        <w:t>点连接电表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A</w:t>
      </w:r>
      <w:r w:rsidRPr="0FD4254C">
        <w:rPr>
          <w:rFonts w:ascii="宋体" w:eastAsia="宋体" w:hAnsi="宋体" w:cs="宋体"/>
        </w:rPr>
        <w:t>，</w:t>
      </w:r>
      <w:r w:rsidRPr="0FD4254C">
        <w:rPr>
          <w:rFonts w:ascii="Times New Roman" w:eastAsia="Times New Roman" w:hAnsi="Times New Roman" w:cs="Times New Roman"/>
        </w:rPr>
        <w:t>N</w:t>
      </w:r>
      <w:r w:rsidRPr="0FD4254C">
        <w:rPr>
          <w:rFonts w:ascii="宋体" w:eastAsia="宋体" w:hAnsi="宋体" w:cs="宋体"/>
        </w:rPr>
        <w:t>连接电表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N</w:t>
      </w:r>
      <w:r w:rsidRPr="0FD4254C">
        <w:rPr>
          <w:rFonts w:ascii="宋体" w:eastAsia="宋体" w:hAnsi="宋体" w:cs="宋体"/>
        </w:rPr>
        <w:t>，</w:t>
      </w:r>
      <w:r w:rsidRPr="0FD4254C">
        <w:rPr>
          <w:rFonts w:ascii="Times New Roman" w:eastAsia="Times New Roman" w:hAnsi="Times New Roman" w:cs="Times New Roman"/>
        </w:rPr>
        <w:t>C</w:t>
      </w:r>
      <w:r w:rsidRPr="0FD4254C">
        <w:rPr>
          <w:rFonts w:ascii="宋体" w:eastAsia="宋体" w:hAnsi="宋体" w:cs="宋体"/>
        </w:rPr>
        <w:t>连接电表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C</w:t>
      </w:r>
      <w:r w:rsidRPr="0FD4254C">
        <w:rPr>
          <w:rFonts w:ascii="宋体" w:eastAsia="宋体" w:hAnsi="宋体" w:cs="宋体"/>
        </w:rPr>
        <w:t>。测量</w:t>
      </w:r>
      <w:r w:rsidRPr="0FD4254C">
        <w:rPr>
          <w:rFonts w:ascii="Times New Roman" w:eastAsia="Times New Roman" w:hAnsi="Times New Roman" w:cs="Times New Roman"/>
        </w:rPr>
        <w:t>A</w:t>
      </w:r>
      <w:r w:rsidRPr="0FD4254C">
        <w:rPr>
          <w:rFonts w:ascii="宋体" w:eastAsia="宋体" w:hAnsi="宋体" w:cs="宋体"/>
        </w:rPr>
        <w:t>相和</w:t>
      </w:r>
      <w:r w:rsidRPr="0FD4254C">
        <w:rPr>
          <w:rFonts w:ascii="Times New Roman" w:eastAsia="Times New Roman" w:hAnsi="Times New Roman" w:cs="Times New Roman"/>
        </w:rPr>
        <w:t>C</w:t>
      </w:r>
      <w:r w:rsidRPr="0FD4254C">
        <w:rPr>
          <w:rFonts w:ascii="宋体" w:eastAsia="宋体" w:hAnsi="宋体" w:cs="宋体"/>
        </w:rPr>
        <w:t>相电流。正常情况下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AN</w:t>
      </w:r>
      <w:r w:rsidRPr="0FD4254C">
        <w:rPr>
          <w:rFonts w:ascii="Times New Roman" w:eastAsia="Times New Roman" w:hAnsi="Times New Roman" w:cs="Times New Roman"/>
        </w:rPr>
        <w:t>=V</w:t>
      </w:r>
      <w:r w:rsidRPr="0FD4254C">
        <w:rPr>
          <w:rFonts w:ascii="Times New Roman" w:eastAsia="Times New Roman" w:hAnsi="Times New Roman" w:cs="Times New Roman"/>
          <w:vertAlign w:val="subscript"/>
        </w:rPr>
        <w:t>NC</w:t>
      </w:r>
      <w:r w:rsidRPr="0FD4254C">
        <w:rPr>
          <w:rFonts w:ascii="宋体" w:eastAsia="宋体" w:hAnsi="宋体" w:cs="宋体"/>
        </w:rPr>
        <w:t>。</w:t>
      </w:r>
    </w:p>
    <w:p w14:paraId="7F206F0E" w14:textId="59054D8A" w:rsidR="0023F768" w:rsidRDefault="0023F768" w:rsidP="0FD4254C">
      <w:pPr>
        <w:spacing w:after="0" w:line="360" w:lineRule="auto"/>
        <w:ind w:firstLine="480"/>
        <w:jc w:val="center"/>
      </w:pPr>
      <w:r>
        <w:rPr>
          <w:noProof/>
        </w:rPr>
        <w:drawing>
          <wp:inline distT="0" distB="0" distL="0" distR="0" wp14:anchorId="3E7F3121" wp14:editId="16F81737">
            <wp:extent cx="2543175" cy="1297406"/>
            <wp:effectExtent l="0" t="0" r="0" b="0"/>
            <wp:docPr id="842552934" name="图片 84255293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29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6581" w14:textId="43EC7A78" w:rsidR="4F963548" w:rsidRDefault="4F963548" w:rsidP="0FD4254C">
      <w:pPr>
        <w:spacing w:after="0" w:line="360" w:lineRule="auto"/>
        <w:ind w:firstLine="199"/>
        <w:jc w:val="center"/>
      </w:pPr>
      <w:r>
        <w:rPr>
          <w:noProof/>
        </w:rPr>
        <w:drawing>
          <wp:inline distT="0" distB="0" distL="0" distR="0" wp14:anchorId="77316655" wp14:editId="1536D5F4">
            <wp:extent cx="3062706" cy="3960000"/>
            <wp:effectExtent l="0" t="0" r="4445" b="2540"/>
            <wp:docPr id="1843624718" name="图片 1843624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70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BA41" w14:textId="1EF115CD" w:rsidR="0CBDDC04" w:rsidRDefault="0CBDDC04" w:rsidP="0FD4254C">
      <w:pPr>
        <w:spacing w:after="0" w:line="360" w:lineRule="auto"/>
        <w:ind w:firstLine="480"/>
        <w:jc w:val="both"/>
      </w:pPr>
      <w:r w:rsidRPr="0FD4254C">
        <w:rPr>
          <w:rFonts w:ascii="宋体" w:eastAsia="宋体" w:hAnsi="宋体" w:cs="宋体"/>
        </w:rPr>
        <w:t>该接线方式常用于北美家用</w:t>
      </w:r>
      <w:r w:rsidRPr="0FD4254C">
        <w:rPr>
          <w:rFonts w:ascii="Times New Roman" w:eastAsia="Times New Roman" w:hAnsi="Times New Roman" w:cs="Times New Roman"/>
        </w:rPr>
        <w:t>/</w:t>
      </w:r>
      <w:r w:rsidRPr="0FD4254C">
        <w:rPr>
          <w:rFonts w:ascii="宋体" w:eastAsia="宋体" w:hAnsi="宋体" w:cs="宋体"/>
        </w:rPr>
        <w:t>商用照明，单相</w:t>
      </w:r>
      <w:r w:rsidRPr="0FD4254C">
        <w:rPr>
          <w:rFonts w:ascii="Times New Roman" w:eastAsia="Times New Roman" w:hAnsi="Times New Roman" w:cs="Times New Roman"/>
        </w:rPr>
        <w:t>120V/240V</w:t>
      </w:r>
      <w:r w:rsidRPr="0FD4254C">
        <w:rPr>
          <w:rFonts w:ascii="宋体" w:eastAsia="宋体" w:hAnsi="宋体" w:cs="宋体"/>
        </w:rPr>
        <w:t>系统。</w:t>
      </w:r>
    </w:p>
    <w:p w14:paraId="679BE7E8" w14:textId="2EB51D55" w:rsidR="0CBDDC04" w:rsidRDefault="0CBDDC04" w:rsidP="0FD4254C">
      <w:pPr>
        <w:pStyle w:val="a9"/>
        <w:spacing w:after="0" w:line="360" w:lineRule="auto"/>
        <w:ind w:left="840" w:hanging="360"/>
        <w:jc w:val="both"/>
        <w:rPr>
          <w:rFonts w:ascii="宋体" w:eastAsia="宋体" w:hAnsi="宋体" w:cs="宋体" w:hint="eastAsia"/>
        </w:rPr>
      </w:pPr>
      <w:r w:rsidRPr="0FD4254C">
        <w:rPr>
          <w:rFonts w:ascii="宋体" w:eastAsia="宋体" w:hAnsi="宋体" w:cs="宋体"/>
        </w:rPr>
        <w:t>单相</w:t>
      </w:r>
      <w:r w:rsidRPr="0FD4254C">
        <w:rPr>
          <w:rFonts w:ascii="Times New Roman" w:eastAsia="Times New Roman" w:hAnsi="Times New Roman" w:cs="Times New Roman"/>
        </w:rPr>
        <w:t>120V</w:t>
      </w:r>
      <w:r w:rsidRPr="0FD4254C">
        <w:rPr>
          <w:rFonts w:ascii="宋体" w:eastAsia="宋体" w:hAnsi="宋体" w:cs="宋体"/>
        </w:rPr>
        <w:t>用于常用电器如照明配置</w:t>
      </w:r>
    </w:p>
    <w:p w14:paraId="3BE8DB30" w14:textId="13D5E1D3" w:rsidR="0CBDDC04" w:rsidRDefault="0CBDDC04" w:rsidP="0FD4254C">
      <w:pPr>
        <w:spacing w:after="0" w:line="360" w:lineRule="auto"/>
        <w:ind w:left="480"/>
        <w:rPr>
          <w:rFonts w:ascii="黑体" w:eastAsia="黑体" w:hAnsi="黑体" w:cs="黑体" w:hint="eastAsia"/>
          <w:color w:val="0F4761" w:themeColor="accent1" w:themeShade="BF"/>
        </w:rPr>
      </w:pPr>
      <w:r w:rsidRPr="0FD4254C">
        <w:rPr>
          <w:rFonts w:ascii="黑体" w:eastAsia="黑体" w:hAnsi="黑体" w:cs="黑体"/>
          <w:color w:val="0F4761" w:themeColor="accent1" w:themeShade="BF"/>
        </w:rPr>
        <w:t>默认配置</w:t>
      </w:r>
    </w:p>
    <w:p w14:paraId="1D17B493" w14:textId="74913DF2" w:rsidR="0CBDDC04" w:rsidRDefault="0CBDDC04" w:rsidP="0FD4254C">
      <w:pPr>
        <w:spacing w:after="0" w:line="360" w:lineRule="auto"/>
        <w:ind w:firstLine="480"/>
        <w:jc w:val="both"/>
      </w:pPr>
      <w:r w:rsidRPr="0FD4254C">
        <w:rPr>
          <w:rFonts w:ascii="宋体" w:eastAsia="宋体" w:hAnsi="宋体" w:cs="宋体"/>
        </w:rPr>
        <w:lastRenderedPageBreak/>
        <w:t>一共</w:t>
      </w:r>
      <w:r w:rsidRPr="0FD4254C">
        <w:rPr>
          <w:rFonts w:ascii="Times New Roman" w:eastAsia="Times New Roman" w:hAnsi="Times New Roman" w:cs="Times New Roman"/>
        </w:rPr>
        <w:t>12</w:t>
      </w:r>
      <w:r w:rsidRPr="0FD4254C">
        <w:rPr>
          <w:rFonts w:ascii="宋体" w:eastAsia="宋体" w:hAnsi="宋体" w:cs="宋体"/>
        </w:rPr>
        <w:t>个用户，每个用户</w:t>
      </w:r>
      <w:r w:rsidRPr="0FD4254C">
        <w:rPr>
          <w:rFonts w:ascii="Times New Roman" w:eastAsia="Times New Roman" w:hAnsi="Times New Roman" w:cs="Times New Roman"/>
        </w:rPr>
        <w:t>2</w:t>
      </w:r>
      <w:r w:rsidRPr="0FD4254C">
        <w:rPr>
          <w:rFonts w:ascii="宋体" w:eastAsia="宋体" w:hAnsi="宋体" w:cs="宋体"/>
        </w:rPr>
        <w:t>个</w:t>
      </w:r>
      <w:r w:rsidRPr="0FD4254C">
        <w:rPr>
          <w:rFonts w:ascii="Times New Roman" w:eastAsia="Times New Roman" w:hAnsi="Times New Roman" w:cs="Times New Roman"/>
        </w:rPr>
        <w:t>input</w:t>
      </w:r>
      <w:r w:rsidRPr="0FD4254C">
        <w:rPr>
          <w:rFonts w:ascii="宋体" w:eastAsia="宋体" w:hAnsi="宋体" w:cs="宋体"/>
        </w:rPr>
        <w:t>通道，对应相分别为</w:t>
      </w:r>
      <w:r w:rsidRPr="0FD4254C">
        <w:rPr>
          <w:rFonts w:ascii="Times New Roman" w:eastAsia="Times New Roman" w:hAnsi="Times New Roman" w:cs="Times New Roman"/>
        </w:rPr>
        <w:t>A</w:t>
      </w:r>
      <w:r w:rsidRPr="0FD4254C">
        <w:rPr>
          <w:rFonts w:ascii="宋体" w:eastAsia="宋体" w:hAnsi="宋体" w:cs="宋体"/>
        </w:rPr>
        <w:t>相和</w:t>
      </w:r>
      <w:r w:rsidRPr="0FD4254C">
        <w:rPr>
          <w:rFonts w:ascii="Times New Roman" w:eastAsia="Times New Roman" w:hAnsi="Times New Roman" w:cs="Times New Roman"/>
        </w:rPr>
        <w:t>C</w:t>
      </w:r>
      <w:r w:rsidRPr="0FD4254C">
        <w:rPr>
          <w:rFonts w:ascii="宋体" w:eastAsia="宋体" w:hAnsi="宋体" w:cs="宋体"/>
        </w:rPr>
        <w:t>相。</w:t>
      </w:r>
    </w:p>
    <w:tbl>
      <w:tblPr>
        <w:tblStyle w:val="af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46"/>
        <w:gridCol w:w="1434"/>
        <w:gridCol w:w="1009"/>
        <w:gridCol w:w="1146"/>
        <w:gridCol w:w="1434"/>
        <w:gridCol w:w="1008"/>
      </w:tblGrid>
      <w:tr w:rsidR="0FD4254C" w14:paraId="78FEDEF1" w14:textId="77777777" w:rsidTr="002A7BA0">
        <w:trPr>
          <w:trHeight w:val="405"/>
          <w:jc w:val="center"/>
        </w:trPr>
        <w:tc>
          <w:tcPr>
            <w:tcW w:w="11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E97FD34" w14:textId="5278B179" w:rsidR="0FD4254C" w:rsidRDefault="0FD4254C" w:rsidP="002A7BA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FD4254C">
              <w:rPr>
                <w:rFonts w:ascii="宋体" w:eastAsia="宋体" w:hAnsi="宋体" w:cs="宋体"/>
                <w:szCs w:val="21"/>
              </w:rPr>
              <w:t>用户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32236FD" w14:textId="4B359823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input</w:t>
            </w:r>
            <w:r w:rsidRPr="0FD4254C">
              <w:rPr>
                <w:rFonts w:ascii="宋体" w:eastAsia="宋体" w:hAnsi="宋体" w:cs="宋体"/>
                <w:szCs w:val="21"/>
              </w:rPr>
              <w:t>通道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6226B11" w14:textId="3CDE11FA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Phase</w:t>
            </w:r>
          </w:p>
        </w:tc>
        <w:tc>
          <w:tcPr>
            <w:tcW w:w="11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ACD7F74" w14:textId="485BBD71" w:rsidR="0FD4254C" w:rsidRDefault="0FD4254C" w:rsidP="002A7BA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FD4254C">
              <w:rPr>
                <w:rFonts w:ascii="宋体" w:eastAsia="宋体" w:hAnsi="宋体" w:cs="宋体"/>
                <w:szCs w:val="21"/>
              </w:rPr>
              <w:t>用户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6E528AD" w14:textId="73D243EE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input</w:t>
            </w:r>
            <w:r w:rsidRPr="0FD4254C">
              <w:rPr>
                <w:rFonts w:ascii="宋体" w:eastAsia="宋体" w:hAnsi="宋体" w:cs="宋体"/>
                <w:szCs w:val="21"/>
              </w:rPr>
              <w:t>通道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9A88EC1" w14:textId="5A0FCAB3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Phase</w:t>
            </w:r>
          </w:p>
        </w:tc>
      </w:tr>
      <w:tr w:rsidR="0FD4254C" w14:paraId="2FD51848" w14:textId="77777777" w:rsidTr="002A7BA0">
        <w:trPr>
          <w:trHeight w:val="360"/>
          <w:jc w:val="center"/>
        </w:trPr>
        <w:tc>
          <w:tcPr>
            <w:tcW w:w="114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7D0E67A" w14:textId="5ED2BFCF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4A06C03" w14:textId="5D20F593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75F4649" w14:textId="0587B815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  <w:tc>
          <w:tcPr>
            <w:tcW w:w="114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F8A200A" w14:textId="556538D2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7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31C51EE" w14:textId="0F95C426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13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711AA5D" w14:textId="79AE6070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</w:tr>
      <w:tr w:rsidR="0FD4254C" w14:paraId="275169E1" w14:textId="77777777" w:rsidTr="002A7BA0">
        <w:trPr>
          <w:trHeight w:val="360"/>
          <w:jc w:val="center"/>
        </w:trPr>
        <w:tc>
          <w:tcPr>
            <w:tcW w:w="1146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3DF5E8B1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3600C92" w14:textId="7ED01A4E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2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F4E09DB" w14:textId="73D91004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  <w:tc>
          <w:tcPr>
            <w:tcW w:w="1146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5E0D9DD2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F412E1C" w14:textId="6EE7BAA2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14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05D9A09" w14:textId="16600EDA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</w:tr>
      <w:tr w:rsidR="0FD4254C" w14:paraId="3FD67A6F" w14:textId="77777777" w:rsidTr="002A7BA0">
        <w:trPr>
          <w:trHeight w:val="360"/>
          <w:jc w:val="center"/>
        </w:trPr>
        <w:tc>
          <w:tcPr>
            <w:tcW w:w="114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354DAD4" w14:textId="707B1EA0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2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D96AA77" w14:textId="21C55C66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3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67B741B" w14:textId="2B9F8B3D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  <w:tc>
          <w:tcPr>
            <w:tcW w:w="114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455D4F1" w14:textId="49206830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8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90B7A04" w14:textId="0FA3837C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15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E5D68FB" w14:textId="48308E9A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</w:tr>
      <w:tr w:rsidR="0FD4254C" w14:paraId="3F69EB50" w14:textId="77777777" w:rsidTr="002A7BA0">
        <w:trPr>
          <w:trHeight w:val="360"/>
          <w:jc w:val="center"/>
        </w:trPr>
        <w:tc>
          <w:tcPr>
            <w:tcW w:w="1146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3C439267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D98A8BD" w14:textId="624FFC2C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4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97B2F68" w14:textId="720B4F40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  <w:tc>
          <w:tcPr>
            <w:tcW w:w="1146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620DF3FE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0D3EF4B" w14:textId="5A677A30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16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203DD73" w14:textId="0AD6736B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</w:tr>
      <w:tr w:rsidR="0FD4254C" w14:paraId="260F2B4E" w14:textId="77777777" w:rsidTr="002A7BA0">
        <w:trPr>
          <w:trHeight w:val="360"/>
          <w:jc w:val="center"/>
        </w:trPr>
        <w:tc>
          <w:tcPr>
            <w:tcW w:w="114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159959B" w14:textId="69DA67C8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3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C0B5BB5" w14:textId="209FFB56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5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8B078B4" w14:textId="22F01CFC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  <w:tc>
          <w:tcPr>
            <w:tcW w:w="114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F44D2A6" w14:textId="199B99D1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9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0519A8F" w14:textId="39B977B8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17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E7E8DA9" w14:textId="3E50ED07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</w:tr>
      <w:tr w:rsidR="0FD4254C" w14:paraId="22434977" w14:textId="77777777" w:rsidTr="002A7BA0">
        <w:trPr>
          <w:trHeight w:val="360"/>
          <w:jc w:val="center"/>
        </w:trPr>
        <w:tc>
          <w:tcPr>
            <w:tcW w:w="1146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1C31F795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7DD9EFD" w14:textId="7BF08E01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6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CD57863" w14:textId="699544C8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  <w:tc>
          <w:tcPr>
            <w:tcW w:w="1146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2B2A4F1E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5B5D85D" w14:textId="779909A3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18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BF97D3E" w14:textId="44304EE3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</w:tr>
      <w:tr w:rsidR="0FD4254C" w14:paraId="51B553AC" w14:textId="77777777" w:rsidTr="002A7BA0">
        <w:trPr>
          <w:trHeight w:val="360"/>
          <w:jc w:val="center"/>
        </w:trPr>
        <w:tc>
          <w:tcPr>
            <w:tcW w:w="114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6EFE217" w14:textId="595BB3D5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4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9AC8E5D" w14:textId="01A4D1EB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7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34321DA" w14:textId="7F6F6CE7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  <w:tc>
          <w:tcPr>
            <w:tcW w:w="114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3060474" w14:textId="19A804DF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10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8C5F7FD" w14:textId="7C524EDB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19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F4D8165" w14:textId="0626255B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</w:tr>
      <w:tr w:rsidR="0FD4254C" w14:paraId="30AA9387" w14:textId="77777777" w:rsidTr="002A7BA0">
        <w:trPr>
          <w:trHeight w:val="360"/>
          <w:jc w:val="center"/>
        </w:trPr>
        <w:tc>
          <w:tcPr>
            <w:tcW w:w="1146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6E97DF93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77B6484" w14:textId="29383862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8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A4A53ED" w14:textId="2C32FCC8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  <w:tc>
          <w:tcPr>
            <w:tcW w:w="1146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47BADDB5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4158656" w14:textId="40B88309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20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A6603FD" w14:textId="51CB7755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</w:tr>
      <w:tr w:rsidR="0FD4254C" w14:paraId="58042A72" w14:textId="77777777" w:rsidTr="002A7BA0">
        <w:trPr>
          <w:trHeight w:val="360"/>
          <w:jc w:val="center"/>
        </w:trPr>
        <w:tc>
          <w:tcPr>
            <w:tcW w:w="114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AA1F99B" w14:textId="4CDBB1A3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5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DC40F6A" w14:textId="6BC451D4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9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113AB5E" w14:textId="0E1A73EB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  <w:tc>
          <w:tcPr>
            <w:tcW w:w="114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9C62F39" w14:textId="3EAC9179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11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120CA9F" w14:textId="77A64E0A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21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82D2BA8" w14:textId="7E534CBD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</w:tr>
      <w:tr w:rsidR="0FD4254C" w14:paraId="1820AFE1" w14:textId="77777777" w:rsidTr="002A7BA0">
        <w:trPr>
          <w:trHeight w:val="360"/>
          <w:jc w:val="center"/>
        </w:trPr>
        <w:tc>
          <w:tcPr>
            <w:tcW w:w="1146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70E114F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BC5199D" w14:textId="7C059E2B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10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7C143EB" w14:textId="00CF4CC5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  <w:tc>
          <w:tcPr>
            <w:tcW w:w="1146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450D3A83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C070B84" w14:textId="1749EB16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22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2A1B94D" w14:textId="2FE7FBD4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</w:tr>
      <w:tr w:rsidR="0FD4254C" w14:paraId="5793492F" w14:textId="77777777" w:rsidTr="002A7BA0">
        <w:trPr>
          <w:trHeight w:val="360"/>
          <w:jc w:val="center"/>
        </w:trPr>
        <w:tc>
          <w:tcPr>
            <w:tcW w:w="114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AD2F779" w14:textId="5D40209D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6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64034D5" w14:textId="01ABEDFB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11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AB37D0F" w14:textId="0AF0F459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  <w:tc>
          <w:tcPr>
            <w:tcW w:w="114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EA94A7E" w14:textId="343556EE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12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B2ADFF9" w14:textId="4B3A24B3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23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712BD63" w14:textId="069F5395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</w:tr>
      <w:tr w:rsidR="0FD4254C" w14:paraId="6CE2C646" w14:textId="77777777" w:rsidTr="002A7BA0">
        <w:trPr>
          <w:trHeight w:val="360"/>
          <w:jc w:val="center"/>
        </w:trPr>
        <w:tc>
          <w:tcPr>
            <w:tcW w:w="1146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B135593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18D775D" w14:textId="44D45500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12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8EF125A" w14:textId="74397854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  <w:tc>
          <w:tcPr>
            <w:tcW w:w="1146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7BE6B752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D3B9973" w14:textId="42189A82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24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11B25C9" w14:textId="1368830A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</w:tr>
    </w:tbl>
    <w:p w14:paraId="4742E24F" w14:textId="0459943F" w:rsidR="0CBDDC04" w:rsidRDefault="0CBDDC04" w:rsidP="0FD4254C">
      <w:pPr>
        <w:spacing w:after="0" w:line="360" w:lineRule="auto"/>
        <w:ind w:firstLine="480"/>
        <w:jc w:val="both"/>
      </w:pPr>
    </w:p>
    <w:p w14:paraId="17869AFE" w14:textId="573CEFC8" w:rsidR="0CBDDC04" w:rsidRDefault="0CBDDC04" w:rsidP="0FD4254C">
      <w:pPr>
        <w:pStyle w:val="3"/>
        <w:rPr>
          <w:rFonts w:eastAsiaTheme="minorEastAsia"/>
          <w:sz w:val="24"/>
          <w:szCs w:val="24"/>
        </w:rPr>
      </w:pPr>
      <w:r w:rsidRPr="0FD4254C">
        <w:rPr>
          <w:rFonts w:eastAsiaTheme="minorEastAsia"/>
          <w:sz w:val="24"/>
          <w:szCs w:val="24"/>
        </w:rPr>
        <w:t>2 Element 3 Wire Network</w:t>
      </w:r>
    </w:p>
    <w:p w14:paraId="0B7A7E61" w14:textId="50DCBB73" w:rsidR="0CBDDC04" w:rsidRDefault="0CBDDC04" w:rsidP="0FD4254C">
      <w:pPr>
        <w:spacing w:after="0"/>
        <w:jc w:val="both"/>
        <w:rPr>
          <w:rFonts w:ascii="黑体" w:eastAsia="黑体" w:hAnsi="黑体" w:cs="黑体" w:hint="eastAsia"/>
          <w:color w:val="000000" w:themeColor="text1"/>
          <w:sz w:val="28"/>
          <w:szCs w:val="28"/>
        </w:rPr>
      </w:pPr>
      <w:r w:rsidRPr="0FD4254C">
        <w:rPr>
          <w:rFonts w:ascii="黑体" w:eastAsia="黑体" w:hAnsi="黑体" w:cs="黑体"/>
          <w:color w:val="000000" w:themeColor="text1"/>
          <w:sz w:val="28"/>
          <w:szCs w:val="28"/>
        </w:rPr>
        <w:t>接线图</w:t>
      </w:r>
    </w:p>
    <w:p w14:paraId="6DAFF11D" w14:textId="77777777" w:rsidR="002A7BA0" w:rsidRDefault="0CBDDC04" w:rsidP="0FD4254C">
      <w:pPr>
        <w:spacing w:after="0" w:line="360" w:lineRule="auto"/>
        <w:ind w:firstLine="480"/>
        <w:jc w:val="both"/>
        <w:rPr>
          <w:rFonts w:ascii="宋体" w:eastAsia="宋体" w:hAnsi="宋体" w:cs="宋体" w:hint="eastAsia"/>
        </w:rPr>
      </w:pPr>
      <w:r w:rsidRPr="0FD4254C">
        <w:rPr>
          <w:rFonts w:ascii="宋体" w:eastAsia="宋体" w:hAnsi="宋体" w:cs="宋体"/>
        </w:rPr>
        <w:t>系统</w:t>
      </w:r>
      <w:r w:rsidRPr="0FD4254C">
        <w:rPr>
          <w:rFonts w:ascii="Times New Roman" w:eastAsia="Times New Roman" w:hAnsi="Times New Roman" w:cs="Times New Roman"/>
        </w:rPr>
        <w:t>A</w:t>
      </w:r>
      <w:r w:rsidRPr="0FD4254C">
        <w:rPr>
          <w:rFonts w:ascii="宋体" w:eastAsia="宋体" w:hAnsi="宋体" w:cs="宋体"/>
        </w:rPr>
        <w:t>点连接电表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A</w:t>
      </w:r>
      <w:r w:rsidRPr="0FD4254C">
        <w:rPr>
          <w:rFonts w:ascii="宋体" w:eastAsia="宋体" w:hAnsi="宋体" w:cs="宋体"/>
        </w:rPr>
        <w:t>，</w:t>
      </w:r>
      <w:r w:rsidRPr="0FD4254C">
        <w:rPr>
          <w:rFonts w:ascii="Times New Roman" w:eastAsia="Times New Roman" w:hAnsi="Times New Roman" w:cs="Times New Roman"/>
        </w:rPr>
        <w:t>B</w:t>
      </w:r>
      <w:r w:rsidRPr="0FD4254C">
        <w:rPr>
          <w:rFonts w:ascii="宋体" w:eastAsia="宋体" w:hAnsi="宋体" w:cs="宋体"/>
        </w:rPr>
        <w:t>连接电表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B</w:t>
      </w:r>
      <w:r w:rsidRPr="0FD4254C">
        <w:rPr>
          <w:rFonts w:ascii="宋体" w:eastAsia="宋体" w:hAnsi="宋体" w:cs="宋体"/>
        </w:rPr>
        <w:t>，</w:t>
      </w:r>
      <w:r w:rsidRPr="0FD4254C">
        <w:rPr>
          <w:rFonts w:ascii="Times New Roman" w:eastAsia="Times New Roman" w:hAnsi="Times New Roman" w:cs="Times New Roman"/>
        </w:rPr>
        <w:t>C</w:t>
      </w:r>
      <w:r w:rsidRPr="0FD4254C">
        <w:rPr>
          <w:rFonts w:ascii="宋体" w:eastAsia="宋体" w:hAnsi="宋体" w:cs="宋体"/>
        </w:rPr>
        <w:t>连接电表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C</w:t>
      </w:r>
      <w:r w:rsidRPr="0FD4254C">
        <w:rPr>
          <w:rFonts w:ascii="宋体" w:eastAsia="宋体" w:hAnsi="宋体" w:cs="宋体"/>
        </w:rPr>
        <w:t>，</w:t>
      </w:r>
      <w:r w:rsidRPr="0FD4254C">
        <w:rPr>
          <w:rFonts w:ascii="Times New Roman" w:eastAsia="Times New Roman" w:hAnsi="Times New Roman" w:cs="Times New Roman"/>
        </w:rPr>
        <w:t>N</w:t>
      </w:r>
      <w:r w:rsidRPr="0FD4254C">
        <w:rPr>
          <w:rFonts w:ascii="宋体" w:eastAsia="宋体" w:hAnsi="宋体" w:cs="宋体"/>
        </w:rPr>
        <w:t>连接电表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N</w:t>
      </w:r>
      <w:r w:rsidRPr="0FD4254C">
        <w:rPr>
          <w:rFonts w:ascii="宋体" w:eastAsia="宋体" w:hAnsi="宋体" w:cs="宋体"/>
        </w:rPr>
        <w:t>。每个用户接入两通道电流。</w:t>
      </w:r>
    </w:p>
    <w:p w14:paraId="6E3FC151" w14:textId="74E4196A" w:rsidR="0CBDDC04" w:rsidRDefault="002A7BA0" w:rsidP="002A7BA0">
      <w:pPr>
        <w:spacing w:after="0" w:line="360" w:lineRule="auto"/>
        <w:ind w:firstLine="480"/>
        <w:jc w:val="center"/>
      </w:pPr>
      <w:r>
        <w:rPr>
          <w:noProof/>
        </w:rPr>
        <w:drawing>
          <wp:inline distT="0" distB="0" distL="0" distR="0" wp14:anchorId="391597A5" wp14:editId="0C67603F">
            <wp:extent cx="3095625" cy="1503589"/>
            <wp:effectExtent l="0" t="0" r="0" b="0"/>
            <wp:docPr id="598792576" name="图片 598792576" descr="箭头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50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E973" w14:textId="1AFA0334" w:rsidR="0CBDDC04" w:rsidRPr="002A7BA0" w:rsidRDefault="5BC6AAB8" w:rsidP="002A7BA0">
      <w:pPr>
        <w:spacing w:after="0" w:line="360" w:lineRule="auto"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39EAC28C" wp14:editId="5562834D">
            <wp:extent cx="3053551" cy="3960000"/>
            <wp:effectExtent l="0" t="0" r="0" b="2540"/>
            <wp:docPr id="14478828" name="图片 14478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551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10C8" w14:textId="713F29A7" w:rsidR="0CBDDC04" w:rsidRDefault="0CBDDC04" w:rsidP="0FD4254C">
      <w:pPr>
        <w:spacing w:after="0" w:line="360" w:lineRule="auto"/>
        <w:ind w:left="840"/>
        <w:rPr>
          <w:rFonts w:ascii="黑体" w:eastAsia="黑体" w:hAnsi="黑体" w:cs="黑体" w:hint="eastAsia"/>
          <w:color w:val="0F4761" w:themeColor="accent1" w:themeShade="BF"/>
        </w:rPr>
      </w:pPr>
      <w:r w:rsidRPr="0FD4254C">
        <w:rPr>
          <w:rFonts w:ascii="黑体" w:eastAsia="黑体" w:hAnsi="黑体" w:cs="黑体"/>
          <w:color w:val="0F4761" w:themeColor="accent1" w:themeShade="BF"/>
        </w:rPr>
        <w:t>默认配置</w:t>
      </w:r>
    </w:p>
    <w:p w14:paraId="7CFEF74F" w14:textId="791C4FEE" w:rsidR="0CBDDC04" w:rsidRDefault="0CBDDC04" w:rsidP="0FD4254C">
      <w:pPr>
        <w:spacing w:after="0" w:line="360" w:lineRule="auto"/>
        <w:ind w:firstLine="480"/>
        <w:jc w:val="both"/>
      </w:pPr>
      <w:r w:rsidRPr="0FD4254C">
        <w:rPr>
          <w:rFonts w:ascii="宋体" w:eastAsia="宋体" w:hAnsi="宋体" w:cs="宋体"/>
        </w:rPr>
        <w:t>一共</w:t>
      </w:r>
      <w:r w:rsidRPr="0FD4254C">
        <w:rPr>
          <w:rFonts w:ascii="Times New Roman" w:eastAsia="Times New Roman" w:hAnsi="Times New Roman" w:cs="Times New Roman"/>
        </w:rPr>
        <w:t>12</w:t>
      </w:r>
      <w:r w:rsidRPr="0FD4254C">
        <w:rPr>
          <w:rFonts w:ascii="宋体" w:eastAsia="宋体" w:hAnsi="宋体" w:cs="宋体"/>
        </w:rPr>
        <w:t>个用户，每个用户</w:t>
      </w:r>
      <w:r w:rsidRPr="0FD4254C">
        <w:rPr>
          <w:rFonts w:ascii="Times New Roman" w:eastAsia="Times New Roman" w:hAnsi="Times New Roman" w:cs="Times New Roman"/>
        </w:rPr>
        <w:t>2</w:t>
      </w:r>
      <w:r w:rsidRPr="0FD4254C">
        <w:rPr>
          <w:rFonts w:ascii="宋体" w:eastAsia="宋体" w:hAnsi="宋体" w:cs="宋体"/>
        </w:rPr>
        <w:t>个</w:t>
      </w:r>
      <w:r w:rsidRPr="0FD4254C">
        <w:rPr>
          <w:rFonts w:ascii="Times New Roman" w:eastAsia="Times New Roman" w:hAnsi="Times New Roman" w:cs="Times New Roman"/>
        </w:rPr>
        <w:t>input</w:t>
      </w:r>
      <w:r w:rsidRPr="0FD4254C">
        <w:rPr>
          <w:rFonts w:ascii="宋体" w:eastAsia="宋体" w:hAnsi="宋体" w:cs="宋体"/>
        </w:rPr>
        <w:t>通道，对应相如下表所示。</w:t>
      </w:r>
    </w:p>
    <w:tbl>
      <w:tblPr>
        <w:tblStyle w:val="af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4"/>
        <w:gridCol w:w="1434"/>
        <w:gridCol w:w="1009"/>
        <w:gridCol w:w="1009"/>
        <w:gridCol w:w="1434"/>
        <w:gridCol w:w="1008"/>
      </w:tblGrid>
      <w:tr w:rsidR="0FD4254C" w14:paraId="380118E6" w14:textId="77777777" w:rsidTr="0FD4254C">
        <w:trPr>
          <w:trHeight w:val="405"/>
          <w:jc w:val="center"/>
        </w:trPr>
        <w:tc>
          <w:tcPr>
            <w:tcW w:w="10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7D10FB" w14:textId="0F19A4DA" w:rsidR="0FD4254C" w:rsidRDefault="0FD4254C" w:rsidP="002A7BA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FD4254C">
              <w:rPr>
                <w:rFonts w:ascii="宋体" w:eastAsia="宋体" w:hAnsi="宋体" w:cs="宋体"/>
                <w:szCs w:val="21"/>
              </w:rPr>
              <w:t>用户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38EB7A" w14:textId="07657607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input</w:t>
            </w:r>
            <w:r w:rsidRPr="0FD4254C">
              <w:rPr>
                <w:rFonts w:ascii="宋体" w:eastAsia="宋体" w:hAnsi="宋体" w:cs="宋体"/>
                <w:szCs w:val="21"/>
              </w:rPr>
              <w:t>通道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848B0A" w14:textId="005F1EBD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Phase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4F8763" w14:textId="61A8159D" w:rsidR="0FD4254C" w:rsidRDefault="0FD4254C" w:rsidP="002A7BA0">
            <w:pPr>
              <w:spacing w:line="360" w:lineRule="auto"/>
              <w:jc w:val="center"/>
              <w:rPr>
                <w:rFonts w:ascii="宋体" w:eastAsia="宋体" w:hAnsi="宋体" w:cs="宋体" w:hint="eastAsia"/>
                <w:szCs w:val="21"/>
              </w:rPr>
            </w:pPr>
            <w:r w:rsidRPr="0FD4254C">
              <w:rPr>
                <w:rFonts w:ascii="宋体" w:eastAsia="宋体" w:hAnsi="宋体" w:cs="宋体"/>
                <w:szCs w:val="21"/>
              </w:rPr>
              <w:t>用户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2B1502" w14:textId="4B053860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input</w:t>
            </w:r>
            <w:r w:rsidRPr="0FD4254C">
              <w:rPr>
                <w:rFonts w:ascii="宋体" w:eastAsia="宋体" w:hAnsi="宋体" w:cs="宋体"/>
                <w:szCs w:val="21"/>
              </w:rPr>
              <w:t>通道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B65EC4" w14:textId="56B586DF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Phase</w:t>
            </w:r>
          </w:p>
        </w:tc>
      </w:tr>
      <w:tr w:rsidR="0FD4254C" w14:paraId="1EE66BC0" w14:textId="77777777" w:rsidTr="0FD4254C">
        <w:trPr>
          <w:trHeight w:val="360"/>
          <w:jc w:val="center"/>
        </w:trPr>
        <w:tc>
          <w:tcPr>
            <w:tcW w:w="100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302E90" w14:textId="31515897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CC97E6" w14:textId="6A1DEA52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2C9CD9" w14:textId="328AE3B9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  <w:tc>
          <w:tcPr>
            <w:tcW w:w="10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82FA84" w14:textId="31C920E5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7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C4AA20" w14:textId="6AB7ADBD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13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743562" w14:textId="7CA79401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</w:tr>
      <w:tr w:rsidR="0FD4254C" w14:paraId="63F6278A" w14:textId="77777777" w:rsidTr="0FD4254C">
        <w:trPr>
          <w:trHeight w:val="360"/>
          <w:jc w:val="center"/>
        </w:trPr>
        <w:tc>
          <w:tcPr>
            <w:tcW w:w="1004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2E2C4EA0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D5711C" w14:textId="67805FD0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2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EDB105" w14:textId="57C5F0A7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B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65EE32C5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A08B25" w14:textId="3A56378F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14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639697" w14:textId="6B098770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B</w:t>
            </w:r>
          </w:p>
        </w:tc>
      </w:tr>
      <w:tr w:rsidR="0FD4254C" w14:paraId="3C80A483" w14:textId="77777777" w:rsidTr="0FD4254C">
        <w:trPr>
          <w:trHeight w:val="360"/>
          <w:jc w:val="center"/>
        </w:trPr>
        <w:tc>
          <w:tcPr>
            <w:tcW w:w="100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BFCA79" w14:textId="3D58E8B6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2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5C6227" w14:textId="0F644C4F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3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47AC56" w14:textId="3A9F6693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  <w:tc>
          <w:tcPr>
            <w:tcW w:w="10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FA363C" w14:textId="7E1434C6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8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A4DACA" w14:textId="75E1DDED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15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14F5C9" w14:textId="3A1D609F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</w:tr>
      <w:tr w:rsidR="0FD4254C" w14:paraId="27BB86F2" w14:textId="77777777" w:rsidTr="0FD4254C">
        <w:trPr>
          <w:trHeight w:val="360"/>
          <w:jc w:val="center"/>
        </w:trPr>
        <w:tc>
          <w:tcPr>
            <w:tcW w:w="1004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406D1A4C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29588A" w14:textId="7D0A1ECD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4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E9F43F" w14:textId="0CF79637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336ACE4C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79826F" w14:textId="1426C1F2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16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359828" w14:textId="36EB98C4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</w:tr>
      <w:tr w:rsidR="0FD4254C" w14:paraId="6A71DAE2" w14:textId="77777777" w:rsidTr="0FD4254C">
        <w:trPr>
          <w:trHeight w:val="360"/>
          <w:jc w:val="center"/>
        </w:trPr>
        <w:tc>
          <w:tcPr>
            <w:tcW w:w="100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B9D0EC" w14:textId="46D1DF14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3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6F082B" w14:textId="5089C31B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5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8FFA9F" w14:textId="7FD5604B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B</w:t>
            </w:r>
          </w:p>
        </w:tc>
        <w:tc>
          <w:tcPr>
            <w:tcW w:w="10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78D443" w14:textId="5FF284A3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9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CABF69" w14:textId="3728977D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17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ECFDED" w14:textId="30FA387B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B</w:t>
            </w:r>
          </w:p>
        </w:tc>
      </w:tr>
      <w:tr w:rsidR="0FD4254C" w14:paraId="243FA5D4" w14:textId="77777777" w:rsidTr="0FD4254C">
        <w:trPr>
          <w:trHeight w:val="360"/>
          <w:jc w:val="center"/>
        </w:trPr>
        <w:tc>
          <w:tcPr>
            <w:tcW w:w="1004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33C9C629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A876ED" w14:textId="45963F19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6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06012E" w14:textId="715F9389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6E1D51EE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60CE01" w14:textId="0C3E3E2C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18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BCBA34" w14:textId="6F4F6AA8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</w:tr>
      <w:tr w:rsidR="0FD4254C" w14:paraId="6AE16149" w14:textId="77777777" w:rsidTr="0FD4254C">
        <w:trPr>
          <w:trHeight w:val="360"/>
          <w:jc w:val="center"/>
        </w:trPr>
        <w:tc>
          <w:tcPr>
            <w:tcW w:w="100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CFBDFF" w14:textId="33A9FFFE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4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A5B8AF" w14:textId="3AB3F070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7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BD8EFC" w14:textId="68B5A533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  <w:tc>
          <w:tcPr>
            <w:tcW w:w="10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52207C" w14:textId="57A0C60C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10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1C0654" w14:textId="45573456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19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DDFC96" w14:textId="0C1C250F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</w:tr>
      <w:tr w:rsidR="0FD4254C" w14:paraId="76DA3270" w14:textId="77777777" w:rsidTr="0FD4254C">
        <w:trPr>
          <w:trHeight w:val="360"/>
          <w:jc w:val="center"/>
        </w:trPr>
        <w:tc>
          <w:tcPr>
            <w:tcW w:w="1004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49BA4E03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AE7282" w14:textId="05B51292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8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D9E867" w14:textId="0DE424F2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B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36C0D0F6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65C643" w14:textId="7019DEC5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20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96DE20" w14:textId="657C4F99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B</w:t>
            </w:r>
          </w:p>
        </w:tc>
      </w:tr>
      <w:tr w:rsidR="0FD4254C" w14:paraId="6ADF1DED" w14:textId="77777777" w:rsidTr="0FD4254C">
        <w:trPr>
          <w:trHeight w:val="360"/>
          <w:jc w:val="center"/>
        </w:trPr>
        <w:tc>
          <w:tcPr>
            <w:tcW w:w="100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44FADB" w14:textId="1AA87585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5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BFF895" w14:textId="267A9D94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9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F14ABB" w14:textId="38312E0D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  <w:tc>
          <w:tcPr>
            <w:tcW w:w="10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A2A1AF" w14:textId="3CAB43DA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11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3DDD5D" w14:textId="4F2D4A93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21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B63FA0" w14:textId="08F57504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</w:tr>
      <w:tr w:rsidR="0FD4254C" w14:paraId="1917120A" w14:textId="77777777" w:rsidTr="0FD4254C">
        <w:trPr>
          <w:trHeight w:val="360"/>
          <w:jc w:val="center"/>
        </w:trPr>
        <w:tc>
          <w:tcPr>
            <w:tcW w:w="1004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2304CFC4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22BECB" w14:textId="69D7D15A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10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007420" w14:textId="501C0A76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6A6AC070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1CED03" w14:textId="24EDF22A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22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25EA20" w14:textId="0EA229A5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A</w:t>
            </w:r>
          </w:p>
        </w:tc>
      </w:tr>
      <w:tr w:rsidR="0FD4254C" w14:paraId="4A55E673" w14:textId="77777777" w:rsidTr="0FD4254C">
        <w:trPr>
          <w:trHeight w:val="360"/>
          <w:jc w:val="center"/>
        </w:trPr>
        <w:tc>
          <w:tcPr>
            <w:tcW w:w="100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9A2EDC" w14:textId="300F6E30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6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1790F0" w14:textId="2E9B131D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11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E9615F" w14:textId="3EE0A1DF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B</w:t>
            </w:r>
          </w:p>
        </w:tc>
        <w:tc>
          <w:tcPr>
            <w:tcW w:w="10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E5F639" w14:textId="72065DDE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12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43306E" w14:textId="5863BA76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23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E7877C" w14:textId="2A97A27D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B</w:t>
            </w:r>
          </w:p>
        </w:tc>
      </w:tr>
      <w:tr w:rsidR="0FD4254C" w14:paraId="712DD044" w14:textId="77777777" w:rsidTr="0FD4254C">
        <w:trPr>
          <w:trHeight w:val="360"/>
          <w:jc w:val="center"/>
        </w:trPr>
        <w:tc>
          <w:tcPr>
            <w:tcW w:w="1004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DE4660D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38B2BA" w14:textId="1629D91F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12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F91F5A" w14:textId="21D086DA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10CA77B4" w14:textId="77777777" w:rsidR="00EC05CF" w:rsidRDefault="00EC05CF" w:rsidP="002A7BA0">
            <w:pPr>
              <w:jc w:val="center"/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0F05CB" w14:textId="76A3E44B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24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5567C2" w14:textId="4D288B6A" w:rsidR="0FD4254C" w:rsidRDefault="0FD4254C" w:rsidP="002A7BA0">
            <w:pPr>
              <w:spacing w:line="360" w:lineRule="auto"/>
              <w:jc w:val="center"/>
            </w:pPr>
            <w:r w:rsidRPr="0FD4254C">
              <w:rPr>
                <w:rFonts w:ascii="Times New Roman" w:eastAsia="Times New Roman" w:hAnsi="Times New Roman" w:cs="Times New Roman"/>
                <w:szCs w:val="21"/>
              </w:rPr>
              <w:t>C</w:t>
            </w:r>
          </w:p>
        </w:tc>
      </w:tr>
    </w:tbl>
    <w:p w14:paraId="28B1BBFE" w14:textId="0CAC30DD" w:rsidR="5C48A702" w:rsidRDefault="5C48A702" w:rsidP="0FD4254C">
      <w:pPr>
        <w:pStyle w:val="3"/>
        <w:rPr>
          <w:rFonts w:eastAsiaTheme="minorEastAsia"/>
          <w:sz w:val="24"/>
          <w:szCs w:val="24"/>
        </w:rPr>
      </w:pPr>
      <w:r w:rsidRPr="0FD4254C">
        <w:rPr>
          <w:rFonts w:eastAsiaTheme="minorEastAsia"/>
          <w:sz w:val="24"/>
          <w:szCs w:val="24"/>
        </w:rPr>
        <w:lastRenderedPageBreak/>
        <w:t>3 Element 4 Wire Y</w:t>
      </w:r>
    </w:p>
    <w:p w14:paraId="3546E6DE" w14:textId="26A065BB" w:rsidR="5C48A702" w:rsidRDefault="5C48A702" w:rsidP="0FD4254C">
      <w:pPr>
        <w:spacing w:after="0"/>
        <w:ind w:left="480"/>
        <w:jc w:val="both"/>
        <w:rPr>
          <w:rFonts w:ascii="黑体" w:eastAsia="黑体" w:hAnsi="黑体" w:cs="黑体" w:hint="eastAsia"/>
          <w:color w:val="000000" w:themeColor="text1"/>
          <w:sz w:val="28"/>
          <w:szCs w:val="28"/>
        </w:rPr>
      </w:pPr>
      <w:r w:rsidRPr="0FD4254C">
        <w:rPr>
          <w:rFonts w:ascii="黑体" w:eastAsia="黑体" w:hAnsi="黑体" w:cs="黑体"/>
          <w:color w:val="000000" w:themeColor="text1"/>
          <w:sz w:val="28"/>
          <w:szCs w:val="28"/>
        </w:rPr>
        <w:t>接线图</w:t>
      </w:r>
    </w:p>
    <w:p w14:paraId="6242585C" w14:textId="6A1F0B1E" w:rsidR="5C48A702" w:rsidRDefault="5C48A702" w:rsidP="0FD4254C">
      <w:pPr>
        <w:spacing w:after="0" w:line="360" w:lineRule="auto"/>
        <w:ind w:firstLine="480"/>
        <w:jc w:val="both"/>
      </w:pPr>
      <w:r w:rsidRPr="0FD4254C">
        <w:rPr>
          <w:rFonts w:ascii="宋体" w:eastAsia="宋体" w:hAnsi="宋体" w:cs="宋体"/>
        </w:rPr>
        <w:t>系统</w:t>
      </w:r>
      <w:r w:rsidRPr="0FD4254C">
        <w:rPr>
          <w:rFonts w:ascii="Times New Roman" w:eastAsia="Times New Roman" w:hAnsi="Times New Roman" w:cs="Times New Roman"/>
        </w:rPr>
        <w:t>A</w:t>
      </w:r>
      <w:r w:rsidRPr="0FD4254C">
        <w:rPr>
          <w:rFonts w:ascii="宋体" w:eastAsia="宋体" w:hAnsi="宋体" w:cs="宋体"/>
        </w:rPr>
        <w:t>点连接电表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A</w:t>
      </w:r>
      <w:r w:rsidRPr="0FD4254C">
        <w:rPr>
          <w:rFonts w:ascii="宋体" w:eastAsia="宋体" w:hAnsi="宋体" w:cs="宋体"/>
        </w:rPr>
        <w:t>，</w:t>
      </w:r>
      <w:r w:rsidRPr="0FD4254C">
        <w:rPr>
          <w:rFonts w:ascii="Times New Roman" w:eastAsia="Times New Roman" w:hAnsi="Times New Roman" w:cs="Times New Roman"/>
        </w:rPr>
        <w:t>B</w:t>
      </w:r>
      <w:r w:rsidRPr="0FD4254C">
        <w:rPr>
          <w:rFonts w:ascii="宋体" w:eastAsia="宋体" w:hAnsi="宋体" w:cs="宋体"/>
        </w:rPr>
        <w:t>连接电表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B</w:t>
      </w:r>
      <w:r w:rsidRPr="0FD4254C">
        <w:rPr>
          <w:rFonts w:ascii="宋体" w:eastAsia="宋体" w:hAnsi="宋体" w:cs="宋体"/>
        </w:rPr>
        <w:t>，</w:t>
      </w:r>
      <w:r w:rsidRPr="0FD4254C">
        <w:rPr>
          <w:rFonts w:ascii="Times New Roman" w:eastAsia="Times New Roman" w:hAnsi="Times New Roman" w:cs="Times New Roman"/>
        </w:rPr>
        <w:t>C</w:t>
      </w:r>
      <w:r w:rsidRPr="0FD4254C">
        <w:rPr>
          <w:rFonts w:ascii="宋体" w:eastAsia="宋体" w:hAnsi="宋体" w:cs="宋体"/>
        </w:rPr>
        <w:t>连接电表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C</w:t>
      </w:r>
      <w:r w:rsidRPr="0FD4254C">
        <w:rPr>
          <w:rFonts w:ascii="宋体" w:eastAsia="宋体" w:hAnsi="宋体" w:cs="宋体"/>
        </w:rPr>
        <w:t>，</w:t>
      </w:r>
      <w:r w:rsidRPr="0FD4254C">
        <w:rPr>
          <w:rFonts w:ascii="Times New Roman" w:eastAsia="Times New Roman" w:hAnsi="Times New Roman" w:cs="Times New Roman"/>
        </w:rPr>
        <w:t>N</w:t>
      </w:r>
      <w:r w:rsidRPr="0FD4254C">
        <w:rPr>
          <w:rFonts w:ascii="宋体" w:eastAsia="宋体" w:hAnsi="宋体" w:cs="宋体"/>
        </w:rPr>
        <w:t>连接电表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N</w:t>
      </w:r>
      <w:r w:rsidRPr="0FD4254C">
        <w:rPr>
          <w:rFonts w:ascii="宋体" w:eastAsia="宋体" w:hAnsi="宋体" w:cs="宋体"/>
        </w:rPr>
        <w:t>。测量</w:t>
      </w:r>
      <w:r w:rsidRPr="0FD4254C">
        <w:rPr>
          <w:rFonts w:ascii="Times New Roman" w:eastAsia="Times New Roman" w:hAnsi="Times New Roman" w:cs="Times New Roman"/>
        </w:rPr>
        <w:t>A</w:t>
      </w:r>
      <w:r w:rsidRPr="0FD4254C">
        <w:rPr>
          <w:rFonts w:ascii="宋体" w:eastAsia="宋体" w:hAnsi="宋体" w:cs="宋体"/>
        </w:rPr>
        <w:t>相、</w:t>
      </w:r>
      <w:r w:rsidRPr="0FD4254C">
        <w:rPr>
          <w:rFonts w:ascii="Times New Roman" w:eastAsia="Times New Roman" w:hAnsi="Times New Roman" w:cs="Times New Roman"/>
        </w:rPr>
        <w:t>B</w:t>
      </w:r>
      <w:r w:rsidRPr="0FD4254C">
        <w:rPr>
          <w:rFonts w:ascii="宋体" w:eastAsia="宋体" w:hAnsi="宋体" w:cs="宋体"/>
        </w:rPr>
        <w:t>相、</w:t>
      </w:r>
      <w:r w:rsidRPr="0FD4254C">
        <w:rPr>
          <w:rFonts w:ascii="Times New Roman" w:eastAsia="Times New Roman" w:hAnsi="Times New Roman" w:cs="Times New Roman"/>
        </w:rPr>
        <w:t>C</w:t>
      </w:r>
      <w:r w:rsidRPr="0FD4254C">
        <w:rPr>
          <w:rFonts w:ascii="宋体" w:eastAsia="宋体" w:hAnsi="宋体" w:cs="宋体"/>
        </w:rPr>
        <w:t>相电流。</w:t>
      </w:r>
    </w:p>
    <w:p w14:paraId="4097822C" w14:textId="57642670" w:rsidR="5C48A702" w:rsidRDefault="5C48A702" w:rsidP="0FD4254C">
      <w:pPr>
        <w:spacing w:after="0" w:line="360" w:lineRule="auto"/>
        <w:ind w:firstLine="480"/>
        <w:jc w:val="center"/>
      </w:pPr>
      <w:r>
        <w:rPr>
          <w:noProof/>
        </w:rPr>
        <w:drawing>
          <wp:inline distT="0" distB="0" distL="0" distR="0" wp14:anchorId="629C83C9" wp14:editId="79A7EE48">
            <wp:extent cx="3076575" cy="1494336"/>
            <wp:effectExtent l="0" t="0" r="0" b="0"/>
            <wp:docPr id="696661553" name="图片 696661553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49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E710" w14:textId="2FDC99D2" w:rsidR="6BF3D0D4" w:rsidRDefault="6BF3D0D4" w:rsidP="0FD4254C">
      <w:pPr>
        <w:spacing w:after="0" w:line="360" w:lineRule="auto"/>
        <w:ind w:firstLine="480"/>
        <w:jc w:val="center"/>
      </w:pPr>
      <w:r>
        <w:rPr>
          <w:noProof/>
        </w:rPr>
        <w:drawing>
          <wp:inline distT="0" distB="0" distL="0" distR="0" wp14:anchorId="3A6C2C73" wp14:editId="1BA7A3B1">
            <wp:extent cx="3058129" cy="3960000"/>
            <wp:effectExtent l="0" t="0" r="9525" b="2540"/>
            <wp:docPr id="1442406727" name="图片 1442406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129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4F25" w14:textId="37FB4B61" w:rsidR="5C48A702" w:rsidRDefault="5C48A702" w:rsidP="0FD4254C">
      <w:pPr>
        <w:spacing w:after="0" w:line="360" w:lineRule="auto"/>
        <w:ind w:firstLine="480"/>
        <w:jc w:val="both"/>
      </w:pPr>
      <w:r w:rsidRPr="0FD4254C">
        <w:rPr>
          <w:rFonts w:ascii="宋体" w:eastAsia="宋体" w:hAnsi="宋体" w:cs="宋体"/>
        </w:rPr>
        <w:t>该接线方式为最常用</w:t>
      </w:r>
      <w:r w:rsidRPr="0FD4254C">
        <w:rPr>
          <w:rFonts w:ascii="Times New Roman" w:eastAsia="Times New Roman" w:hAnsi="Times New Roman" w:cs="Times New Roman"/>
        </w:rPr>
        <w:t>3</w:t>
      </w:r>
      <w:r w:rsidRPr="0FD4254C">
        <w:rPr>
          <w:rFonts w:ascii="宋体" w:eastAsia="宋体" w:hAnsi="宋体" w:cs="宋体"/>
        </w:rPr>
        <w:t>相系统，常用于商业，工业，及公寓住宅。可取单路</w:t>
      </w:r>
      <w:r w:rsidRPr="0FD4254C">
        <w:rPr>
          <w:rFonts w:ascii="Times New Roman" w:eastAsia="Times New Roman" w:hAnsi="Times New Roman" w:cs="Times New Roman"/>
        </w:rPr>
        <w:t xml:space="preserve">LN, </w:t>
      </w:r>
      <w:r w:rsidRPr="0FD4254C">
        <w:rPr>
          <w:rFonts w:ascii="宋体" w:eastAsia="宋体" w:hAnsi="宋体" w:cs="宋体"/>
        </w:rPr>
        <w:t>单路</w:t>
      </w:r>
      <w:r w:rsidRPr="0FD4254C">
        <w:rPr>
          <w:rFonts w:ascii="Times New Roman" w:eastAsia="Times New Roman" w:hAnsi="Times New Roman" w:cs="Times New Roman"/>
        </w:rPr>
        <w:t>LL</w:t>
      </w:r>
      <w:r w:rsidRPr="0FD4254C">
        <w:rPr>
          <w:rFonts w:ascii="宋体" w:eastAsia="宋体" w:hAnsi="宋体" w:cs="宋体"/>
        </w:rPr>
        <w:t>，</w:t>
      </w:r>
      <w:r w:rsidRPr="0FD4254C">
        <w:rPr>
          <w:rFonts w:ascii="Times New Roman" w:eastAsia="Times New Roman" w:hAnsi="Times New Roman" w:cs="Times New Roman"/>
        </w:rPr>
        <w:t>2</w:t>
      </w:r>
      <w:r w:rsidRPr="0FD4254C">
        <w:rPr>
          <w:rFonts w:ascii="宋体" w:eastAsia="宋体" w:hAnsi="宋体" w:cs="宋体"/>
        </w:rPr>
        <w:t>路</w:t>
      </w:r>
      <w:r w:rsidRPr="0FD4254C">
        <w:rPr>
          <w:rFonts w:ascii="Times New Roman" w:eastAsia="Times New Roman" w:hAnsi="Times New Roman" w:cs="Times New Roman"/>
        </w:rPr>
        <w:t>LN</w:t>
      </w:r>
      <w:r w:rsidRPr="0FD4254C">
        <w:rPr>
          <w:rFonts w:ascii="宋体" w:eastAsia="宋体" w:hAnsi="宋体" w:cs="宋体"/>
        </w:rPr>
        <w:t>，</w:t>
      </w:r>
      <w:r w:rsidRPr="0FD4254C">
        <w:rPr>
          <w:rFonts w:ascii="Times New Roman" w:eastAsia="Times New Roman" w:hAnsi="Times New Roman" w:cs="Times New Roman"/>
        </w:rPr>
        <w:t>3</w:t>
      </w:r>
      <w:r w:rsidRPr="0FD4254C">
        <w:rPr>
          <w:rFonts w:ascii="宋体" w:eastAsia="宋体" w:hAnsi="宋体" w:cs="宋体"/>
        </w:rPr>
        <w:t>路</w:t>
      </w:r>
      <w:r w:rsidRPr="0FD4254C">
        <w:rPr>
          <w:rFonts w:ascii="Times New Roman" w:eastAsia="Times New Roman" w:hAnsi="Times New Roman" w:cs="Times New Roman"/>
        </w:rPr>
        <w:t>LL</w:t>
      </w:r>
      <w:r w:rsidRPr="0FD4254C">
        <w:rPr>
          <w:rFonts w:ascii="宋体" w:eastAsia="宋体" w:hAnsi="宋体" w:cs="宋体"/>
        </w:rPr>
        <w:t>和</w:t>
      </w:r>
      <w:r w:rsidRPr="0FD4254C">
        <w:rPr>
          <w:rFonts w:ascii="Times New Roman" w:eastAsia="Times New Roman" w:hAnsi="Times New Roman" w:cs="Times New Roman"/>
        </w:rPr>
        <w:t>3</w:t>
      </w:r>
      <w:r w:rsidRPr="0FD4254C">
        <w:rPr>
          <w:rFonts w:ascii="宋体" w:eastAsia="宋体" w:hAnsi="宋体" w:cs="宋体"/>
        </w:rPr>
        <w:t>路</w:t>
      </w:r>
      <w:r w:rsidRPr="0FD4254C">
        <w:rPr>
          <w:rFonts w:ascii="Times New Roman" w:eastAsia="Times New Roman" w:hAnsi="Times New Roman" w:cs="Times New Roman"/>
        </w:rPr>
        <w:t>LN</w:t>
      </w:r>
      <w:r w:rsidRPr="0FD4254C">
        <w:rPr>
          <w:rFonts w:ascii="宋体" w:eastAsia="宋体" w:hAnsi="宋体" w:cs="宋体"/>
        </w:rPr>
        <w:t>供电。</w:t>
      </w:r>
    </w:p>
    <w:p w14:paraId="666E4F06" w14:textId="3A2FCFEA" w:rsidR="5C48A702" w:rsidRDefault="5C48A702" w:rsidP="0FD4254C">
      <w:pPr>
        <w:spacing w:after="0" w:line="360" w:lineRule="auto"/>
        <w:ind w:left="720"/>
        <w:rPr>
          <w:rFonts w:ascii="黑体" w:eastAsia="黑体" w:hAnsi="黑体" w:cs="黑体" w:hint="eastAsia"/>
          <w:color w:val="0F4761" w:themeColor="accent1" w:themeShade="BF"/>
        </w:rPr>
      </w:pPr>
      <w:r w:rsidRPr="0FD4254C">
        <w:rPr>
          <w:rFonts w:ascii="黑体" w:eastAsia="黑体" w:hAnsi="黑体" w:cs="黑体"/>
          <w:color w:val="0F4761" w:themeColor="accent1" w:themeShade="BF"/>
        </w:rPr>
        <w:t>默认配置</w:t>
      </w:r>
    </w:p>
    <w:p w14:paraId="3BB99ED3" w14:textId="78831F8B" w:rsidR="5C48A702" w:rsidRDefault="5C48A702" w:rsidP="0FD4254C">
      <w:pPr>
        <w:spacing w:after="0" w:line="360" w:lineRule="auto"/>
        <w:ind w:firstLine="480"/>
        <w:jc w:val="both"/>
        <w:rPr>
          <w:rFonts w:ascii="宋体" w:eastAsia="宋体" w:hAnsi="宋体" w:cs="宋体" w:hint="eastAsia"/>
        </w:rPr>
      </w:pPr>
      <w:r w:rsidRPr="0FD4254C">
        <w:rPr>
          <w:rFonts w:ascii="宋体" w:eastAsia="宋体" w:hAnsi="宋体" w:cs="宋体"/>
        </w:rPr>
        <w:t>一共</w:t>
      </w:r>
      <w:r w:rsidRPr="0FD4254C">
        <w:rPr>
          <w:rFonts w:ascii="Times New Roman" w:eastAsia="Times New Roman" w:hAnsi="Times New Roman" w:cs="Times New Roman"/>
        </w:rPr>
        <w:t>8</w:t>
      </w:r>
      <w:r w:rsidRPr="0FD4254C">
        <w:rPr>
          <w:rFonts w:ascii="宋体" w:eastAsia="宋体" w:hAnsi="宋体" w:cs="宋体"/>
        </w:rPr>
        <w:t>个用户，每个用户</w:t>
      </w:r>
      <w:r w:rsidRPr="0FD4254C">
        <w:rPr>
          <w:rFonts w:ascii="Times New Roman" w:eastAsia="Times New Roman" w:hAnsi="Times New Roman" w:cs="Times New Roman"/>
        </w:rPr>
        <w:t>3</w:t>
      </w:r>
      <w:r w:rsidRPr="0FD4254C">
        <w:rPr>
          <w:rFonts w:ascii="宋体" w:eastAsia="宋体" w:hAnsi="宋体" w:cs="宋体"/>
        </w:rPr>
        <w:t>个</w:t>
      </w:r>
      <w:r w:rsidRPr="0FD4254C">
        <w:rPr>
          <w:rFonts w:ascii="Times New Roman" w:eastAsia="Times New Roman" w:hAnsi="Times New Roman" w:cs="Times New Roman"/>
        </w:rPr>
        <w:t>input</w:t>
      </w:r>
      <w:r w:rsidRPr="0FD4254C">
        <w:rPr>
          <w:rFonts w:ascii="宋体" w:eastAsia="宋体" w:hAnsi="宋体" w:cs="宋体"/>
        </w:rPr>
        <w:t>通道，对应相分别为</w:t>
      </w:r>
      <w:r w:rsidRPr="0FD4254C">
        <w:rPr>
          <w:rFonts w:ascii="Times New Roman" w:eastAsia="Times New Roman" w:hAnsi="Times New Roman" w:cs="Times New Roman"/>
        </w:rPr>
        <w:t>ABC</w:t>
      </w:r>
      <w:r w:rsidRPr="0FD4254C">
        <w:rPr>
          <w:rFonts w:ascii="宋体" w:eastAsia="宋体" w:hAnsi="宋体" w:cs="宋体"/>
        </w:rPr>
        <w:t>三相。</w:t>
      </w:r>
    </w:p>
    <w:p w14:paraId="08551EDC" w14:textId="77777777" w:rsidR="002A7BA0" w:rsidRDefault="002A7BA0" w:rsidP="0FD4254C">
      <w:pPr>
        <w:spacing w:after="0" w:line="360" w:lineRule="auto"/>
        <w:ind w:firstLine="480"/>
        <w:jc w:val="both"/>
      </w:pPr>
    </w:p>
    <w:tbl>
      <w:tblPr>
        <w:tblStyle w:val="af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4"/>
        <w:gridCol w:w="1434"/>
        <w:gridCol w:w="1009"/>
        <w:gridCol w:w="1009"/>
        <w:gridCol w:w="1434"/>
        <w:gridCol w:w="1150"/>
      </w:tblGrid>
      <w:tr w:rsidR="0FD4254C" w14:paraId="623CB925" w14:textId="77777777" w:rsidTr="0FD4254C">
        <w:trPr>
          <w:trHeight w:val="405"/>
          <w:jc w:val="center"/>
        </w:trPr>
        <w:tc>
          <w:tcPr>
            <w:tcW w:w="10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C1B98C" w14:textId="2E67FADA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lastRenderedPageBreak/>
              <w:t>用户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533AAC" w14:textId="518E6056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input</w:t>
            </w:r>
            <w:r w:rsidRPr="002A7BA0">
              <w:rPr>
                <w:rFonts w:ascii="Times New Roman" w:eastAsia="微软雅黑" w:hAnsi="Times New Roman" w:cs="Times New Roman"/>
                <w:szCs w:val="21"/>
              </w:rPr>
              <w:t>通道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0471D3" w14:textId="3642097E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Phase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D1C0B5" w14:textId="20D0D329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用户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094DF3" w14:textId="04DD2109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input</w:t>
            </w:r>
            <w:r w:rsidRPr="002A7BA0">
              <w:rPr>
                <w:rFonts w:ascii="Times New Roman" w:eastAsia="微软雅黑" w:hAnsi="Times New Roman" w:cs="Times New Roman"/>
                <w:szCs w:val="21"/>
              </w:rPr>
              <w:t>通道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84AF05" w14:textId="73B01356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Phase</w:t>
            </w:r>
          </w:p>
        </w:tc>
      </w:tr>
      <w:tr w:rsidR="0FD4254C" w14:paraId="3D0D8DDB" w14:textId="77777777" w:rsidTr="0FD4254C">
        <w:trPr>
          <w:trHeight w:val="360"/>
          <w:jc w:val="center"/>
        </w:trPr>
        <w:tc>
          <w:tcPr>
            <w:tcW w:w="100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EC476D" w14:textId="227BD18A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1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5DD3FD" w14:textId="5B370421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1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311A93" w14:textId="4213490E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A</w:t>
            </w:r>
          </w:p>
        </w:tc>
        <w:tc>
          <w:tcPr>
            <w:tcW w:w="10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BE3EDD" w14:textId="536B8DAE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7407A0" w14:textId="34AAA0F6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13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EE6B23" w14:textId="7CF2ABFB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A</w:t>
            </w:r>
          </w:p>
        </w:tc>
      </w:tr>
      <w:tr w:rsidR="0FD4254C" w14:paraId="19B37C39" w14:textId="77777777" w:rsidTr="0FD4254C">
        <w:trPr>
          <w:trHeight w:val="360"/>
          <w:jc w:val="center"/>
        </w:trPr>
        <w:tc>
          <w:tcPr>
            <w:tcW w:w="1004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66C5D82E" w14:textId="77777777" w:rsidR="00EC05CF" w:rsidRPr="002A7BA0" w:rsidRDefault="00EC05CF" w:rsidP="002A7BA0">
            <w:pPr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26255C" w14:textId="054841E5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2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D2A09D" w14:textId="01B8A6E4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B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4E6EB740" w14:textId="77777777" w:rsidR="00EC05CF" w:rsidRPr="002A7BA0" w:rsidRDefault="00EC05CF" w:rsidP="002A7BA0">
            <w:pPr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452265" w14:textId="440E8889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14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FC6426" w14:textId="0A59611A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B</w:t>
            </w:r>
          </w:p>
        </w:tc>
      </w:tr>
      <w:tr w:rsidR="0FD4254C" w14:paraId="415C61DF" w14:textId="77777777" w:rsidTr="0FD4254C">
        <w:trPr>
          <w:trHeight w:val="360"/>
          <w:jc w:val="center"/>
        </w:trPr>
        <w:tc>
          <w:tcPr>
            <w:tcW w:w="1004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1D1DC638" w14:textId="77777777" w:rsidR="00EC05CF" w:rsidRPr="002A7BA0" w:rsidRDefault="00EC05CF" w:rsidP="002A7BA0">
            <w:pPr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5E2967" w14:textId="4BC7F2CD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3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568CD9" w14:textId="05133074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C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2428C189" w14:textId="77777777" w:rsidR="00EC05CF" w:rsidRPr="002A7BA0" w:rsidRDefault="00EC05CF" w:rsidP="002A7BA0">
            <w:pPr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856A5A" w14:textId="5D60A4F7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15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1DEAAF" w14:textId="401634B8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C</w:t>
            </w:r>
          </w:p>
        </w:tc>
      </w:tr>
      <w:tr w:rsidR="0FD4254C" w14:paraId="4C52BB65" w14:textId="77777777" w:rsidTr="0FD4254C">
        <w:trPr>
          <w:trHeight w:val="360"/>
          <w:jc w:val="center"/>
        </w:trPr>
        <w:tc>
          <w:tcPr>
            <w:tcW w:w="100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EB2BA9" w14:textId="1A4D2800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2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3B17EC" w14:textId="6423C7F1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4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5879C5" w14:textId="364F3ED8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A</w:t>
            </w:r>
          </w:p>
        </w:tc>
        <w:tc>
          <w:tcPr>
            <w:tcW w:w="10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B84874" w14:textId="619D0F88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6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8B6DA2" w14:textId="105EC543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16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0F7DCF" w14:textId="4CCD7A97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A</w:t>
            </w:r>
          </w:p>
        </w:tc>
      </w:tr>
      <w:tr w:rsidR="0FD4254C" w14:paraId="2C066875" w14:textId="77777777" w:rsidTr="0FD4254C">
        <w:trPr>
          <w:trHeight w:val="360"/>
          <w:jc w:val="center"/>
        </w:trPr>
        <w:tc>
          <w:tcPr>
            <w:tcW w:w="1004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5522452B" w14:textId="77777777" w:rsidR="00EC05CF" w:rsidRPr="002A7BA0" w:rsidRDefault="00EC05CF" w:rsidP="002A7BA0">
            <w:pPr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4E863D" w14:textId="39E245FE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5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E0A0FF" w14:textId="19E9F5B0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B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7E71A67A" w14:textId="77777777" w:rsidR="00EC05CF" w:rsidRPr="002A7BA0" w:rsidRDefault="00EC05CF" w:rsidP="002A7BA0">
            <w:pPr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555051" w14:textId="02F35772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17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4CE05A" w14:textId="2BB4DDEC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B</w:t>
            </w:r>
          </w:p>
        </w:tc>
      </w:tr>
      <w:tr w:rsidR="0FD4254C" w14:paraId="768F004A" w14:textId="77777777" w:rsidTr="0FD4254C">
        <w:trPr>
          <w:trHeight w:val="360"/>
          <w:jc w:val="center"/>
        </w:trPr>
        <w:tc>
          <w:tcPr>
            <w:tcW w:w="1004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57787BD" w14:textId="77777777" w:rsidR="00EC05CF" w:rsidRPr="002A7BA0" w:rsidRDefault="00EC05CF" w:rsidP="002A7BA0">
            <w:pPr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6774C2" w14:textId="6D05199B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6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004B8C" w14:textId="082C9282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C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634A80C1" w14:textId="77777777" w:rsidR="00EC05CF" w:rsidRPr="002A7BA0" w:rsidRDefault="00EC05CF" w:rsidP="002A7BA0">
            <w:pPr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77E95E" w14:textId="281B0C2C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18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47BBF2" w14:textId="0AE7AE70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C</w:t>
            </w:r>
          </w:p>
        </w:tc>
      </w:tr>
      <w:tr w:rsidR="0FD4254C" w14:paraId="009D12A5" w14:textId="77777777" w:rsidTr="0FD4254C">
        <w:trPr>
          <w:trHeight w:val="360"/>
          <w:jc w:val="center"/>
        </w:trPr>
        <w:tc>
          <w:tcPr>
            <w:tcW w:w="100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8ACEE8" w14:textId="33B13C47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3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242368" w14:textId="03A979F5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7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E1E8E9" w14:textId="0C9D4A78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A</w:t>
            </w:r>
          </w:p>
        </w:tc>
        <w:tc>
          <w:tcPr>
            <w:tcW w:w="10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9F66EA" w14:textId="1CC310A9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7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CBA7DD" w14:textId="151C02FC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19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5509C9" w14:textId="1F929DCE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A</w:t>
            </w:r>
          </w:p>
        </w:tc>
      </w:tr>
      <w:tr w:rsidR="0FD4254C" w14:paraId="4B610D4E" w14:textId="77777777" w:rsidTr="0FD4254C">
        <w:trPr>
          <w:trHeight w:val="360"/>
          <w:jc w:val="center"/>
        </w:trPr>
        <w:tc>
          <w:tcPr>
            <w:tcW w:w="1004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3FF335B5" w14:textId="77777777" w:rsidR="00EC05CF" w:rsidRPr="002A7BA0" w:rsidRDefault="00EC05CF" w:rsidP="002A7BA0">
            <w:pPr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C76944" w14:textId="390E6CF4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8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B85DA9" w14:textId="4D0FC79D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B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0E01A414" w14:textId="77777777" w:rsidR="00EC05CF" w:rsidRPr="002A7BA0" w:rsidRDefault="00EC05CF" w:rsidP="002A7BA0">
            <w:pPr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FD361D" w14:textId="3901320F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20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19A023" w14:textId="61EDED7C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B</w:t>
            </w:r>
          </w:p>
        </w:tc>
      </w:tr>
      <w:tr w:rsidR="0FD4254C" w14:paraId="327A81E8" w14:textId="77777777" w:rsidTr="0FD4254C">
        <w:trPr>
          <w:trHeight w:val="360"/>
          <w:jc w:val="center"/>
        </w:trPr>
        <w:tc>
          <w:tcPr>
            <w:tcW w:w="1004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42C44AE1" w14:textId="77777777" w:rsidR="00EC05CF" w:rsidRPr="002A7BA0" w:rsidRDefault="00EC05CF" w:rsidP="002A7BA0">
            <w:pPr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23E720" w14:textId="04E1AEFC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9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BE1022" w14:textId="252704BD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C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62612E78" w14:textId="77777777" w:rsidR="00EC05CF" w:rsidRPr="002A7BA0" w:rsidRDefault="00EC05CF" w:rsidP="002A7BA0">
            <w:pPr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0FB48E" w14:textId="1B4C68F4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21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10C7BF" w14:textId="1089BC73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C</w:t>
            </w:r>
          </w:p>
        </w:tc>
      </w:tr>
      <w:tr w:rsidR="0FD4254C" w14:paraId="37159773" w14:textId="77777777" w:rsidTr="0FD4254C">
        <w:trPr>
          <w:trHeight w:val="360"/>
          <w:jc w:val="center"/>
        </w:trPr>
        <w:tc>
          <w:tcPr>
            <w:tcW w:w="100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89E959" w14:textId="037E99DC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4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952A5D" w14:textId="77D73D2E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10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34FA45" w14:textId="6EF50205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A</w:t>
            </w:r>
          </w:p>
        </w:tc>
        <w:tc>
          <w:tcPr>
            <w:tcW w:w="10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A9122E" w14:textId="35DE8A12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8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6AF3D7" w14:textId="368E7034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22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30F0AF" w14:textId="4E9A8A3C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A</w:t>
            </w:r>
          </w:p>
        </w:tc>
      </w:tr>
      <w:tr w:rsidR="0FD4254C" w14:paraId="7FB89C6D" w14:textId="77777777" w:rsidTr="0FD4254C">
        <w:trPr>
          <w:trHeight w:val="360"/>
          <w:jc w:val="center"/>
        </w:trPr>
        <w:tc>
          <w:tcPr>
            <w:tcW w:w="1004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49D14927" w14:textId="77777777" w:rsidR="00EC05CF" w:rsidRPr="002A7BA0" w:rsidRDefault="00EC05CF" w:rsidP="002A7BA0">
            <w:pPr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4F0820" w14:textId="5AB51347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11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A5F08D" w14:textId="2EA2950B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B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2CA33063" w14:textId="77777777" w:rsidR="00EC05CF" w:rsidRPr="002A7BA0" w:rsidRDefault="00EC05CF" w:rsidP="002A7BA0">
            <w:pPr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ED8058" w14:textId="3EEF8F29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23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CC5DCC" w14:textId="48BB3B0A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B</w:t>
            </w:r>
          </w:p>
        </w:tc>
      </w:tr>
      <w:tr w:rsidR="0FD4254C" w14:paraId="597DE6AC" w14:textId="77777777" w:rsidTr="0FD4254C">
        <w:trPr>
          <w:trHeight w:val="300"/>
          <w:jc w:val="center"/>
        </w:trPr>
        <w:tc>
          <w:tcPr>
            <w:tcW w:w="1004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175003CA" w14:textId="77777777" w:rsidR="00EC05CF" w:rsidRPr="002A7BA0" w:rsidRDefault="00EC05CF" w:rsidP="002A7BA0">
            <w:pPr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A27EAE" w14:textId="0356D131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12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0C8A34" w14:textId="4B114CFF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C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CDF3CD1" w14:textId="77777777" w:rsidR="00EC05CF" w:rsidRPr="002A7BA0" w:rsidRDefault="00EC05CF" w:rsidP="002A7BA0">
            <w:pPr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BF731D" w14:textId="19899DEC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24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416CD9" w14:textId="35663C8E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微软雅黑" w:hAnsi="Times New Roman" w:cs="Times New Roman"/>
                <w:szCs w:val="21"/>
              </w:rPr>
            </w:pPr>
            <w:r w:rsidRPr="002A7BA0">
              <w:rPr>
                <w:rFonts w:ascii="Times New Roman" w:eastAsia="微软雅黑" w:hAnsi="Times New Roman" w:cs="Times New Roman"/>
                <w:szCs w:val="21"/>
              </w:rPr>
              <w:t>C</w:t>
            </w:r>
          </w:p>
        </w:tc>
      </w:tr>
    </w:tbl>
    <w:p w14:paraId="55F52067" w14:textId="7A2BCFC7" w:rsidR="0CBDDC04" w:rsidRDefault="0CBDDC04" w:rsidP="0FD4254C">
      <w:pPr>
        <w:spacing w:after="0" w:line="360" w:lineRule="auto"/>
        <w:ind w:firstLine="480"/>
        <w:jc w:val="both"/>
      </w:pPr>
    </w:p>
    <w:p w14:paraId="0E068250" w14:textId="6761974D" w:rsidR="0CBDDC04" w:rsidRDefault="0CBDDC04" w:rsidP="0FD4254C">
      <w:pPr>
        <w:pStyle w:val="3"/>
        <w:rPr>
          <w:rFonts w:eastAsiaTheme="minorEastAsia"/>
          <w:sz w:val="24"/>
          <w:szCs w:val="24"/>
        </w:rPr>
      </w:pPr>
      <w:r w:rsidRPr="0FD4254C">
        <w:rPr>
          <w:rFonts w:eastAsiaTheme="minorEastAsia"/>
          <w:sz w:val="24"/>
          <w:szCs w:val="24"/>
        </w:rPr>
        <w:t>2 Element 3 Wire Delta</w:t>
      </w:r>
    </w:p>
    <w:p w14:paraId="1D44E7E7" w14:textId="09BF0F97" w:rsidR="0CBDDC04" w:rsidRDefault="0CBDDC04" w:rsidP="0FD4254C">
      <w:pPr>
        <w:spacing w:after="0"/>
        <w:ind w:left="420"/>
        <w:jc w:val="both"/>
        <w:rPr>
          <w:rFonts w:ascii="黑体" w:eastAsia="黑体" w:hAnsi="黑体" w:cs="黑体" w:hint="eastAsia"/>
          <w:color w:val="000000" w:themeColor="text1"/>
          <w:sz w:val="28"/>
          <w:szCs w:val="28"/>
        </w:rPr>
      </w:pPr>
      <w:r w:rsidRPr="0FD4254C">
        <w:rPr>
          <w:rFonts w:ascii="黑体" w:eastAsia="黑体" w:hAnsi="黑体" w:cs="黑体"/>
          <w:color w:val="000000" w:themeColor="text1"/>
          <w:sz w:val="28"/>
          <w:szCs w:val="28"/>
        </w:rPr>
        <w:t>接线图</w:t>
      </w:r>
    </w:p>
    <w:p w14:paraId="75276938" w14:textId="77777777" w:rsidR="002A7BA0" w:rsidRDefault="0CBDDC04" w:rsidP="0FD4254C">
      <w:pPr>
        <w:spacing w:after="0" w:line="360" w:lineRule="auto"/>
        <w:ind w:firstLine="480"/>
        <w:jc w:val="both"/>
        <w:rPr>
          <w:rFonts w:ascii="宋体" w:eastAsia="宋体" w:hAnsi="宋体" w:cs="宋体" w:hint="eastAsia"/>
        </w:rPr>
      </w:pPr>
      <w:r w:rsidRPr="0FD4254C">
        <w:rPr>
          <w:rFonts w:ascii="宋体" w:eastAsia="宋体" w:hAnsi="宋体" w:cs="宋体"/>
        </w:rPr>
        <w:t>系统</w:t>
      </w:r>
      <w:r w:rsidRPr="0FD4254C">
        <w:rPr>
          <w:rFonts w:ascii="Times New Roman" w:eastAsia="Times New Roman" w:hAnsi="Times New Roman" w:cs="Times New Roman"/>
        </w:rPr>
        <w:t>A</w:t>
      </w:r>
      <w:r w:rsidRPr="0FD4254C">
        <w:rPr>
          <w:rFonts w:ascii="宋体" w:eastAsia="宋体" w:hAnsi="宋体" w:cs="宋体"/>
        </w:rPr>
        <w:t>点连接电表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A</w:t>
      </w:r>
      <w:r w:rsidRPr="0FD4254C">
        <w:rPr>
          <w:rFonts w:ascii="宋体" w:eastAsia="宋体" w:hAnsi="宋体" w:cs="宋体"/>
        </w:rPr>
        <w:t>，</w:t>
      </w:r>
      <w:r w:rsidRPr="0FD4254C">
        <w:rPr>
          <w:rFonts w:ascii="Times New Roman" w:eastAsia="Times New Roman" w:hAnsi="Times New Roman" w:cs="Times New Roman"/>
        </w:rPr>
        <w:t>B</w:t>
      </w:r>
      <w:r w:rsidRPr="0FD4254C">
        <w:rPr>
          <w:rFonts w:ascii="宋体" w:eastAsia="宋体" w:hAnsi="宋体" w:cs="宋体"/>
        </w:rPr>
        <w:t>连接电表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B</w:t>
      </w:r>
      <w:r w:rsidRPr="0FD4254C">
        <w:rPr>
          <w:rFonts w:ascii="宋体" w:eastAsia="宋体" w:hAnsi="宋体" w:cs="宋体"/>
        </w:rPr>
        <w:t>（可不连），</w:t>
      </w:r>
      <w:r w:rsidRPr="0FD4254C">
        <w:rPr>
          <w:rFonts w:ascii="Times New Roman" w:eastAsia="Times New Roman" w:hAnsi="Times New Roman" w:cs="Times New Roman"/>
        </w:rPr>
        <w:t>C</w:t>
      </w:r>
      <w:r w:rsidRPr="0FD4254C">
        <w:rPr>
          <w:rFonts w:ascii="宋体" w:eastAsia="宋体" w:hAnsi="宋体" w:cs="宋体"/>
        </w:rPr>
        <w:t>连接电表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C</w:t>
      </w:r>
      <w:r w:rsidRPr="0FD4254C">
        <w:rPr>
          <w:rFonts w:ascii="宋体" w:eastAsia="宋体" w:hAnsi="宋体" w:cs="宋体"/>
        </w:rPr>
        <w:t>，</w:t>
      </w:r>
      <w:r w:rsidRPr="0FD4254C">
        <w:rPr>
          <w:rFonts w:ascii="Times New Roman" w:eastAsia="Times New Roman" w:hAnsi="Times New Roman" w:cs="Times New Roman"/>
        </w:rPr>
        <w:t>B</w:t>
      </w:r>
      <w:r w:rsidRPr="0FD4254C">
        <w:rPr>
          <w:rFonts w:ascii="宋体" w:eastAsia="宋体" w:hAnsi="宋体" w:cs="宋体"/>
        </w:rPr>
        <w:t>连接电表</w:t>
      </w:r>
      <w:r w:rsidRPr="0FD4254C">
        <w:rPr>
          <w:rFonts w:ascii="Times New Roman" w:eastAsia="Times New Roman" w:hAnsi="Times New Roman" w:cs="Times New Roman"/>
        </w:rPr>
        <w:t>V</w:t>
      </w:r>
      <w:r w:rsidRPr="0FD4254C">
        <w:rPr>
          <w:rFonts w:ascii="Times New Roman" w:eastAsia="Times New Roman" w:hAnsi="Times New Roman" w:cs="Times New Roman"/>
          <w:vertAlign w:val="subscript"/>
        </w:rPr>
        <w:t>N</w:t>
      </w:r>
      <w:r w:rsidRPr="0FD4254C">
        <w:rPr>
          <w:rFonts w:ascii="宋体" w:eastAsia="宋体" w:hAnsi="宋体" w:cs="宋体"/>
        </w:rPr>
        <w:t>。每个用户接入</w:t>
      </w:r>
      <w:r w:rsidRPr="0FD4254C">
        <w:rPr>
          <w:rFonts w:ascii="Times New Roman" w:eastAsia="Times New Roman" w:hAnsi="Times New Roman" w:cs="Times New Roman"/>
        </w:rPr>
        <w:t>2</w:t>
      </w:r>
      <w:r w:rsidRPr="0FD4254C">
        <w:rPr>
          <w:rFonts w:ascii="宋体" w:eastAsia="宋体" w:hAnsi="宋体" w:cs="宋体"/>
        </w:rPr>
        <w:t>通道电流，通道</w:t>
      </w:r>
      <w:r w:rsidRPr="0FD4254C">
        <w:rPr>
          <w:rFonts w:ascii="Times New Roman" w:eastAsia="Times New Roman" w:hAnsi="Times New Roman" w:cs="Times New Roman"/>
        </w:rPr>
        <w:t>1</w:t>
      </w:r>
      <w:r w:rsidRPr="0FD4254C">
        <w:rPr>
          <w:rFonts w:ascii="宋体" w:eastAsia="宋体" w:hAnsi="宋体" w:cs="宋体"/>
        </w:rPr>
        <w:t>接</w:t>
      </w:r>
      <w:r w:rsidRPr="0FD4254C">
        <w:rPr>
          <w:rFonts w:ascii="Times New Roman" w:eastAsia="Times New Roman" w:hAnsi="Times New Roman" w:cs="Times New Roman"/>
        </w:rPr>
        <w:t>Ia</w:t>
      </w:r>
      <w:r w:rsidRPr="0FD4254C">
        <w:rPr>
          <w:rFonts w:ascii="宋体" w:eastAsia="宋体" w:hAnsi="宋体" w:cs="宋体"/>
        </w:rPr>
        <w:t>，通道</w:t>
      </w:r>
      <w:r w:rsidRPr="0FD4254C">
        <w:rPr>
          <w:rFonts w:ascii="Times New Roman" w:eastAsia="Times New Roman" w:hAnsi="Times New Roman" w:cs="Times New Roman"/>
        </w:rPr>
        <w:t>2</w:t>
      </w:r>
      <w:r w:rsidRPr="0FD4254C">
        <w:rPr>
          <w:rFonts w:ascii="宋体" w:eastAsia="宋体" w:hAnsi="宋体" w:cs="宋体"/>
        </w:rPr>
        <w:t>接</w:t>
      </w:r>
      <w:r w:rsidRPr="0FD4254C">
        <w:rPr>
          <w:rFonts w:ascii="Times New Roman" w:eastAsia="Times New Roman" w:hAnsi="Times New Roman" w:cs="Times New Roman"/>
        </w:rPr>
        <w:t>Ic</w:t>
      </w:r>
      <w:r w:rsidRPr="0FD4254C">
        <w:rPr>
          <w:rFonts w:ascii="宋体" w:eastAsia="宋体" w:hAnsi="宋体" w:cs="宋体"/>
        </w:rPr>
        <w:t>。</w:t>
      </w:r>
    </w:p>
    <w:p w14:paraId="0B498532" w14:textId="77777777" w:rsidR="002A7BA0" w:rsidRDefault="002A7BA0" w:rsidP="0FD4254C">
      <w:pPr>
        <w:spacing w:after="0" w:line="360" w:lineRule="auto"/>
        <w:ind w:firstLine="480"/>
        <w:jc w:val="both"/>
        <w:rPr>
          <w:rFonts w:ascii="宋体" w:eastAsia="宋体" w:hAnsi="宋体" w:cs="宋体" w:hint="eastAsia"/>
        </w:rPr>
      </w:pPr>
    </w:p>
    <w:p w14:paraId="77AF1AAC" w14:textId="79C0D139" w:rsidR="0CBDDC04" w:rsidRDefault="002A7BA0" w:rsidP="002A7BA0">
      <w:pPr>
        <w:spacing w:after="0" w:line="360" w:lineRule="auto"/>
        <w:ind w:firstLine="480"/>
        <w:jc w:val="center"/>
      </w:pPr>
      <w:r>
        <w:rPr>
          <w:noProof/>
        </w:rPr>
        <w:drawing>
          <wp:inline distT="0" distB="0" distL="0" distR="0" wp14:anchorId="307E1124" wp14:editId="6F646698">
            <wp:extent cx="3105150" cy="1515040"/>
            <wp:effectExtent l="0" t="0" r="0" b="0"/>
            <wp:docPr id="792416235" name="图片 792416235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51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C04D" w14:textId="7FBF9F11" w:rsidR="0CBDDC04" w:rsidRPr="002A7BA0" w:rsidRDefault="70F2AB0C" w:rsidP="002A7BA0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E2E4EAA" wp14:editId="7FB1E23F">
            <wp:extent cx="3099329" cy="3960000"/>
            <wp:effectExtent l="0" t="0" r="6350" b="2540"/>
            <wp:docPr id="114891902" name="图片 114891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329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15B6" w14:textId="22D3D5FA" w:rsidR="0CBDDC04" w:rsidRDefault="0CBDDC04" w:rsidP="0FD4254C">
      <w:pPr>
        <w:spacing w:after="0"/>
        <w:jc w:val="both"/>
        <w:rPr>
          <w:rFonts w:ascii="黑体" w:eastAsia="黑体" w:hAnsi="黑体" w:cs="黑体" w:hint="eastAsia"/>
          <w:color w:val="0F4761" w:themeColor="accent1" w:themeShade="BF"/>
        </w:rPr>
      </w:pPr>
      <w:r w:rsidRPr="0FD4254C">
        <w:rPr>
          <w:rFonts w:ascii="黑体" w:eastAsia="黑体" w:hAnsi="黑体" w:cs="黑体"/>
          <w:color w:val="0F4761" w:themeColor="accent1" w:themeShade="BF"/>
        </w:rPr>
        <w:t>默认配置</w:t>
      </w:r>
    </w:p>
    <w:p w14:paraId="4D789B9E" w14:textId="2591E6C3" w:rsidR="0CBDDC04" w:rsidRDefault="0CBDDC04" w:rsidP="0FD4254C">
      <w:pPr>
        <w:spacing w:after="0" w:line="360" w:lineRule="auto"/>
        <w:ind w:firstLine="480"/>
        <w:jc w:val="both"/>
      </w:pPr>
      <w:r w:rsidRPr="0FD4254C">
        <w:rPr>
          <w:rFonts w:ascii="Times New Roman" w:eastAsia="Times New Roman" w:hAnsi="Times New Roman" w:cs="Times New Roman"/>
        </w:rPr>
        <w:t>2 Element 3 Wire Delta</w:t>
      </w:r>
      <w:r w:rsidRPr="0FD4254C">
        <w:rPr>
          <w:rFonts w:ascii="宋体" w:eastAsia="宋体" w:hAnsi="宋体" w:cs="宋体"/>
        </w:rPr>
        <w:t>下</w:t>
      </w:r>
      <w:r w:rsidRPr="0FD4254C">
        <w:rPr>
          <w:rFonts w:ascii="Times New Roman" w:eastAsia="Times New Roman" w:hAnsi="Times New Roman" w:cs="Times New Roman"/>
        </w:rPr>
        <w:t>Phase</w:t>
      </w:r>
      <w:r w:rsidRPr="0FD4254C">
        <w:rPr>
          <w:rFonts w:ascii="宋体" w:eastAsia="宋体" w:hAnsi="宋体" w:cs="宋体"/>
        </w:rPr>
        <w:t>配置无意义，不显示通道功率和单相功率，只计算与三相总功率相关的</w:t>
      </w:r>
      <w:r w:rsidRPr="0FD4254C">
        <w:rPr>
          <w:rFonts w:ascii="Times New Roman" w:eastAsia="Times New Roman" w:hAnsi="Times New Roman" w:cs="Times New Roman"/>
        </w:rPr>
        <w:t>user</w:t>
      </w:r>
      <w:r w:rsidRPr="0FD4254C">
        <w:rPr>
          <w:rFonts w:ascii="宋体" w:eastAsia="宋体" w:hAnsi="宋体" w:cs="宋体"/>
        </w:rPr>
        <w:t>功率和系统总功率。</w:t>
      </w:r>
    </w:p>
    <w:tbl>
      <w:tblPr>
        <w:tblStyle w:val="af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4"/>
        <w:gridCol w:w="1434"/>
        <w:gridCol w:w="1009"/>
        <w:gridCol w:w="1009"/>
        <w:gridCol w:w="1434"/>
        <w:gridCol w:w="1008"/>
      </w:tblGrid>
      <w:tr w:rsidR="0FD4254C" w14:paraId="550099A5" w14:textId="77777777" w:rsidTr="002A7BA0">
        <w:trPr>
          <w:trHeight w:val="405"/>
          <w:jc w:val="center"/>
        </w:trPr>
        <w:tc>
          <w:tcPr>
            <w:tcW w:w="10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A79A044" w14:textId="7F9CF660" w:rsidR="0FD4254C" w:rsidRPr="002A7BA0" w:rsidRDefault="0FD4254C" w:rsidP="002A7BA0">
            <w:pPr>
              <w:spacing w:line="360" w:lineRule="auto"/>
              <w:jc w:val="center"/>
              <w:rPr>
                <w:szCs w:val="21"/>
              </w:rPr>
            </w:pPr>
            <w:r w:rsidRPr="002A7BA0">
              <w:rPr>
                <w:rFonts w:ascii="宋体" w:eastAsia="宋体" w:hAnsi="宋体" w:cs="宋体"/>
                <w:szCs w:val="21"/>
              </w:rPr>
              <w:t>用户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905DB5D" w14:textId="14D28763" w:rsidR="0FD4254C" w:rsidRPr="002A7BA0" w:rsidRDefault="0FD4254C" w:rsidP="002A7BA0">
            <w:pPr>
              <w:spacing w:line="360" w:lineRule="auto"/>
              <w:jc w:val="center"/>
              <w:rPr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input</w:t>
            </w:r>
            <w:r w:rsidRPr="002A7BA0">
              <w:rPr>
                <w:rFonts w:ascii="宋体" w:eastAsia="宋体" w:hAnsi="宋体" w:cs="宋体"/>
                <w:szCs w:val="21"/>
              </w:rPr>
              <w:t>通道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6D3C75A" w14:textId="183897AB" w:rsidR="0FD4254C" w:rsidRPr="002A7BA0" w:rsidRDefault="0FD4254C" w:rsidP="002A7BA0">
            <w:pPr>
              <w:spacing w:line="360" w:lineRule="auto"/>
              <w:jc w:val="center"/>
              <w:rPr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Phase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279BA99" w14:textId="2E8DD1F6" w:rsidR="0FD4254C" w:rsidRPr="002A7BA0" w:rsidRDefault="0FD4254C" w:rsidP="002A7BA0">
            <w:pPr>
              <w:spacing w:line="360" w:lineRule="auto"/>
              <w:jc w:val="center"/>
              <w:rPr>
                <w:szCs w:val="21"/>
              </w:rPr>
            </w:pPr>
            <w:r w:rsidRPr="002A7BA0">
              <w:rPr>
                <w:rFonts w:ascii="宋体" w:eastAsia="宋体" w:hAnsi="宋体" w:cs="宋体"/>
                <w:szCs w:val="21"/>
              </w:rPr>
              <w:t>用户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58F2731" w14:textId="129292B8" w:rsidR="0FD4254C" w:rsidRPr="002A7BA0" w:rsidRDefault="0FD4254C" w:rsidP="002A7BA0">
            <w:pPr>
              <w:spacing w:line="360" w:lineRule="auto"/>
              <w:jc w:val="center"/>
              <w:rPr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input</w:t>
            </w:r>
            <w:r w:rsidRPr="002A7BA0">
              <w:rPr>
                <w:rFonts w:ascii="宋体" w:eastAsia="宋体" w:hAnsi="宋体" w:cs="宋体"/>
                <w:szCs w:val="21"/>
              </w:rPr>
              <w:t>通道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E4F8D13" w14:textId="4A953C8A" w:rsidR="0FD4254C" w:rsidRPr="002A7BA0" w:rsidRDefault="0FD4254C" w:rsidP="002A7BA0">
            <w:pPr>
              <w:spacing w:line="360" w:lineRule="auto"/>
              <w:jc w:val="center"/>
              <w:rPr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Phase</w:t>
            </w:r>
          </w:p>
        </w:tc>
      </w:tr>
      <w:tr w:rsidR="0FD4254C" w14:paraId="3BFF1197" w14:textId="77777777" w:rsidTr="002A7BA0">
        <w:trPr>
          <w:trHeight w:val="360"/>
          <w:jc w:val="center"/>
        </w:trPr>
        <w:tc>
          <w:tcPr>
            <w:tcW w:w="100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E791A3B" w14:textId="2EA2CC7C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1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E3DE94D" w14:textId="0CD21C39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1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F12DC1E" w14:textId="5A96E16A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AB</w:t>
            </w:r>
          </w:p>
        </w:tc>
        <w:tc>
          <w:tcPr>
            <w:tcW w:w="10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92EF8F2" w14:textId="5A91A556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7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B66FA18" w14:textId="351171B1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13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F971B11" w14:textId="19594928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AB</w:t>
            </w:r>
          </w:p>
        </w:tc>
      </w:tr>
      <w:tr w:rsidR="0FD4254C" w14:paraId="38D303AC" w14:textId="77777777" w:rsidTr="002A7BA0">
        <w:trPr>
          <w:trHeight w:val="360"/>
          <w:jc w:val="center"/>
        </w:trPr>
        <w:tc>
          <w:tcPr>
            <w:tcW w:w="1004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20093642" w14:textId="77777777" w:rsidR="00EC05CF" w:rsidRPr="002A7BA0" w:rsidRDefault="00EC05CF" w:rsidP="002A7BA0">
            <w:pPr>
              <w:jc w:val="center"/>
              <w:rPr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EAB8590" w14:textId="34CA517B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2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0E7DC1D" w14:textId="3965D327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BC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538BB54D" w14:textId="77777777" w:rsidR="00EC05CF" w:rsidRPr="002A7BA0" w:rsidRDefault="00EC05CF" w:rsidP="002A7BA0">
            <w:pPr>
              <w:jc w:val="center"/>
              <w:rPr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2F89405" w14:textId="7C61BC0E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14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829A0E5" w14:textId="5E221A1F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BC</w:t>
            </w:r>
          </w:p>
        </w:tc>
      </w:tr>
      <w:tr w:rsidR="0FD4254C" w14:paraId="1EBF113B" w14:textId="77777777" w:rsidTr="002A7BA0">
        <w:trPr>
          <w:trHeight w:val="360"/>
          <w:jc w:val="center"/>
        </w:trPr>
        <w:tc>
          <w:tcPr>
            <w:tcW w:w="100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CBFA70D" w14:textId="5D2C7217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2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3F19D58" w14:textId="65EFEE8B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3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604B50C" w14:textId="75A36A5F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AB</w:t>
            </w:r>
          </w:p>
        </w:tc>
        <w:tc>
          <w:tcPr>
            <w:tcW w:w="10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449F147" w14:textId="06532D49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8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FCB1D69" w14:textId="7E197EFF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15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302DAC7" w14:textId="49330851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AB</w:t>
            </w:r>
          </w:p>
        </w:tc>
      </w:tr>
      <w:tr w:rsidR="0FD4254C" w14:paraId="07FBB444" w14:textId="77777777" w:rsidTr="002A7BA0">
        <w:trPr>
          <w:trHeight w:val="360"/>
          <w:jc w:val="center"/>
        </w:trPr>
        <w:tc>
          <w:tcPr>
            <w:tcW w:w="1004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40FFD819" w14:textId="77777777" w:rsidR="00EC05CF" w:rsidRPr="002A7BA0" w:rsidRDefault="00EC05CF" w:rsidP="002A7BA0">
            <w:pPr>
              <w:jc w:val="center"/>
              <w:rPr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70F376A" w14:textId="07811F55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4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78DAD0B" w14:textId="328D82C0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BC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603AAD28" w14:textId="77777777" w:rsidR="00EC05CF" w:rsidRPr="002A7BA0" w:rsidRDefault="00EC05CF" w:rsidP="002A7BA0">
            <w:pPr>
              <w:jc w:val="center"/>
              <w:rPr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D3FA014" w14:textId="4D285D36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16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C1C5A8F" w14:textId="16FCAF9C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BC</w:t>
            </w:r>
          </w:p>
        </w:tc>
      </w:tr>
      <w:tr w:rsidR="0FD4254C" w14:paraId="7AFADEC7" w14:textId="77777777" w:rsidTr="002A7BA0">
        <w:trPr>
          <w:trHeight w:val="360"/>
          <w:jc w:val="center"/>
        </w:trPr>
        <w:tc>
          <w:tcPr>
            <w:tcW w:w="100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2D028F5" w14:textId="76E046C3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3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59EEACA" w14:textId="65E2CF2A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5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FC89A53" w14:textId="1FD9E7C9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AB</w:t>
            </w:r>
          </w:p>
        </w:tc>
        <w:tc>
          <w:tcPr>
            <w:tcW w:w="10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ED56D7C" w14:textId="05A58B02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9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ABB839B" w14:textId="7D221EDA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17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746B7EB" w14:textId="0943C026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AB</w:t>
            </w:r>
          </w:p>
        </w:tc>
      </w:tr>
      <w:tr w:rsidR="0FD4254C" w14:paraId="2822ABAA" w14:textId="77777777" w:rsidTr="002A7BA0">
        <w:trPr>
          <w:trHeight w:val="360"/>
          <w:jc w:val="center"/>
        </w:trPr>
        <w:tc>
          <w:tcPr>
            <w:tcW w:w="1004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76749C4E" w14:textId="77777777" w:rsidR="00EC05CF" w:rsidRPr="002A7BA0" w:rsidRDefault="00EC05CF" w:rsidP="002A7BA0">
            <w:pPr>
              <w:jc w:val="center"/>
              <w:rPr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D3B2291" w14:textId="4DC5B57B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6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CB84EB9" w14:textId="7082093B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BC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1F9ACE9D" w14:textId="77777777" w:rsidR="00EC05CF" w:rsidRPr="002A7BA0" w:rsidRDefault="00EC05CF" w:rsidP="002A7BA0">
            <w:pPr>
              <w:jc w:val="center"/>
              <w:rPr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AF37014" w14:textId="64AF3997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18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FB527F9" w14:textId="02A1BE39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BC</w:t>
            </w:r>
          </w:p>
        </w:tc>
      </w:tr>
      <w:tr w:rsidR="0FD4254C" w14:paraId="582A8316" w14:textId="77777777" w:rsidTr="002A7BA0">
        <w:trPr>
          <w:trHeight w:val="360"/>
          <w:jc w:val="center"/>
        </w:trPr>
        <w:tc>
          <w:tcPr>
            <w:tcW w:w="100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E5B903C" w14:textId="123F9B71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4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2CFBF7A" w14:textId="128B4896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7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CA2093A" w14:textId="1AB53197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AB</w:t>
            </w:r>
          </w:p>
        </w:tc>
        <w:tc>
          <w:tcPr>
            <w:tcW w:w="10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9DDB553" w14:textId="07794310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10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6A9BFF4" w14:textId="0CD61A2C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19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9D14D95" w14:textId="5006B396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AB</w:t>
            </w:r>
          </w:p>
        </w:tc>
      </w:tr>
      <w:tr w:rsidR="0FD4254C" w14:paraId="74EC8B09" w14:textId="77777777" w:rsidTr="002A7BA0">
        <w:trPr>
          <w:trHeight w:val="360"/>
          <w:jc w:val="center"/>
        </w:trPr>
        <w:tc>
          <w:tcPr>
            <w:tcW w:w="1004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61A40855" w14:textId="77777777" w:rsidR="00EC05CF" w:rsidRPr="002A7BA0" w:rsidRDefault="00EC05CF" w:rsidP="002A7BA0">
            <w:pPr>
              <w:jc w:val="center"/>
              <w:rPr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AF7531B" w14:textId="16F071D9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8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0791DDB" w14:textId="371DDF50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BC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4212F47E" w14:textId="77777777" w:rsidR="00EC05CF" w:rsidRPr="002A7BA0" w:rsidRDefault="00EC05CF" w:rsidP="002A7BA0">
            <w:pPr>
              <w:jc w:val="center"/>
              <w:rPr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8B04E16" w14:textId="3A4BDD57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20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B5D4F8E" w14:textId="2A18BF68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BC</w:t>
            </w:r>
          </w:p>
        </w:tc>
      </w:tr>
      <w:tr w:rsidR="0FD4254C" w14:paraId="330D5340" w14:textId="77777777" w:rsidTr="002A7BA0">
        <w:trPr>
          <w:trHeight w:val="360"/>
          <w:jc w:val="center"/>
        </w:trPr>
        <w:tc>
          <w:tcPr>
            <w:tcW w:w="100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3AE6344" w14:textId="4EAABD19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5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5EB0C46" w14:textId="492A877F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9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21D78B9" w14:textId="4CE69892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AB</w:t>
            </w:r>
          </w:p>
        </w:tc>
        <w:tc>
          <w:tcPr>
            <w:tcW w:w="10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0ABBED1" w14:textId="48A577C5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11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C13A3ED" w14:textId="536D856C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21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CBAA22E" w14:textId="296C58AF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AB</w:t>
            </w:r>
          </w:p>
        </w:tc>
      </w:tr>
      <w:tr w:rsidR="0FD4254C" w14:paraId="21F855CC" w14:textId="77777777" w:rsidTr="002A7BA0">
        <w:trPr>
          <w:trHeight w:val="360"/>
          <w:jc w:val="center"/>
        </w:trPr>
        <w:tc>
          <w:tcPr>
            <w:tcW w:w="1004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1AC78AD4" w14:textId="77777777" w:rsidR="00EC05CF" w:rsidRPr="002A7BA0" w:rsidRDefault="00EC05CF" w:rsidP="002A7BA0">
            <w:pPr>
              <w:jc w:val="center"/>
              <w:rPr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43A7DAF" w14:textId="5CB4A36D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10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24447AD" w14:textId="2CBAC51C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BC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72B77B24" w14:textId="77777777" w:rsidR="00EC05CF" w:rsidRPr="002A7BA0" w:rsidRDefault="00EC05CF" w:rsidP="002A7BA0">
            <w:pPr>
              <w:jc w:val="center"/>
              <w:rPr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3F50F77" w14:textId="02EA5DD0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22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D491AA9" w14:textId="72CFC90B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BC</w:t>
            </w:r>
          </w:p>
        </w:tc>
      </w:tr>
      <w:tr w:rsidR="0FD4254C" w14:paraId="08F46634" w14:textId="77777777" w:rsidTr="002A7BA0">
        <w:trPr>
          <w:trHeight w:val="360"/>
          <w:jc w:val="center"/>
        </w:trPr>
        <w:tc>
          <w:tcPr>
            <w:tcW w:w="100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F0E95BD" w14:textId="7B6F0B2B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6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6DFF499" w14:textId="40B57E1F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11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98DC54F" w14:textId="077E0374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AB</w:t>
            </w:r>
          </w:p>
        </w:tc>
        <w:tc>
          <w:tcPr>
            <w:tcW w:w="10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E28AAB5" w14:textId="409878B7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12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17B628E" w14:textId="0119FDBF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23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F5F958A" w14:textId="58A1DC51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AB</w:t>
            </w:r>
          </w:p>
        </w:tc>
      </w:tr>
      <w:tr w:rsidR="0FD4254C" w14:paraId="2E20D30E" w14:textId="77777777" w:rsidTr="002A7BA0">
        <w:trPr>
          <w:trHeight w:val="360"/>
          <w:jc w:val="center"/>
        </w:trPr>
        <w:tc>
          <w:tcPr>
            <w:tcW w:w="1004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1965FCFC" w14:textId="77777777" w:rsidR="00EC05CF" w:rsidRPr="002A7BA0" w:rsidRDefault="00EC05CF" w:rsidP="002A7BA0">
            <w:pPr>
              <w:jc w:val="center"/>
              <w:rPr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F75E4D8" w14:textId="194800A4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12</w:t>
            </w:r>
          </w:p>
        </w:tc>
        <w:tc>
          <w:tcPr>
            <w:tcW w:w="1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09256C6" w14:textId="0D4A6162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BC</w:t>
            </w:r>
          </w:p>
        </w:tc>
        <w:tc>
          <w:tcPr>
            <w:tcW w:w="1009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32C2B7CF" w14:textId="77777777" w:rsidR="00EC05CF" w:rsidRPr="002A7BA0" w:rsidRDefault="00EC05CF" w:rsidP="002A7BA0">
            <w:pPr>
              <w:jc w:val="center"/>
              <w:rPr>
                <w:szCs w:val="21"/>
              </w:rPr>
            </w:pP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9B942CC" w14:textId="0EA48623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24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DD0A240" w14:textId="3143179F" w:rsidR="0FD4254C" w:rsidRPr="002A7BA0" w:rsidRDefault="0FD4254C" w:rsidP="002A7B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Cs w:val="21"/>
              </w:rPr>
            </w:pPr>
            <w:r w:rsidRPr="002A7BA0">
              <w:rPr>
                <w:rFonts w:ascii="Times New Roman" w:eastAsia="Times New Roman" w:hAnsi="Times New Roman" w:cs="Times New Roman"/>
                <w:szCs w:val="21"/>
              </w:rPr>
              <w:t>BC</w:t>
            </w:r>
          </w:p>
        </w:tc>
      </w:tr>
    </w:tbl>
    <w:p w14:paraId="30CE6E51" w14:textId="0EC29EF2" w:rsidR="00321694" w:rsidRDefault="00FF002E" w:rsidP="00FF002E">
      <w:pPr>
        <w:pStyle w:val="3"/>
      </w:pPr>
      <w:bookmarkStart w:id="69" w:name="_Toc173748991"/>
      <w:r>
        <w:rPr>
          <w:rFonts w:hint="eastAsia"/>
        </w:rPr>
        <w:lastRenderedPageBreak/>
        <w:t xml:space="preserve">3.1.2 </w:t>
      </w:r>
      <w:r>
        <w:rPr>
          <w:rFonts w:hint="eastAsia"/>
        </w:rPr>
        <w:t>接线</w:t>
      </w:r>
      <w:r w:rsidR="00D74DA0">
        <w:rPr>
          <w:rFonts w:hint="eastAsia"/>
        </w:rPr>
        <w:t>配置</w:t>
      </w:r>
      <w:bookmarkEnd w:id="69"/>
    </w:p>
    <w:p w14:paraId="318A004D" w14:textId="77777777" w:rsidR="000C0168" w:rsidRDefault="000C0168" w:rsidP="008A4D17">
      <w:pPr>
        <w:pStyle w:val="a9"/>
        <w:numPr>
          <w:ilvl w:val="0"/>
          <w:numId w:val="4"/>
        </w:numPr>
        <w:spacing w:before="100" w:beforeAutospacing="1" w:after="100" w:afterAutospacing="1"/>
      </w:pPr>
      <w:r>
        <w:rPr>
          <w:rFonts w:hint="eastAsia"/>
        </w:rPr>
        <w:t>电流输入方向配置：正向</w:t>
      </w:r>
      <w:r>
        <w:rPr>
          <w:rFonts w:hint="eastAsia"/>
        </w:rPr>
        <w:t>/</w:t>
      </w:r>
      <w:r>
        <w:rPr>
          <w:rFonts w:hint="eastAsia"/>
        </w:rPr>
        <w:t>反向。用于电流输入接反时。</w:t>
      </w:r>
    </w:p>
    <w:p w14:paraId="163A67F9" w14:textId="77777777" w:rsidR="000C0168" w:rsidRDefault="000C0168" w:rsidP="008A4D17">
      <w:pPr>
        <w:pStyle w:val="a9"/>
        <w:numPr>
          <w:ilvl w:val="0"/>
          <w:numId w:val="4"/>
        </w:numPr>
        <w:spacing w:before="100" w:beforeAutospacing="1" w:after="100" w:afterAutospacing="1"/>
      </w:pPr>
      <w:r>
        <w:rPr>
          <w:rFonts w:hint="eastAsia"/>
        </w:rPr>
        <w:t>软件配置电流输入通道：可重新配置接线通道与逻辑通道的映射，用于接错线时。</w:t>
      </w:r>
    </w:p>
    <w:p w14:paraId="59B37D0E" w14:textId="77777777" w:rsidR="000C0168" w:rsidRDefault="000C0168" w:rsidP="008A4D17">
      <w:pPr>
        <w:pStyle w:val="a9"/>
        <w:numPr>
          <w:ilvl w:val="0"/>
          <w:numId w:val="4"/>
        </w:numPr>
        <w:spacing w:before="100" w:beforeAutospacing="1" w:after="100" w:afterAutospacing="1"/>
      </w:pPr>
      <w:r>
        <w:rPr>
          <w:rFonts w:hint="eastAsia"/>
        </w:rPr>
        <w:t>独立功率计算的电流电压配置：每个电流输入可独立配置电压输入</w:t>
      </w:r>
      <w:r>
        <w:rPr>
          <w:rFonts w:hint="eastAsia"/>
        </w:rPr>
        <w:t xml:space="preserve"> </w:t>
      </w:r>
      <w:r>
        <w:t>(Va/Vb/Vc/Vab/Vbc/Vca)</w:t>
      </w:r>
      <w:r>
        <w:rPr>
          <w:rFonts w:hint="eastAsia"/>
        </w:rPr>
        <w:t xml:space="preserve"> </w:t>
      </w:r>
      <w:r>
        <w:rPr>
          <w:rFonts w:hint="eastAsia"/>
        </w:rPr>
        <w:t>用于功率计算和电能累计</w:t>
      </w:r>
    </w:p>
    <w:p w14:paraId="55D1701E" w14:textId="77777777" w:rsidR="000C0168" w:rsidRDefault="000C0168" w:rsidP="008A4D17">
      <w:pPr>
        <w:pStyle w:val="a9"/>
        <w:numPr>
          <w:ilvl w:val="0"/>
          <w:numId w:val="4"/>
        </w:numPr>
        <w:spacing w:before="100" w:beforeAutospacing="1" w:after="100" w:afterAutospacing="1"/>
      </w:pPr>
      <w:r>
        <w:rPr>
          <w:rFonts w:hint="eastAsia"/>
        </w:rPr>
        <w:t>用户通道配置：</w:t>
      </w:r>
      <w:r>
        <w:rPr>
          <w:rFonts w:hint="eastAsia"/>
        </w:rPr>
        <w:t>AcuRev4100</w:t>
      </w:r>
      <w:r>
        <w:rPr>
          <w:rFonts w:hint="eastAsia"/>
        </w:rPr>
        <w:t>支持</w:t>
      </w:r>
      <w:r>
        <w:rPr>
          <w:rFonts w:hint="eastAsia"/>
        </w:rPr>
        <w:t>12</w:t>
      </w:r>
      <w:r>
        <w:rPr>
          <w:rFonts w:hint="eastAsia"/>
        </w:rPr>
        <w:t>个用户通道，每个通道可配置</w:t>
      </w:r>
      <w:r>
        <w:rPr>
          <w:rFonts w:hint="eastAsia"/>
        </w:rPr>
        <w:t>1-3</w:t>
      </w:r>
      <w:r>
        <w:rPr>
          <w:rFonts w:hint="eastAsia"/>
        </w:rPr>
        <w:t>个输入通道，用于功率计算和电能累计。</w:t>
      </w:r>
    </w:p>
    <w:p w14:paraId="5EC711F4" w14:textId="77777777" w:rsidR="000C0168" w:rsidRDefault="000C0168" w:rsidP="000C0168">
      <w:pPr>
        <w:spacing w:before="100" w:beforeAutospacing="1" w:after="100" w:afterAutospacing="1"/>
      </w:pPr>
      <w:r>
        <w:rPr>
          <w:rFonts w:hint="eastAsia"/>
        </w:rPr>
        <w:t>例如</w:t>
      </w:r>
    </w:p>
    <w:p w14:paraId="16089C6E" w14:textId="77777777" w:rsidR="000C0168" w:rsidRDefault="000C0168" w:rsidP="008A4D17">
      <w:pPr>
        <w:pStyle w:val="a9"/>
        <w:numPr>
          <w:ilvl w:val="0"/>
          <w:numId w:val="81"/>
        </w:numPr>
        <w:spacing w:before="100" w:beforeAutospacing="1" w:after="100" w:afterAutospacing="1"/>
      </w:pPr>
      <w:r>
        <w:rPr>
          <w:rFonts w:hint="eastAsia"/>
        </w:rPr>
        <w:t>Logic Input Channel  ID</w:t>
      </w:r>
      <w:r>
        <w:rPr>
          <w:rFonts w:hint="eastAsia"/>
        </w:rPr>
        <w:t>为</w:t>
      </w:r>
      <w:r>
        <w:rPr>
          <w:rFonts w:hint="eastAsia"/>
        </w:rPr>
        <w:t>1-24</w:t>
      </w:r>
      <w:r>
        <w:rPr>
          <w:rFonts w:hint="eastAsia"/>
        </w:rPr>
        <w:t>路的逻辑通道</w:t>
      </w:r>
      <w:r>
        <w:rPr>
          <w:rFonts w:hint="eastAsia"/>
        </w:rPr>
        <w:t>ID</w:t>
      </w:r>
      <w:r>
        <w:rPr>
          <w:rFonts w:hint="eastAsia"/>
        </w:rPr>
        <w:t>（非配置）</w:t>
      </w:r>
    </w:p>
    <w:p w14:paraId="6365D2D1" w14:textId="77777777" w:rsidR="000C0168" w:rsidRDefault="000C0168" w:rsidP="008A4D17">
      <w:pPr>
        <w:pStyle w:val="a9"/>
        <w:numPr>
          <w:ilvl w:val="0"/>
          <w:numId w:val="81"/>
        </w:numPr>
        <w:spacing w:before="100" w:beforeAutospacing="1" w:after="100" w:afterAutospacing="1"/>
      </w:pPr>
      <w:r>
        <w:rPr>
          <w:rFonts w:hint="eastAsia"/>
        </w:rPr>
        <w:t>Input Wiring</w:t>
      </w:r>
      <w:r>
        <w:rPr>
          <w:rFonts w:hint="eastAsia"/>
        </w:rPr>
        <w:t>为</w:t>
      </w:r>
      <w:r>
        <w:rPr>
          <w:rFonts w:hint="eastAsia"/>
        </w:rPr>
        <w:t>1-24</w:t>
      </w:r>
      <w:r>
        <w:rPr>
          <w:rFonts w:hint="eastAsia"/>
        </w:rPr>
        <w:t>路的物理通道，可配置与</w:t>
      </w:r>
      <w:r>
        <w:rPr>
          <w:rFonts w:hint="eastAsia"/>
        </w:rPr>
        <w:t>Logic Input Channel</w:t>
      </w:r>
      <w:r>
        <w:rPr>
          <w:rFonts w:hint="eastAsia"/>
        </w:rPr>
        <w:t>的映射，用于接错通道时</w:t>
      </w:r>
    </w:p>
    <w:p w14:paraId="44D2B2E7" w14:textId="1D271735" w:rsidR="003A63A4" w:rsidRDefault="003A63A4" w:rsidP="008A4D17">
      <w:pPr>
        <w:pStyle w:val="a9"/>
        <w:numPr>
          <w:ilvl w:val="0"/>
          <w:numId w:val="81"/>
        </w:numPr>
        <w:spacing w:before="100" w:beforeAutospacing="1" w:after="100" w:afterAutospacing="1"/>
      </w:pPr>
      <w:r>
        <w:rPr>
          <w:rFonts w:hint="eastAsia"/>
        </w:rPr>
        <w:t>CT Type</w:t>
      </w:r>
    </w:p>
    <w:p w14:paraId="6A985B82" w14:textId="06868D1B" w:rsidR="003A63A4" w:rsidRDefault="003A63A4" w:rsidP="008A4D17">
      <w:pPr>
        <w:pStyle w:val="a9"/>
        <w:numPr>
          <w:ilvl w:val="1"/>
          <w:numId w:val="81"/>
        </w:numPr>
        <w:spacing w:before="100" w:beforeAutospacing="1" w:after="100" w:afterAutospacing="1"/>
      </w:pPr>
      <w:r>
        <w:rPr>
          <w:rFonts w:hint="eastAsia"/>
        </w:rPr>
        <w:t>mV</w:t>
      </w:r>
      <w:r>
        <w:rPr>
          <w:rFonts w:hint="eastAsia"/>
        </w:rPr>
        <w:t>型号：</w:t>
      </w:r>
      <w:r>
        <w:rPr>
          <w:rFonts w:hint="eastAsia"/>
        </w:rPr>
        <w:t xml:space="preserve"> 333mV</w:t>
      </w:r>
      <w:r>
        <w:rPr>
          <w:rFonts w:hint="eastAsia"/>
        </w:rPr>
        <w:t>或</w:t>
      </w:r>
      <w:r>
        <w:rPr>
          <w:rFonts w:hint="eastAsia"/>
        </w:rPr>
        <w:t>RCT</w:t>
      </w:r>
    </w:p>
    <w:p w14:paraId="1378EEE3" w14:textId="0EA7A1E9" w:rsidR="003A63A4" w:rsidRDefault="003A63A4" w:rsidP="008A4D17">
      <w:pPr>
        <w:pStyle w:val="a9"/>
        <w:numPr>
          <w:ilvl w:val="1"/>
          <w:numId w:val="81"/>
        </w:numPr>
        <w:spacing w:before="100" w:beforeAutospacing="1" w:after="100" w:afterAutospacing="1"/>
      </w:pPr>
      <w:r>
        <w:rPr>
          <w:rFonts w:hint="eastAsia"/>
        </w:rPr>
        <w:t>mA</w:t>
      </w:r>
      <w:r>
        <w:rPr>
          <w:rFonts w:hint="eastAsia"/>
        </w:rPr>
        <w:t>型号：</w:t>
      </w:r>
      <w:r>
        <w:rPr>
          <w:rFonts w:hint="eastAsia"/>
        </w:rPr>
        <w:t xml:space="preserve"> 80mA</w:t>
      </w:r>
      <w:r>
        <w:rPr>
          <w:rFonts w:hint="eastAsia"/>
        </w:rPr>
        <w:t>或</w:t>
      </w:r>
      <w:r>
        <w:rPr>
          <w:rFonts w:hint="eastAsia"/>
        </w:rPr>
        <w:t>100</w:t>
      </w:r>
      <w:r w:rsidR="00CD74EC">
        <w:rPr>
          <w:rFonts w:hint="eastAsia"/>
        </w:rPr>
        <w:t>mA</w:t>
      </w:r>
    </w:p>
    <w:p w14:paraId="6E01B4CE" w14:textId="01224A86" w:rsidR="00CD74EC" w:rsidRDefault="00CD74EC" w:rsidP="008A4D17">
      <w:pPr>
        <w:pStyle w:val="a9"/>
        <w:numPr>
          <w:ilvl w:val="0"/>
          <w:numId w:val="81"/>
        </w:numPr>
        <w:spacing w:before="100" w:beforeAutospacing="1" w:after="100" w:afterAutospacing="1"/>
      </w:pPr>
      <w:r>
        <w:rPr>
          <w:rFonts w:hint="eastAsia"/>
        </w:rPr>
        <w:t xml:space="preserve">Primary: </w:t>
      </w:r>
      <w:r>
        <w:rPr>
          <w:rFonts w:hint="eastAsia"/>
        </w:rPr>
        <w:t>一次侧额定电流</w:t>
      </w:r>
    </w:p>
    <w:p w14:paraId="5455983B" w14:textId="7E84B9A4" w:rsidR="000C0168" w:rsidRDefault="000C0168" w:rsidP="008A4D17">
      <w:pPr>
        <w:pStyle w:val="a9"/>
        <w:numPr>
          <w:ilvl w:val="0"/>
          <w:numId w:val="81"/>
        </w:numPr>
        <w:spacing w:before="100" w:beforeAutospacing="1" w:after="100" w:afterAutospacing="1"/>
      </w:pPr>
      <w:r>
        <w:rPr>
          <w:rFonts w:hint="eastAsia"/>
        </w:rPr>
        <w:t>Direction</w:t>
      </w:r>
      <w:r>
        <w:rPr>
          <w:rFonts w:hint="eastAsia"/>
        </w:rPr>
        <w:t>为电流输入方向配置</w:t>
      </w:r>
    </w:p>
    <w:p w14:paraId="72BDF662" w14:textId="77777777" w:rsidR="000C0168" w:rsidRDefault="000C0168" w:rsidP="008A4D17">
      <w:pPr>
        <w:pStyle w:val="a9"/>
        <w:numPr>
          <w:ilvl w:val="0"/>
          <w:numId w:val="81"/>
        </w:numPr>
        <w:spacing w:before="100" w:beforeAutospacing="1" w:after="100" w:afterAutospacing="1"/>
      </w:pPr>
      <w:r w:rsidRPr="006118CF">
        <w:t>Voltage Assignment</w:t>
      </w:r>
      <w:r>
        <w:rPr>
          <w:rFonts w:hint="eastAsia"/>
        </w:rPr>
        <w:t>为功率计算时，该“</w:t>
      </w:r>
      <w:r>
        <w:rPr>
          <w:rFonts w:hint="eastAsia"/>
        </w:rPr>
        <w:t xml:space="preserve">Logic Input Channel </w:t>
      </w:r>
      <w:r>
        <w:rPr>
          <w:rFonts w:hint="eastAsia"/>
        </w:rPr>
        <w:t>”采用的电压配置。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45"/>
        <w:gridCol w:w="2340"/>
        <w:gridCol w:w="1170"/>
        <w:gridCol w:w="1255"/>
        <w:gridCol w:w="1360"/>
        <w:gridCol w:w="1880"/>
      </w:tblGrid>
      <w:tr w:rsidR="000C0168" w:rsidRPr="00FB038D" w14:paraId="518DA966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7CA1FD77" w14:textId="77777777" w:rsidR="000C0168" w:rsidRPr="00FB038D" w:rsidRDefault="000C0168" w:rsidP="00447EE0">
            <w:pPr>
              <w:spacing w:before="100" w:beforeAutospacing="1" w:after="100" w:afterAutospacing="1"/>
              <w:rPr>
                <w:b/>
                <w:bCs/>
              </w:rPr>
            </w:pPr>
            <w:r w:rsidRPr="00FB038D">
              <w:rPr>
                <w:b/>
                <w:bCs/>
              </w:rPr>
              <w:t>Logic Input Channel</w:t>
            </w:r>
            <w:r>
              <w:rPr>
                <w:rFonts w:hint="eastAsia"/>
                <w:b/>
                <w:bCs/>
              </w:rPr>
              <w:t xml:space="preserve"> ID</w:t>
            </w:r>
          </w:p>
        </w:tc>
        <w:tc>
          <w:tcPr>
            <w:tcW w:w="2340" w:type="dxa"/>
            <w:noWrap/>
            <w:hideMark/>
          </w:tcPr>
          <w:p w14:paraId="6D85C5C6" w14:textId="77777777" w:rsidR="000C0168" w:rsidRPr="00FB038D" w:rsidRDefault="000C0168" w:rsidP="00447EE0">
            <w:pPr>
              <w:spacing w:before="100" w:beforeAutospacing="1" w:after="100" w:afterAutospacing="1"/>
              <w:rPr>
                <w:b/>
                <w:bCs/>
              </w:rPr>
            </w:pPr>
            <w:r w:rsidRPr="00FB038D">
              <w:rPr>
                <w:b/>
                <w:bCs/>
              </w:rPr>
              <w:t>Input Wiring</w:t>
            </w:r>
          </w:p>
        </w:tc>
        <w:tc>
          <w:tcPr>
            <w:tcW w:w="1170" w:type="dxa"/>
          </w:tcPr>
          <w:p w14:paraId="5F0B406B" w14:textId="46E2A823" w:rsidR="000C0168" w:rsidRPr="00FB038D" w:rsidRDefault="000C0168" w:rsidP="00447EE0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CT Type</w:t>
            </w:r>
          </w:p>
        </w:tc>
        <w:tc>
          <w:tcPr>
            <w:tcW w:w="1255" w:type="dxa"/>
          </w:tcPr>
          <w:p w14:paraId="13DAB7E5" w14:textId="2A189C11" w:rsidR="000C0168" w:rsidRPr="00FB038D" w:rsidRDefault="005C53A7" w:rsidP="00447EE0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Primary</w:t>
            </w:r>
          </w:p>
        </w:tc>
        <w:tc>
          <w:tcPr>
            <w:tcW w:w="1360" w:type="dxa"/>
            <w:noWrap/>
            <w:hideMark/>
          </w:tcPr>
          <w:p w14:paraId="40012D66" w14:textId="43E06DA2" w:rsidR="000C0168" w:rsidRPr="00FB038D" w:rsidRDefault="000C0168" w:rsidP="00447EE0">
            <w:pPr>
              <w:spacing w:before="100" w:beforeAutospacing="1" w:after="100" w:afterAutospacing="1"/>
              <w:rPr>
                <w:b/>
                <w:bCs/>
              </w:rPr>
            </w:pPr>
            <w:r w:rsidRPr="00FB038D">
              <w:rPr>
                <w:b/>
                <w:bCs/>
              </w:rPr>
              <w:t>Direction</w:t>
            </w:r>
          </w:p>
        </w:tc>
        <w:tc>
          <w:tcPr>
            <w:tcW w:w="1880" w:type="dxa"/>
            <w:noWrap/>
            <w:hideMark/>
          </w:tcPr>
          <w:p w14:paraId="08376E43" w14:textId="77777777" w:rsidR="000C0168" w:rsidRPr="00FB038D" w:rsidRDefault="000C0168" w:rsidP="00447EE0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Voltage </w:t>
            </w:r>
            <w:r w:rsidRPr="00FB038D">
              <w:rPr>
                <w:b/>
                <w:bCs/>
              </w:rPr>
              <w:t>Assignment</w:t>
            </w:r>
          </w:p>
        </w:tc>
      </w:tr>
      <w:tr w:rsidR="00C76820" w:rsidRPr="00FB038D" w14:paraId="6720957F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42A89C93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</w:t>
            </w:r>
          </w:p>
        </w:tc>
        <w:tc>
          <w:tcPr>
            <w:tcW w:w="2340" w:type="dxa"/>
            <w:noWrap/>
            <w:hideMark/>
          </w:tcPr>
          <w:p w14:paraId="598B8A2B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</w:t>
            </w:r>
          </w:p>
        </w:tc>
        <w:tc>
          <w:tcPr>
            <w:tcW w:w="1170" w:type="dxa"/>
          </w:tcPr>
          <w:p w14:paraId="27D28C4B" w14:textId="7BBDED68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333 mV</w:t>
            </w:r>
          </w:p>
        </w:tc>
        <w:tc>
          <w:tcPr>
            <w:tcW w:w="1255" w:type="dxa"/>
          </w:tcPr>
          <w:p w14:paraId="5E27EE58" w14:textId="02E7E3B2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59407A7F" w14:textId="24409F31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19A8430A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33A81AB5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6814122F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2</w:t>
            </w:r>
          </w:p>
        </w:tc>
        <w:tc>
          <w:tcPr>
            <w:tcW w:w="2340" w:type="dxa"/>
            <w:noWrap/>
            <w:hideMark/>
          </w:tcPr>
          <w:p w14:paraId="650A883D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2</w:t>
            </w:r>
          </w:p>
        </w:tc>
        <w:tc>
          <w:tcPr>
            <w:tcW w:w="1170" w:type="dxa"/>
          </w:tcPr>
          <w:p w14:paraId="18BA867B" w14:textId="4049A53E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333 mV</w:t>
            </w:r>
          </w:p>
        </w:tc>
        <w:tc>
          <w:tcPr>
            <w:tcW w:w="1255" w:type="dxa"/>
          </w:tcPr>
          <w:p w14:paraId="2C1A5998" w14:textId="1516E109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60196CF7" w14:textId="2236D1C6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4A7633A5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57343D20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53155C75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3</w:t>
            </w:r>
          </w:p>
        </w:tc>
        <w:tc>
          <w:tcPr>
            <w:tcW w:w="2340" w:type="dxa"/>
            <w:noWrap/>
            <w:hideMark/>
          </w:tcPr>
          <w:p w14:paraId="7588D203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3</w:t>
            </w:r>
          </w:p>
        </w:tc>
        <w:tc>
          <w:tcPr>
            <w:tcW w:w="1170" w:type="dxa"/>
          </w:tcPr>
          <w:p w14:paraId="2C0B3B47" w14:textId="64551C1B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333 mV</w:t>
            </w:r>
          </w:p>
        </w:tc>
        <w:tc>
          <w:tcPr>
            <w:tcW w:w="1255" w:type="dxa"/>
          </w:tcPr>
          <w:p w14:paraId="461E988C" w14:textId="29C3C0AF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1CEDB14E" w14:textId="5C911D51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65B7CCAF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50A38604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0A19CF84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4</w:t>
            </w:r>
          </w:p>
        </w:tc>
        <w:tc>
          <w:tcPr>
            <w:tcW w:w="2340" w:type="dxa"/>
            <w:noWrap/>
            <w:hideMark/>
          </w:tcPr>
          <w:p w14:paraId="1B3ABB18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4</w:t>
            </w:r>
          </w:p>
        </w:tc>
        <w:tc>
          <w:tcPr>
            <w:tcW w:w="1170" w:type="dxa"/>
          </w:tcPr>
          <w:p w14:paraId="2725823B" w14:textId="302416D2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333 mV</w:t>
            </w:r>
          </w:p>
        </w:tc>
        <w:tc>
          <w:tcPr>
            <w:tcW w:w="1255" w:type="dxa"/>
          </w:tcPr>
          <w:p w14:paraId="43128E40" w14:textId="55C3BCB5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37284DC7" w14:textId="0C736C68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203C9EC4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1CB6BB2E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2C5925DD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5</w:t>
            </w:r>
          </w:p>
        </w:tc>
        <w:tc>
          <w:tcPr>
            <w:tcW w:w="2340" w:type="dxa"/>
            <w:noWrap/>
            <w:hideMark/>
          </w:tcPr>
          <w:p w14:paraId="730E6407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5</w:t>
            </w:r>
          </w:p>
        </w:tc>
        <w:tc>
          <w:tcPr>
            <w:tcW w:w="1170" w:type="dxa"/>
          </w:tcPr>
          <w:p w14:paraId="4E5E2934" w14:textId="738C360D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333 mV</w:t>
            </w:r>
          </w:p>
        </w:tc>
        <w:tc>
          <w:tcPr>
            <w:tcW w:w="1255" w:type="dxa"/>
          </w:tcPr>
          <w:p w14:paraId="6AB59BDC" w14:textId="512B625D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0A204B18" w14:textId="16D0FE39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13ED9696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5C6A579B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2937A084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6</w:t>
            </w:r>
          </w:p>
        </w:tc>
        <w:tc>
          <w:tcPr>
            <w:tcW w:w="2340" w:type="dxa"/>
            <w:noWrap/>
            <w:hideMark/>
          </w:tcPr>
          <w:p w14:paraId="5615A265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6</w:t>
            </w:r>
          </w:p>
        </w:tc>
        <w:tc>
          <w:tcPr>
            <w:tcW w:w="1170" w:type="dxa"/>
          </w:tcPr>
          <w:p w14:paraId="5F9DEA4C" w14:textId="650280AA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333 mV</w:t>
            </w:r>
          </w:p>
        </w:tc>
        <w:tc>
          <w:tcPr>
            <w:tcW w:w="1255" w:type="dxa"/>
          </w:tcPr>
          <w:p w14:paraId="7A9DFAAB" w14:textId="0869783C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1703F09C" w14:textId="73ED889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0D324413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700A39B1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76AFB2D1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7</w:t>
            </w:r>
          </w:p>
        </w:tc>
        <w:tc>
          <w:tcPr>
            <w:tcW w:w="2340" w:type="dxa"/>
            <w:noWrap/>
            <w:hideMark/>
          </w:tcPr>
          <w:p w14:paraId="4D6BF024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7</w:t>
            </w:r>
          </w:p>
        </w:tc>
        <w:tc>
          <w:tcPr>
            <w:tcW w:w="1170" w:type="dxa"/>
          </w:tcPr>
          <w:p w14:paraId="36F0B897" w14:textId="2C0EE1FC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333 mV</w:t>
            </w:r>
          </w:p>
        </w:tc>
        <w:tc>
          <w:tcPr>
            <w:tcW w:w="1255" w:type="dxa"/>
          </w:tcPr>
          <w:p w14:paraId="5B4FF030" w14:textId="51363F3B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40E8646D" w14:textId="52C143B9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2E619126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73293A72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535421CD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8</w:t>
            </w:r>
          </w:p>
        </w:tc>
        <w:tc>
          <w:tcPr>
            <w:tcW w:w="2340" w:type="dxa"/>
            <w:noWrap/>
            <w:hideMark/>
          </w:tcPr>
          <w:p w14:paraId="5DA1A1E4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8</w:t>
            </w:r>
          </w:p>
        </w:tc>
        <w:tc>
          <w:tcPr>
            <w:tcW w:w="1170" w:type="dxa"/>
          </w:tcPr>
          <w:p w14:paraId="642443C4" w14:textId="52004D6C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333 mV</w:t>
            </w:r>
          </w:p>
        </w:tc>
        <w:tc>
          <w:tcPr>
            <w:tcW w:w="1255" w:type="dxa"/>
          </w:tcPr>
          <w:p w14:paraId="5AC232C0" w14:textId="2924A56F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1CCCA1AA" w14:textId="13EBDE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7162B791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41AC53CD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0FB42286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9</w:t>
            </w:r>
          </w:p>
        </w:tc>
        <w:tc>
          <w:tcPr>
            <w:tcW w:w="2340" w:type="dxa"/>
            <w:noWrap/>
            <w:hideMark/>
          </w:tcPr>
          <w:p w14:paraId="0C9D32F1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9</w:t>
            </w:r>
          </w:p>
        </w:tc>
        <w:tc>
          <w:tcPr>
            <w:tcW w:w="1170" w:type="dxa"/>
          </w:tcPr>
          <w:p w14:paraId="0F159A29" w14:textId="70A71002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333 mV</w:t>
            </w:r>
          </w:p>
        </w:tc>
        <w:tc>
          <w:tcPr>
            <w:tcW w:w="1255" w:type="dxa"/>
          </w:tcPr>
          <w:p w14:paraId="68B4B164" w14:textId="7DEB557C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05B80D3D" w14:textId="7DBD7815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00E08DCB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737C0151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0B17BC04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10</w:t>
            </w:r>
          </w:p>
        </w:tc>
        <w:tc>
          <w:tcPr>
            <w:tcW w:w="2340" w:type="dxa"/>
            <w:noWrap/>
            <w:hideMark/>
          </w:tcPr>
          <w:p w14:paraId="28948A8B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10</w:t>
            </w:r>
          </w:p>
        </w:tc>
        <w:tc>
          <w:tcPr>
            <w:tcW w:w="1170" w:type="dxa"/>
          </w:tcPr>
          <w:p w14:paraId="57406AC6" w14:textId="541E0C85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333 mV</w:t>
            </w:r>
          </w:p>
        </w:tc>
        <w:tc>
          <w:tcPr>
            <w:tcW w:w="1255" w:type="dxa"/>
          </w:tcPr>
          <w:p w14:paraId="2864A58B" w14:textId="483B5ECC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6593CCF6" w14:textId="535CC0FE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722AEABB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7D2C2303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774B6427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11</w:t>
            </w:r>
          </w:p>
        </w:tc>
        <w:tc>
          <w:tcPr>
            <w:tcW w:w="2340" w:type="dxa"/>
            <w:noWrap/>
            <w:hideMark/>
          </w:tcPr>
          <w:p w14:paraId="224E2362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11</w:t>
            </w:r>
          </w:p>
        </w:tc>
        <w:tc>
          <w:tcPr>
            <w:tcW w:w="1170" w:type="dxa"/>
          </w:tcPr>
          <w:p w14:paraId="41E2BE7D" w14:textId="1FD32475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333 mV</w:t>
            </w:r>
          </w:p>
        </w:tc>
        <w:tc>
          <w:tcPr>
            <w:tcW w:w="1255" w:type="dxa"/>
          </w:tcPr>
          <w:p w14:paraId="10C189DE" w14:textId="28B08F8D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2AB019C7" w14:textId="0DC319CD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40D9C374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442FC95B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21481D2F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12</w:t>
            </w:r>
          </w:p>
        </w:tc>
        <w:tc>
          <w:tcPr>
            <w:tcW w:w="2340" w:type="dxa"/>
            <w:noWrap/>
            <w:hideMark/>
          </w:tcPr>
          <w:p w14:paraId="6694478C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12</w:t>
            </w:r>
          </w:p>
        </w:tc>
        <w:tc>
          <w:tcPr>
            <w:tcW w:w="1170" w:type="dxa"/>
          </w:tcPr>
          <w:p w14:paraId="293FD9B2" w14:textId="022A63B1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333 mV</w:t>
            </w:r>
          </w:p>
        </w:tc>
        <w:tc>
          <w:tcPr>
            <w:tcW w:w="1255" w:type="dxa"/>
          </w:tcPr>
          <w:p w14:paraId="1DD476FF" w14:textId="187FED17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6189BDE5" w14:textId="0B74E07B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7C46D394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5D3C8FE1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784C73CF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13</w:t>
            </w:r>
          </w:p>
        </w:tc>
        <w:tc>
          <w:tcPr>
            <w:tcW w:w="2340" w:type="dxa"/>
            <w:noWrap/>
            <w:hideMark/>
          </w:tcPr>
          <w:p w14:paraId="2803BE8B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13</w:t>
            </w:r>
          </w:p>
        </w:tc>
        <w:tc>
          <w:tcPr>
            <w:tcW w:w="1170" w:type="dxa"/>
          </w:tcPr>
          <w:p w14:paraId="2D998694" w14:textId="2F3F1FD8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333 mV</w:t>
            </w:r>
          </w:p>
        </w:tc>
        <w:tc>
          <w:tcPr>
            <w:tcW w:w="1255" w:type="dxa"/>
          </w:tcPr>
          <w:p w14:paraId="5133B730" w14:textId="7EB74F29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32B1952B" w14:textId="39642030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61B44EB6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3EF7EC57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77689CED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14</w:t>
            </w:r>
          </w:p>
        </w:tc>
        <w:tc>
          <w:tcPr>
            <w:tcW w:w="2340" w:type="dxa"/>
            <w:noWrap/>
            <w:hideMark/>
          </w:tcPr>
          <w:p w14:paraId="03592969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14</w:t>
            </w:r>
          </w:p>
        </w:tc>
        <w:tc>
          <w:tcPr>
            <w:tcW w:w="1170" w:type="dxa"/>
          </w:tcPr>
          <w:p w14:paraId="11F9A98C" w14:textId="23B57132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333 mV</w:t>
            </w:r>
          </w:p>
        </w:tc>
        <w:tc>
          <w:tcPr>
            <w:tcW w:w="1255" w:type="dxa"/>
          </w:tcPr>
          <w:p w14:paraId="07B27856" w14:textId="5964E6DB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0E96579F" w14:textId="55E9DC3A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38AC2443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71553472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4832A2D1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15</w:t>
            </w:r>
          </w:p>
        </w:tc>
        <w:tc>
          <w:tcPr>
            <w:tcW w:w="2340" w:type="dxa"/>
            <w:noWrap/>
            <w:hideMark/>
          </w:tcPr>
          <w:p w14:paraId="599D0444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15</w:t>
            </w:r>
          </w:p>
        </w:tc>
        <w:tc>
          <w:tcPr>
            <w:tcW w:w="1170" w:type="dxa"/>
          </w:tcPr>
          <w:p w14:paraId="708C20A1" w14:textId="02C45FD6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333 mV</w:t>
            </w:r>
          </w:p>
        </w:tc>
        <w:tc>
          <w:tcPr>
            <w:tcW w:w="1255" w:type="dxa"/>
          </w:tcPr>
          <w:p w14:paraId="5E6F1DEE" w14:textId="0EF94F48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77B98475" w14:textId="16448A02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231B81F4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53377D88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6CC9EC34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lastRenderedPageBreak/>
              <w:t>16</w:t>
            </w:r>
          </w:p>
        </w:tc>
        <w:tc>
          <w:tcPr>
            <w:tcW w:w="2340" w:type="dxa"/>
            <w:noWrap/>
            <w:hideMark/>
          </w:tcPr>
          <w:p w14:paraId="19776B39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16</w:t>
            </w:r>
          </w:p>
        </w:tc>
        <w:tc>
          <w:tcPr>
            <w:tcW w:w="1170" w:type="dxa"/>
          </w:tcPr>
          <w:p w14:paraId="77DBB123" w14:textId="429D51F5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333 mV</w:t>
            </w:r>
          </w:p>
        </w:tc>
        <w:tc>
          <w:tcPr>
            <w:tcW w:w="1255" w:type="dxa"/>
          </w:tcPr>
          <w:p w14:paraId="3682331F" w14:textId="0D6329F7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15592594" w14:textId="65EFAB0E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18035744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0FA27A65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12D79C3B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17</w:t>
            </w:r>
          </w:p>
        </w:tc>
        <w:tc>
          <w:tcPr>
            <w:tcW w:w="2340" w:type="dxa"/>
            <w:noWrap/>
            <w:hideMark/>
          </w:tcPr>
          <w:p w14:paraId="74914465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17</w:t>
            </w:r>
          </w:p>
        </w:tc>
        <w:tc>
          <w:tcPr>
            <w:tcW w:w="1170" w:type="dxa"/>
          </w:tcPr>
          <w:p w14:paraId="093F4A4F" w14:textId="285E0D35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333 mV</w:t>
            </w:r>
          </w:p>
        </w:tc>
        <w:tc>
          <w:tcPr>
            <w:tcW w:w="1255" w:type="dxa"/>
          </w:tcPr>
          <w:p w14:paraId="4EB42AE7" w14:textId="304DB409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03F9C30B" w14:textId="5A8F837D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1FBC2349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292EF8E1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673E241E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18</w:t>
            </w:r>
          </w:p>
        </w:tc>
        <w:tc>
          <w:tcPr>
            <w:tcW w:w="2340" w:type="dxa"/>
            <w:noWrap/>
            <w:hideMark/>
          </w:tcPr>
          <w:p w14:paraId="55FC9247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18</w:t>
            </w:r>
          </w:p>
        </w:tc>
        <w:tc>
          <w:tcPr>
            <w:tcW w:w="1170" w:type="dxa"/>
          </w:tcPr>
          <w:p w14:paraId="1AD120AB" w14:textId="3B2D75A2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333 mV</w:t>
            </w:r>
          </w:p>
        </w:tc>
        <w:tc>
          <w:tcPr>
            <w:tcW w:w="1255" w:type="dxa"/>
          </w:tcPr>
          <w:p w14:paraId="0886F955" w14:textId="300085CD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55847F8A" w14:textId="47BBBE79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571DB17D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5C1317BD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0A0E9BDE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19</w:t>
            </w:r>
          </w:p>
        </w:tc>
        <w:tc>
          <w:tcPr>
            <w:tcW w:w="2340" w:type="dxa"/>
            <w:noWrap/>
            <w:hideMark/>
          </w:tcPr>
          <w:p w14:paraId="6D7E5C1A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19</w:t>
            </w:r>
          </w:p>
        </w:tc>
        <w:tc>
          <w:tcPr>
            <w:tcW w:w="1170" w:type="dxa"/>
          </w:tcPr>
          <w:p w14:paraId="7A2FA6C9" w14:textId="30FE07AF" w:rsidR="00C76820" w:rsidRPr="00FB038D" w:rsidRDefault="00C76820" w:rsidP="00C76820">
            <w:pPr>
              <w:spacing w:before="100" w:beforeAutospacing="1" w:after="100" w:afterAutospacing="1"/>
            </w:pPr>
            <w:r w:rsidRPr="00DD7F92">
              <w:rPr>
                <w:rFonts w:hint="eastAsia"/>
              </w:rPr>
              <w:t>RCT</w:t>
            </w:r>
          </w:p>
        </w:tc>
        <w:tc>
          <w:tcPr>
            <w:tcW w:w="1255" w:type="dxa"/>
          </w:tcPr>
          <w:p w14:paraId="3AC6C98C" w14:textId="1F19DCB8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23A04416" w14:textId="10AC3DAD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5660D689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0C5D5741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6382A2EC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20</w:t>
            </w:r>
          </w:p>
        </w:tc>
        <w:tc>
          <w:tcPr>
            <w:tcW w:w="2340" w:type="dxa"/>
            <w:noWrap/>
            <w:hideMark/>
          </w:tcPr>
          <w:p w14:paraId="25B11BD7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20</w:t>
            </w:r>
          </w:p>
        </w:tc>
        <w:tc>
          <w:tcPr>
            <w:tcW w:w="1170" w:type="dxa"/>
          </w:tcPr>
          <w:p w14:paraId="1AFAE45B" w14:textId="7FB99455" w:rsidR="00C76820" w:rsidRPr="00FB038D" w:rsidRDefault="00C76820" w:rsidP="00C76820">
            <w:pPr>
              <w:spacing w:before="100" w:beforeAutospacing="1" w:after="100" w:afterAutospacing="1"/>
            </w:pPr>
            <w:r w:rsidRPr="00DD7F92">
              <w:rPr>
                <w:rFonts w:hint="eastAsia"/>
              </w:rPr>
              <w:t>RCT</w:t>
            </w:r>
          </w:p>
        </w:tc>
        <w:tc>
          <w:tcPr>
            <w:tcW w:w="1255" w:type="dxa"/>
          </w:tcPr>
          <w:p w14:paraId="47619691" w14:textId="3E35511E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1685D45C" w14:textId="26A5F2D5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27308B51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6A533E10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73E90E42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21</w:t>
            </w:r>
          </w:p>
        </w:tc>
        <w:tc>
          <w:tcPr>
            <w:tcW w:w="2340" w:type="dxa"/>
            <w:noWrap/>
            <w:hideMark/>
          </w:tcPr>
          <w:p w14:paraId="4ED4FC47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21</w:t>
            </w:r>
          </w:p>
        </w:tc>
        <w:tc>
          <w:tcPr>
            <w:tcW w:w="1170" w:type="dxa"/>
          </w:tcPr>
          <w:p w14:paraId="603833D0" w14:textId="0D7C7339" w:rsidR="00C76820" w:rsidRPr="00FB038D" w:rsidRDefault="00C76820" w:rsidP="00C76820">
            <w:pPr>
              <w:spacing w:before="100" w:beforeAutospacing="1" w:after="100" w:afterAutospacing="1"/>
            </w:pPr>
            <w:r w:rsidRPr="00DD7F92">
              <w:rPr>
                <w:rFonts w:hint="eastAsia"/>
              </w:rPr>
              <w:t>RCT</w:t>
            </w:r>
          </w:p>
        </w:tc>
        <w:tc>
          <w:tcPr>
            <w:tcW w:w="1255" w:type="dxa"/>
          </w:tcPr>
          <w:p w14:paraId="72DF1B04" w14:textId="1E75B04F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5BDF04D6" w14:textId="5A0E54FC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15C965CE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364F7A5C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1680EECA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22</w:t>
            </w:r>
          </w:p>
        </w:tc>
        <w:tc>
          <w:tcPr>
            <w:tcW w:w="2340" w:type="dxa"/>
            <w:noWrap/>
            <w:hideMark/>
          </w:tcPr>
          <w:p w14:paraId="6B558256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22</w:t>
            </w:r>
          </w:p>
        </w:tc>
        <w:tc>
          <w:tcPr>
            <w:tcW w:w="1170" w:type="dxa"/>
          </w:tcPr>
          <w:p w14:paraId="621E1556" w14:textId="7A5D0C5F" w:rsidR="00C76820" w:rsidRPr="00FB038D" w:rsidRDefault="00C76820" w:rsidP="00C76820">
            <w:pPr>
              <w:spacing w:before="100" w:beforeAutospacing="1" w:after="100" w:afterAutospacing="1"/>
            </w:pPr>
            <w:r w:rsidRPr="00DD7F92">
              <w:rPr>
                <w:rFonts w:hint="eastAsia"/>
              </w:rPr>
              <w:t>RCT</w:t>
            </w:r>
          </w:p>
        </w:tc>
        <w:tc>
          <w:tcPr>
            <w:tcW w:w="1255" w:type="dxa"/>
          </w:tcPr>
          <w:p w14:paraId="0FAF2CFF" w14:textId="23F99A52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4A761DF8" w14:textId="76E3793E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30688F55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674E0087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2215E408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23</w:t>
            </w:r>
          </w:p>
        </w:tc>
        <w:tc>
          <w:tcPr>
            <w:tcW w:w="2340" w:type="dxa"/>
            <w:noWrap/>
            <w:hideMark/>
          </w:tcPr>
          <w:p w14:paraId="3CD9BAC2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23</w:t>
            </w:r>
          </w:p>
        </w:tc>
        <w:tc>
          <w:tcPr>
            <w:tcW w:w="1170" w:type="dxa"/>
          </w:tcPr>
          <w:p w14:paraId="748B172B" w14:textId="5EB0A154" w:rsidR="00C76820" w:rsidRPr="00FB038D" w:rsidRDefault="00C76820" w:rsidP="00C76820">
            <w:pPr>
              <w:spacing w:before="100" w:beforeAutospacing="1" w:after="100" w:afterAutospacing="1"/>
            </w:pPr>
            <w:r w:rsidRPr="00DD7F92">
              <w:rPr>
                <w:rFonts w:hint="eastAsia"/>
              </w:rPr>
              <w:t>RCT</w:t>
            </w:r>
          </w:p>
        </w:tc>
        <w:tc>
          <w:tcPr>
            <w:tcW w:w="1255" w:type="dxa"/>
          </w:tcPr>
          <w:p w14:paraId="3F852981" w14:textId="39A20A8A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07DE72A1" w14:textId="0270E170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7BE04F45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  <w:tr w:rsidR="00C76820" w:rsidRPr="00FB038D" w14:paraId="12BF006B" w14:textId="77777777" w:rsidTr="000C0168">
        <w:trPr>
          <w:trHeight w:val="290"/>
        </w:trPr>
        <w:tc>
          <w:tcPr>
            <w:tcW w:w="1345" w:type="dxa"/>
            <w:noWrap/>
            <w:hideMark/>
          </w:tcPr>
          <w:p w14:paraId="36771BA0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24</w:t>
            </w:r>
          </w:p>
        </w:tc>
        <w:tc>
          <w:tcPr>
            <w:tcW w:w="2340" w:type="dxa"/>
            <w:noWrap/>
            <w:hideMark/>
          </w:tcPr>
          <w:p w14:paraId="126BA823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24</w:t>
            </w:r>
          </w:p>
        </w:tc>
        <w:tc>
          <w:tcPr>
            <w:tcW w:w="1170" w:type="dxa"/>
          </w:tcPr>
          <w:p w14:paraId="22F45519" w14:textId="392A076E" w:rsidR="00C76820" w:rsidRPr="00FB038D" w:rsidRDefault="00C76820" w:rsidP="00C76820">
            <w:pPr>
              <w:spacing w:before="100" w:beforeAutospacing="1" w:after="100" w:afterAutospacing="1"/>
            </w:pPr>
            <w:r w:rsidRPr="00DD7F92">
              <w:rPr>
                <w:rFonts w:hint="eastAsia"/>
              </w:rPr>
              <w:t>RCT</w:t>
            </w:r>
          </w:p>
        </w:tc>
        <w:tc>
          <w:tcPr>
            <w:tcW w:w="1255" w:type="dxa"/>
          </w:tcPr>
          <w:p w14:paraId="157BE82D" w14:textId="187B264E" w:rsidR="00C76820" w:rsidRPr="00FB038D" w:rsidRDefault="00C76820" w:rsidP="00C76820">
            <w:pPr>
              <w:spacing w:before="100" w:beforeAutospacing="1" w:after="100" w:afterAutospacing="1"/>
            </w:pPr>
            <w:r>
              <w:rPr>
                <w:rFonts w:hint="eastAsia"/>
              </w:rPr>
              <w:t>1000A</w:t>
            </w:r>
          </w:p>
        </w:tc>
        <w:tc>
          <w:tcPr>
            <w:tcW w:w="1360" w:type="dxa"/>
            <w:noWrap/>
            <w:hideMark/>
          </w:tcPr>
          <w:p w14:paraId="471E067B" w14:textId="1033276B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Positive</w:t>
            </w:r>
          </w:p>
        </w:tc>
        <w:tc>
          <w:tcPr>
            <w:tcW w:w="1880" w:type="dxa"/>
            <w:noWrap/>
            <w:hideMark/>
          </w:tcPr>
          <w:p w14:paraId="65EB6643" w14:textId="77777777" w:rsidR="00C76820" w:rsidRPr="00FB038D" w:rsidRDefault="00C76820" w:rsidP="00C76820">
            <w:pPr>
              <w:spacing w:before="100" w:beforeAutospacing="1" w:after="100" w:afterAutospacing="1"/>
            </w:pPr>
            <w:r w:rsidRPr="00FB038D">
              <w:t>Phase A</w:t>
            </w:r>
          </w:p>
        </w:tc>
      </w:tr>
    </w:tbl>
    <w:p w14:paraId="447FC7D0" w14:textId="77777777" w:rsidR="000C0168" w:rsidRDefault="000C0168" w:rsidP="000C0168">
      <w:pPr>
        <w:spacing w:before="100" w:beforeAutospacing="1" w:after="100" w:afterAutospacing="1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20"/>
        <w:gridCol w:w="2580"/>
      </w:tblGrid>
      <w:tr w:rsidR="000C0168" w:rsidRPr="006C5D21" w14:paraId="59C86083" w14:textId="77777777" w:rsidTr="00447EE0">
        <w:trPr>
          <w:trHeight w:val="290"/>
        </w:trPr>
        <w:tc>
          <w:tcPr>
            <w:tcW w:w="2520" w:type="dxa"/>
            <w:noWrap/>
            <w:hideMark/>
          </w:tcPr>
          <w:p w14:paraId="75214037" w14:textId="77777777" w:rsidR="000C0168" w:rsidRPr="006C5D21" w:rsidRDefault="000C0168" w:rsidP="00447EE0">
            <w:pPr>
              <w:spacing w:before="100" w:beforeAutospacing="1" w:after="100" w:afterAutospacing="1"/>
              <w:rPr>
                <w:b/>
                <w:bCs/>
              </w:rPr>
            </w:pPr>
            <w:r w:rsidRPr="006C5D21">
              <w:rPr>
                <w:b/>
                <w:bCs/>
              </w:rPr>
              <w:t>User Channel</w:t>
            </w:r>
          </w:p>
        </w:tc>
        <w:tc>
          <w:tcPr>
            <w:tcW w:w="2580" w:type="dxa"/>
            <w:noWrap/>
            <w:hideMark/>
          </w:tcPr>
          <w:p w14:paraId="17A96D07" w14:textId="77777777" w:rsidR="000C0168" w:rsidRPr="006C5D21" w:rsidRDefault="000C0168" w:rsidP="00447EE0">
            <w:pPr>
              <w:spacing w:before="100" w:beforeAutospacing="1" w:after="100" w:afterAutospacing="1"/>
              <w:rPr>
                <w:b/>
                <w:bCs/>
              </w:rPr>
            </w:pPr>
            <w:r w:rsidRPr="006C5D21">
              <w:rPr>
                <w:b/>
                <w:bCs/>
              </w:rPr>
              <w:t>Input Channel Assignment</w:t>
            </w:r>
          </w:p>
        </w:tc>
      </w:tr>
      <w:tr w:rsidR="000C0168" w:rsidRPr="006C5D21" w14:paraId="0191350E" w14:textId="77777777" w:rsidTr="00447EE0">
        <w:trPr>
          <w:trHeight w:val="290"/>
        </w:trPr>
        <w:tc>
          <w:tcPr>
            <w:tcW w:w="2520" w:type="dxa"/>
            <w:noWrap/>
            <w:hideMark/>
          </w:tcPr>
          <w:p w14:paraId="772B598D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1</w:t>
            </w:r>
          </w:p>
        </w:tc>
        <w:tc>
          <w:tcPr>
            <w:tcW w:w="2580" w:type="dxa"/>
            <w:noWrap/>
            <w:hideMark/>
          </w:tcPr>
          <w:p w14:paraId="55177FDD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1 + 2 + 3</w:t>
            </w:r>
          </w:p>
        </w:tc>
      </w:tr>
      <w:tr w:rsidR="000C0168" w:rsidRPr="006C5D21" w14:paraId="0BB834DA" w14:textId="77777777" w:rsidTr="00447EE0">
        <w:trPr>
          <w:trHeight w:val="290"/>
        </w:trPr>
        <w:tc>
          <w:tcPr>
            <w:tcW w:w="2520" w:type="dxa"/>
            <w:noWrap/>
            <w:hideMark/>
          </w:tcPr>
          <w:p w14:paraId="3AACFF8D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2</w:t>
            </w:r>
          </w:p>
        </w:tc>
        <w:tc>
          <w:tcPr>
            <w:tcW w:w="2580" w:type="dxa"/>
            <w:noWrap/>
            <w:hideMark/>
          </w:tcPr>
          <w:p w14:paraId="19D4972C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4 + 5 + 6</w:t>
            </w:r>
          </w:p>
        </w:tc>
      </w:tr>
      <w:tr w:rsidR="000C0168" w:rsidRPr="006C5D21" w14:paraId="235052D7" w14:textId="77777777" w:rsidTr="00447EE0">
        <w:trPr>
          <w:trHeight w:val="290"/>
        </w:trPr>
        <w:tc>
          <w:tcPr>
            <w:tcW w:w="2520" w:type="dxa"/>
            <w:noWrap/>
            <w:hideMark/>
          </w:tcPr>
          <w:p w14:paraId="34D035B6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3</w:t>
            </w:r>
          </w:p>
        </w:tc>
        <w:tc>
          <w:tcPr>
            <w:tcW w:w="2580" w:type="dxa"/>
            <w:noWrap/>
            <w:hideMark/>
          </w:tcPr>
          <w:p w14:paraId="32A94888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7 + 8 + 9</w:t>
            </w:r>
          </w:p>
        </w:tc>
      </w:tr>
      <w:tr w:rsidR="000C0168" w:rsidRPr="006C5D21" w14:paraId="42ECC76D" w14:textId="77777777" w:rsidTr="00447EE0">
        <w:trPr>
          <w:trHeight w:val="290"/>
        </w:trPr>
        <w:tc>
          <w:tcPr>
            <w:tcW w:w="2520" w:type="dxa"/>
            <w:noWrap/>
            <w:hideMark/>
          </w:tcPr>
          <w:p w14:paraId="5B86B5E1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4</w:t>
            </w:r>
          </w:p>
        </w:tc>
        <w:tc>
          <w:tcPr>
            <w:tcW w:w="2580" w:type="dxa"/>
            <w:noWrap/>
            <w:hideMark/>
          </w:tcPr>
          <w:p w14:paraId="59FC6648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10 + 11 + 12</w:t>
            </w:r>
          </w:p>
        </w:tc>
      </w:tr>
      <w:tr w:rsidR="000C0168" w:rsidRPr="006C5D21" w14:paraId="684A8792" w14:textId="77777777" w:rsidTr="00447EE0">
        <w:trPr>
          <w:trHeight w:val="290"/>
        </w:trPr>
        <w:tc>
          <w:tcPr>
            <w:tcW w:w="2520" w:type="dxa"/>
            <w:noWrap/>
            <w:hideMark/>
          </w:tcPr>
          <w:p w14:paraId="10AB7053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5</w:t>
            </w:r>
          </w:p>
        </w:tc>
        <w:tc>
          <w:tcPr>
            <w:tcW w:w="2580" w:type="dxa"/>
            <w:noWrap/>
            <w:hideMark/>
          </w:tcPr>
          <w:p w14:paraId="1C00DDD2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13 + 14 + 15</w:t>
            </w:r>
          </w:p>
        </w:tc>
      </w:tr>
      <w:tr w:rsidR="000C0168" w:rsidRPr="006C5D21" w14:paraId="34394653" w14:textId="77777777" w:rsidTr="00447EE0">
        <w:trPr>
          <w:trHeight w:val="290"/>
        </w:trPr>
        <w:tc>
          <w:tcPr>
            <w:tcW w:w="2520" w:type="dxa"/>
            <w:noWrap/>
            <w:hideMark/>
          </w:tcPr>
          <w:p w14:paraId="0E3FD46B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6</w:t>
            </w:r>
          </w:p>
        </w:tc>
        <w:tc>
          <w:tcPr>
            <w:tcW w:w="2580" w:type="dxa"/>
            <w:noWrap/>
            <w:hideMark/>
          </w:tcPr>
          <w:p w14:paraId="41C4C152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16 + 17 + 18</w:t>
            </w:r>
          </w:p>
        </w:tc>
      </w:tr>
      <w:tr w:rsidR="000C0168" w:rsidRPr="006C5D21" w14:paraId="61241627" w14:textId="77777777" w:rsidTr="00447EE0">
        <w:trPr>
          <w:trHeight w:val="290"/>
        </w:trPr>
        <w:tc>
          <w:tcPr>
            <w:tcW w:w="2520" w:type="dxa"/>
            <w:noWrap/>
            <w:hideMark/>
          </w:tcPr>
          <w:p w14:paraId="144BA856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7</w:t>
            </w:r>
          </w:p>
        </w:tc>
        <w:tc>
          <w:tcPr>
            <w:tcW w:w="2580" w:type="dxa"/>
            <w:noWrap/>
            <w:hideMark/>
          </w:tcPr>
          <w:p w14:paraId="358597FA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19 + 20 + 21</w:t>
            </w:r>
          </w:p>
        </w:tc>
      </w:tr>
      <w:tr w:rsidR="000C0168" w:rsidRPr="006C5D21" w14:paraId="33BB33B5" w14:textId="77777777" w:rsidTr="00447EE0">
        <w:trPr>
          <w:trHeight w:val="290"/>
        </w:trPr>
        <w:tc>
          <w:tcPr>
            <w:tcW w:w="2520" w:type="dxa"/>
            <w:noWrap/>
            <w:hideMark/>
          </w:tcPr>
          <w:p w14:paraId="4072C92F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8</w:t>
            </w:r>
          </w:p>
        </w:tc>
        <w:tc>
          <w:tcPr>
            <w:tcW w:w="2580" w:type="dxa"/>
            <w:noWrap/>
            <w:hideMark/>
          </w:tcPr>
          <w:p w14:paraId="0E9CE2F3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22 + 23 + 24</w:t>
            </w:r>
          </w:p>
        </w:tc>
      </w:tr>
      <w:tr w:rsidR="000C0168" w:rsidRPr="006C5D21" w14:paraId="6A5E2F6B" w14:textId="77777777" w:rsidTr="00447EE0">
        <w:trPr>
          <w:trHeight w:val="290"/>
        </w:trPr>
        <w:tc>
          <w:tcPr>
            <w:tcW w:w="2520" w:type="dxa"/>
            <w:noWrap/>
            <w:hideMark/>
          </w:tcPr>
          <w:p w14:paraId="2FBB7FC5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9</w:t>
            </w:r>
          </w:p>
        </w:tc>
        <w:tc>
          <w:tcPr>
            <w:tcW w:w="2580" w:type="dxa"/>
            <w:noWrap/>
            <w:hideMark/>
          </w:tcPr>
          <w:p w14:paraId="47217A50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N/A</w:t>
            </w:r>
          </w:p>
        </w:tc>
      </w:tr>
      <w:tr w:rsidR="000C0168" w:rsidRPr="006C5D21" w14:paraId="234CC1C1" w14:textId="77777777" w:rsidTr="00447EE0">
        <w:trPr>
          <w:trHeight w:val="290"/>
        </w:trPr>
        <w:tc>
          <w:tcPr>
            <w:tcW w:w="2520" w:type="dxa"/>
            <w:noWrap/>
            <w:hideMark/>
          </w:tcPr>
          <w:p w14:paraId="3A4E0C57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10</w:t>
            </w:r>
          </w:p>
        </w:tc>
        <w:tc>
          <w:tcPr>
            <w:tcW w:w="2580" w:type="dxa"/>
            <w:noWrap/>
            <w:hideMark/>
          </w:tcPr>
          <w:p w14:paraId="5F3C31BB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N/A</w:t>
            </w:r>
          </w:p>
        </w:tc>
      </w:tr>
      <w:tr w:rsidR="000C0168" w:rsidRPr="006C5D21" w14:paraId="3851043E" w14:textId="77777777" w:rsidTr="00447EE0">
        <w:trPr>
          <w:trHeight w:val="290"/>
        </w:trPr>
        <w:tc>
          <w:tcPr>
            <w:tcW w:w="2520" w:type="dxa"/>
            <w:noWrap/>
            <w:hideMark/>
          </w:tcPr>
          <w:p w14:paraId="52B1D564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11</w:t>
            </w:r>
          </w:p>
        </w:tc>
        <w:tc>
          <w:tcPr>
            <w:tcW w:w="2580" w:type="dxa"/>
            <w:noWrap/>
            <w:hideMark/>
          </w:tcPr>
          <w:p w14:paraId="0B5433B9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N/A</w:t>
            </w:r>
          </w:p>
        </w:tc>
      </w:tr>
      <w:tr w:rsidR="000C0168" w:rsidRPr="006C5D21" w14:paraId="1440F2D5" w14:textId="77777777" w:rsidTr="00447EE0">
        <w:trPr>
          <w:trHeight w:val="290"/>
        </w:trPr>
        <w:tc>
          <w:tcPr>
            <w:tcW w:w="2520" w:type="dxa"/>
            <w:noWrap/>
            <w:hideMark/>
          </w:tcPr>
          <w:p w14:paraId="171C95AB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12</w:t>
            </w:r>
          </w:p>
        </w:tc>
        <w:tc>
          <w:tcPr>
            <w:tcW w:w="2580" w:type="dxa"/>
            <w:noWrap/>
            <w:hideMark/>
          </w:tcPr>
          <w:p w14:paraId="3EA67E1D" w14:textId="77777777" w:rsidR="000C0168" w:rsidRPr="006C5D21" w:rsidRDefault="000C0168" w:rsidP="00447EE0">
            <w:pPr>
              <w:spacing w:before="100" w:beforeAutospacing="1" w:after="100" w:afterAutospacing="1"/>
            </w:pPr>
            <w:r w:rsidRPr="006C5D21">
              <w:t>N/A</w:t>
            </w:r>
          </w:p>
        </w:tc>
      </w:tr>
    </w:tbl>
    <w:p w14:paraId="142AB814" w14:textId="77777777" w:rsidR="00D10CAF" w:rsidRDefault="00D10CAF" w:rsidP="00D10CAF">
      <w:pPr>
        <w:pStyle w:val="4"/>
      </w:pPr>
      <w:r>
        <w:rPr>
          <w:rFonts w:hint="eastAsia"/>
        </w:rPr>
        <w:t>相序配置</w:t>
      </w:r>
    </w:p>
    <w:p w14:paraId="45E4A305" w14:textId="77777777" w:rsidR="00D10CAF" w:rsidRDefault="00D10CAF" w:rsidP="00D10CAF">
      <w:r>
        <w:rPr>
          <w:rFonts w:hint="eastAsia"/>
        </w:rPr>
        <w:t>配置相序为</w:t>
      </w:r>
      <w:r>
        <w:rPr>
          <w:rFonts w:hint="eastAsia"/>
        </w:rPr>
        <w:t>:ABC</w:t>
      </w:r>
      <w:r>
        <w:rPr>
          <w:rFonts w:hint="eastAsia"/>
        </w:rPr>
        <w:t>或</w:t>
      </w:r>
      <w:r>
        <w:rPr>
          <w:rFonts w:hint="eastAsia"/>
        </w:rPr>
        <w:t>ACB</w:t>
      </w:r>
    </w:p>
    <w:p w14:paraId="1AB0961F" w14:textId="3476E602" w:rsidR="000C0168" w:rsidRPr="00D10CAF" w:rsidRDefault="00D10CAF" w:rsidP="00D10CAF">
      <w:pPr>
        <w:rPr>
          <w:color w:val="FF0000"/>
        </w:rPr>
      </w:pPr>
      <w:r>
        <w:rPr>
          <w:rFonts w:hint="eastAsia"/>
        </w:rPr>
        <w:t>影响不平衡度的计算。</w:t>
      </w:r>
      <w:r w:rsidRPr="00DC1780">
        <w:rPr>
          <w:rFonts w:hint="eastAsia"/>
          <w:color w:val="FF0000"/>
        </w:rPr>
        <w:t>考虑增加告警</w:t>
      </w:r>
    </w:p>
    <w:p w14:paraId="037BD458" w14:textId="77777777" w:rsidR="000C0168" w:rsidRDefault="000C0168" w:rsidP="000C0168">
      <w:pPr>
        <w:widowControl w:val="0"/>
        <w:jc w:val="both"/>
      </w:pPr>
    </w:p>
    <w:p w14:paraId="6CE7AD66" w14:textId="77777777" w:rsidR="00E24084" w:rsidRDefault="00E24084" w:rsidP="005313AD">
      <w:pPr>
        <w:rPr>
          <w:color w:val="FF0000"/>
        </w:rPr>
      </w:pPr>
    </w:p>
    <w:p w14:paraId="4213265A" w14:textId="77777777" w:rsidR="00E24084" w:rsidRDefault="00E24084" w:rsidP="005313AD"/>
    <w:p w14:paraId="567D734A" w14:textId="77777777" w:rsidR="005313AD" w:rsidRPr="005313AD" w:rsidRDefault="005313AD" w:rsidP="005313AD"/>
    <w:p w14:paraId="7071D532" w14:textId="4CE36265" w:rsidR="0003613F" w:rsidRDefault="0003613F" w:rsidP="0003613F">
      <w:pPr>
        <w:pStyle w:val="2"/>
      </w:pPr>
      <w:bookmarkStart w:id="70" w:name="_Toc100504423"/>
      <w:bookmarkStart w:id="71" w:name="_Toc173748992"/>
      <w:r>
        <w:rPr>
          <w:rFonts w:hint="eastAsia"/>
        </w:rPr>
        <w:t>3</w:t>
      </w:r>
      <w:r>
        <w:t xml:space="preserve">.2 </w:t>
      </w:r>
      <w:r w:rsidR="004509B0">
        <w:rPr>
          <w:rFonts w:hint="eastAsia"/>
        </w:rPr>
        <w:t>分时用电</w:t>
      </w:r>
      <w:r w:rsidR="004509B0">
        <w:rPr>
          <w:rFonts w:hint="eastAsia"/>
        </w:rPr>
        <w:t xml:space="preserve"> </w:t>
      </w:r>
      <w:r>
        <w:rPr>
          <w:rFonts w:hint="eastAsia"/>
        </w:rPr>
        <w:t>T</w:t>
      </w:r>
      <w:r>
        <w:t>OU</w:t>
      </w:r>
      <w:bookmarkEnd w:id="70"/>
      <w:bookmarkEnd w:id="71"/>
    </w:p>
    <w:p w14:paraId="5A0CDC5E" w14:textId="0AFDEE15" w:rsidR="0003613F" w:rsidRDefault="002C6846" w:rsidP="0003613F">
      <w:r>
        <w:rPr>
          <w:rFonts w:hint="eastAsia"/>
        </w:rPr>
        <w:t>AcuRev4100</w:t>
      </w:r>
      <w:r w:rsidR="00225A5C">
        <w:rPr>
          <w:rFonts w:hint="eastAsia"/>
        </w:rPr>
        <w:t>支持</w:t>
      </w:r>
      <w:r w:rsidR="00725176">
        <w:rPr>
          <w:rFonts w:hint="eastAsia"/>
        </w:rPr>
        <w:t>分时用电</w:t>
      </w:r>
      <w:r w:rsidR="0003613F">
        <w:t xml:space="preserve"> TOU </w:t>
      </w:r>
      <w:r w:rsidR="00225A5C">
        <w:rPr>
          <w:rFonts w:hint="eastAsia"/>
        </w:rPr>
        <w:t>功能</w:t>
      </w:r>
      <w:r w:rsidR="00A3423D">
        <w:rPr>
          <w:rFonts w:hint="eastAsia"/>
        </w:rPr>
        <w:t xml:space="preserve"> </w:t>
      </w:r>
      <w:r w:rsidR="00A3423D">
        <w:rPr>
          <w:rFonts w:hint="eastAsia"/>
        </w:rPr>
        <w:t>（参考</w:t>
      </w:r>
      <w:r w:rsidR="00A3423D">
        <w:rPr>
          <w:rFonts w:hint="eastAsia"/>
        </w:rPr>
        <w:t>Acuvim II V3</w:t>
      </w:r>
      <w:r w:rsidR="00A3423D">
        <w:rPr>
          <w:rFonts w:hint="eastAsia"/>
        </w:rPr>
        <w:t>）</w:t>
      </w:r>
      <w:r w:rsidR="00725176">
        <w:rPr>
          <w:rFonts w:hint="eastAsia"/>
        </w:rPr>
        <w:t>.</w:t>
      </w:r>
    </w:p>
    <w:p w14:paraId="001E7C94" w14:textId="48F86AE0" w:rsidR="009B060B" w:rsidRDefault="009B060B" w:rsidP="009B060B">
      <w:pPr>
        <w:pStyle w:val="3"/>
      </w:pPr>
      <w:bookmarkStart w:id="72" w:name="_Toc173748993"/>
      <w:r>
        <w:rPr>
          <w:rFonts w:hint="eastAsia"/>
        </w:rPr>
        <w:lastRenderedPageBreak/>
        <w:t xml:space="preserve">3.2.1 </w:t>
      </w:r>
      <w:r>
        <w:rPr>
          <w:rFonts w:hint="eastAsia"/>
        </w:rPr>
        <w:t>用户配置</w:t>
      </w:r>
      <w:bookmarkEnd w:id="72"/>
    </w:p>
    <w:p w14:paraId="470F80D8" w14:textId="3EC631A4" w:rsidR="00865A75" w:rsidRDefault="00865A75" w:rsidP="008A4D17">
      <w:pPr>
        <w:pStyle w:val="a9"/>
        <w:widowControl w:val="0"/>
        <w:numPr>
          <w:ilvl w:val="0"/>
          <w:numId w:val="56"/>
        </w:numPr>
        <w:spacing w:after="0" w:line="240" w:lineRule="auto"/>
        <w:jc w:val="both"/>
      </w:pPr>
      <w:r>
        <w:rPr>
          <w:rFonts w:hint="eastAsia"/>
        </w:rPr>
        <w:t>夏令时</w:t>
      </w:r>
      <w:r>
        <w:rPr>
          <w:rFonts w:hint="eastAsia"/>
        </w:rPr>
        <w:t>DST</w:t>
      </w:r>
    </w:p>
    <w:p w14:paraId="4A589DA9" w14:textId="36BE5EC0" w:rsidR="00051A06" w:rsidRDefault="00051A06" w:rsidP="008A4D17">
      <w:pPr>
        <w:pStyle w:val="a9"/>
        <w:widowControl w:val="0"/>
        <w:numPr>
          <w:ilvl w:val="1"/>
          <w:numId w:val="56"/>
        </w:numPr>
        <w:spacing w:after="0" w:line="240" w:lineRule="auto"/>
        <w:jc w:val="both"/>
      </w:pPr>
      <w:r>
        <w:rPr>
          <w:rFonts w:hint="eastAsia"/>
        </w:rPr>
        <w:t>是否开启</w:t>
      </w:r>
      <w:r w:rsidR="003C1A88">
        <w:rPr>
          <w:rFonts w:hint="eastAsia"/>
        </w:rPr>
        <w:t>：</w:t>
      </w:r>
      <w:r w:rsidR="003C1A88">
        <w:rPr>
          <w:rFonts w:hint="eastAsia"/>
        </w:rPr>
        <w:t>enable/disable</w:t>
      </w:r>
    </w:p>
    <w:p w14:paraId="5B78803E" w14:textId="024ACFEE" w:rsidR="00051A06" w:rsidRDefault="003C1A88" w:rsidP="008A4D17">
      <w:pPr>
        <w:pStyle w:val="a9"/>
        <w:widowControl w:val="0"/>
        <w:numPr>
          <w:ilvl w:val="1"/>
          <w:numId w:val="56"/>
        </w:numPr>
        <w:spacing w:after="0" w:line="240" w:lineRule="auto"/>
        <w:jc w:val="both"/>
      </w:pPr>
      <w:r>
        <w:rPr>
          <w:rFonts w:hint="eastAsia"/>
        </w:rPr>
        <w:t>格式：</w:t>
      </w:r>
      <w:r>
        <w:rPr>
          <w:rFonts w:hint="eastAsia"/>
        </w:rPr>
        <w:t>1/2</w:t>
      </w:r>
    </w:p>
    <w:p w14:paraId="4F4708B3" w14:textId="18E7E86C" w:rsidR="003C1A88" w:rsidRDefault="003C1A88" w:rsidP="008A4D17">
      <w:pPr>
        <w:pStyle w:val="a9"/>
        <w:widowControl w:val="0"/>
        <w:numPr>
          <w:ilvl w:val="2"/>
          <w:numId w:val="56"/>
        </w:numPr>
        <w:spacing w:after="0" w:line="240" w:lineRule="auto"/>
        <w:jc w:val="both"/>
      </w:pPr>
      <w:r>
        <w:rPr>
          <w:rFonts w:hint="eastAsia"/>
        </w:rPr>
        <w:t>格式</w:t>
      </w:r>
      <w:r>
        <w:rPr>
          <w:rFonts w:hint="eastAsia"/>
        </w:rPr>
        <w:t>1</w:t>
      </w:r>
      <w:r>
        <w:rPr>
          <w:rFonts w:hint="eastAsia"/>
        </w:rPr>
        <w:t>（固定日期）</w:t>
      </w:r>
    </w:p>
    <w:p w14:paraId="1A7E28EF" w14:textId="0445EB79" w:rsidR="003C1A88" w:rsidRDefault="003C1A88" w:rsidP="008A4D17">
      <w:pPr>
        <w:pStyle w:val="a9"/>
        <w:widowControl w:val="0"/>
        <w:numPr>
          <w:ilvl w:val="3"/>
          <w:numId w:val="56"/>
        </w:numPr>
        <w:spacing w:after="0" w:line="240" w:lineRule="auto"/>
        <w:jc w:val="both"/>
      </w:pPr>
      <w:r>
        <w:rPr>
          <w:rFonts w:hint="eastAsia"/>
        </w:rPr>
        <w:t>DST</w:t>
      </w:r>
      <w:r>
        <w:rPr>
          <w:rFonts w:hint="eastAsia"/>
        </w:rPr>
        <w:t>开始月</w:t>
      </w:r>
      <w:r>
        <w:rPr>
          <w:rFonts w:hint="eastAsia"/>
        </w:rPr>
        <w:t>/</w:t>
      </w:r>
      <w:r>
        <w:rPr>
          <w:rFonts w:hint="eastAsia"/>
        </w:rPr>
        <w:t>日</w:t>
      </w:r>
      <w:r>
        <w:rPr>
          <w:rFonts w:hint="eastAsia"/>
        </w:rPr>
        <w:t>/</w:t>
      </w:r>
      <w:r>
        <w:rPr>
          <w:rFonts w:hint="eastAsia"/>
        </w:rPr>
        <w:t>时</w:t>
      </w:r>
      <w:r>
        <w:rPr>
          <w:rFonts w:hint="eastAsia"/>
        </w:rPr>
        <w:t>/</w:t>
      </w:r>
      <w:r>
        <w:rPr>
          <w:rFonts w:hint="eastAsia"/>
        </w:rPr>
        <w:t>分；</w:t>
      </w:r>
      <w:r w:rsidR="00BC2F2E">
        <w:rPr>
          <w:rFonts w:hint="eastAsia"/>
        </w:rPr>
        <w:t>开始调整时间</w:t>
      </w:r>
      <w:r w:rsidR="00076BFB">
        <w:rPr>
          <w:rFonts w:hint="eastAsia"/>
        </w:rPr>
        <w:t>（分钟）</w:t>
      </w:r>
    </w:p>
    <w:p w14:paraId="48A38009" w14:textId="455B7B59" w:rsidR="00BC2F2E" w:rsidRDefault="00BC2F2E" w:rsidP="008A4D17">
      <w:pPr>
        <w:pStyle w:val="a9"/>
        <w:widowControl w:val="0"/>
        <w:numPr>
          <w:ilvl w:val="3"/>
          <w:numId w:val="56"/>
        </w:numPr>
        <w:spacing w:after="0" w:line="240" w:lineRule="auto"/>
        <w:jc w:val="both"/>
      </w:pPr>
      <w:r>
        <w:rPr>
          <w:rFonts w:hint="eastAsia"/>
        </w:rPr>
        <w:t>DST</w:t>
      </w:r>
      <w:r>
        <w:rPr>
          <w:rFonts w:hint="eastAsia"/>
        </w:rPr>
        <w:t>结束月</w:t>
      </w:r>
      <w:r>
        <w:rPr>
          <w:rFonts w:hint="eastAsia"/>
        </w:rPr>
        <w:t>/</w:t>
      </w:r>
      <w:r>
        <w:rPr>
          <w:rFonts w:hint="eastAsia"/>
        </w:rPr>
        <w:t>日</w:t>
      </w:r>
      <w:r>
        <w:rPr>
          <w:rFonts w:hint="eastAsia"/>
        </w:rPr>
        <w:t>/</w:t>
      </w:r>
      <w:r>
        <w:rPr>
          <w:rFonts w:hint="eastAsia"/>
        </w:rPr>
        <w:t>时</w:t>
      </w:r>
      <w:r>
        <w:rPr>
          <w:rFonts w:hint="eastAsia"/>
        </w:rPr>
        <w:t>/</w:t>
      </w:r>
      <w:r>
        <w:rPr>
          <w:rFonts w:hint="eastAsia"/>
        </w:rPr>
        <w:t>分；结束调整时间</w:t>
      </w:r>
      <w:r w:rsidR="00076BFB">
        <w:rPr>
          <w:rFonts w:hint="eastAsia"/>
        </w:rPr>
        <w:t>（分钟）</w:t>
      </w:r>
    </w:p>
    <w:p w14:paraId="63EF030C" w14:textId="0523D46B" w:rsidR="003C1A88" w:rsidRDefault="003C1A88" w:rsidP="008A4D17">
      <w:pPr>
        <w:pStyle w:val="a9"/>
        <w:widowControl w:val="0"/>
        <w:numPr>
          <w:ilvl w:val="2"/>
          <w:numId w:val="56"/>
        </w:numPr>
        <w:spacing w:after="0" w:line="240" w:lineRule="auto"/>
        <w:jc w:val="both"/>
      </w:pPr>
      <w:r>
        <w:rPr>
          <w:rFonts w:hint="eastAsia"/>
        </w:rPr>
        <w:t>格式</w:t>
      </w:r>
      <w:r>
        <w:rPr>
          <w:rFonts w:hint="eastAsia"/>
        </w:rPr>
        <w:t>2</w:t>
      </w:r>
    </w:p>
    <w:p w14:paraId="7E980A42" w14:textId="278E02DA" w:rsidR="00BC2F2E" w:rsidRDefault="00064A89" w:rsidP="008A4D17">
      <w:pPr>
        <w:pStyle w:val="a9"/>
        <w:widowControl w:val="0"/>
        <w:numPr>
          <w:ilvl w:val="3"/>
          <w:numId w:val="56"/>
        </w:numPr>
        <w:spacing w:after="0" w:line="240" w:lineRule="auto"/>
        <w:jc w:val="both"/>
      </w:pPr>
      <w:r>
        <w:rPr>
          <w:rFonts w:hint="eastAsia"/>
        </w:rPr>
        <w:t>DST</w:t>
      </w:r>
      <w:r>
        <w:rPr>
          <w:rFonts w:hint="eastAsia"/>
        </w:rPr>
        <w:t>开始月</w:t>
      </w:r>
      <w:r>
        <w:rPr>
          <w:rFonts w:hint="eastAsia"/>
        </w:rPr>
        <w:t>/</w:t>
      </w:r>
      <w:r w:rsidR="00076BFB">
        <w:rPr>
          <w:rFonts w:hint="eastAsia"/>
        </w:rPr>
        <w:t>周几</w:t>
      </w:r>
      <w:r w:rsidR="00076BFB">
        <w:rPr>
          <w:rFonts w:hint="eastAsia"/>
        </w:rPr>
        <w:t>/</w:t>
      </w:r>
      <w:r w:rsidR="00076BFB">
        <w:rPr>
          <w:rFonts w:hint="eastAsia"/>
        </w:rPr>
        <w:t>第几周</w:t>
      </w:r>
      <w:r w:rsidR="00076BFB">
        <w:rPr>
          <w:rFonts w:hint="eastAsia"/>
        </w:rPr>
        <w:t>/</w:t>
      </w:r>
      <w:r w:rsidR="00076BFB">
        <w:rPr>
          <w:rFonts w:hint="eastAsia"/>
        </w:rPr>
        <w:t>时</w:t>
      </w:r>
      <w:r w:rsidR="00076BFB">
        <w:rPr>
          <w:rFonts w:hint="eastAsia"/>
        </w:rPr>
        <w:t>/</w:t>
      </w:r>
      <w:r w:rsidR="00076BFB">
        <w:rPr>
          <w:rFonts w:hint="eastAsia"/>
        </w:rPr>
        <w:t>分；开始调整时间（分钟）</w:t>
      </w:r>
    </w:p>
    <w:p w14:paraId="203DCEB8" w14:textId="79EE2FF3" w:rsidR="00076BFB" w:rsidRDefault="00076BFB" w:rsidP="008A4D17">
      <w:pPr>
        <w:pStyle w:val="a9"/>
        <w:widowControl w:val="0"/>
        <w:numPr>
          <w:ilvl w:val="3"/>
          <w:numId w:val="56"/>
        </w:numPr>
        <w:spacing w:after="0" w:line="240" w:lineRule="auto"/>
        <w:jc w:val="both"/>
      </w:pPr>
      <w:r>
        <w:rPr>
          <w:rFonts w:hint="eastAsia"/>
        </w:rPr>
        <w:t>DST</w:t>
      </w:r>
      <w:r>
        <w:rPr>
          <w:rFonts w:hint="eastAsia"/>
        </w:rPr>
        <w:t>结束月</w:t>
      </w:r>
      <w:r>
        <w:rPr>
          <w:rFonts w:hint="eastAsia"/>
        </w:rPr>
        <w:t>/</w:t>
      </w:r>
      <w:r>
        <w:rPr>
          <w:rFonts w:hint="eastAsia"/>
        </w:rPr>
        <w:t>周几</w:t>
      </w:r>
      <w:r>
        <w:rPr>
          <w:rFonts w:hint="eastAsia"/>
        </w:rPr>
        <w:t>/</w:t>
      </w:r>
      <w:r>
        <w:rPr>
          <w:rFonts w:hint="eastAsia"/>
        </w:rPr>
        <w:t>第几周</w:t>
      </w:r>
      <w:r>
        <w:rPr>
          <w:rFonts w:hint="eastAsia"/>
        </w:rPr>
        <w:t>/</w:t>
      </w:r>
      <w:r>
        <w:rPr>
          <w:rFonts w:hint="eastAsia"/>
        </w:rPr>
        <w:t>时</w:t>
      </w:r>
      <w:r>
        <w:rPr>
          <w:rFonts w:hint="eastAsia"/>
        </w:rPr>
        <w:t>/</w:t>
      </w:r>
      <w:r>
        <w:rPr>
          <w:rFonts w:hint="eastAsia"/>
        </w:rPr>
        <w:t>分；结束调整时间（分钟）</w:t>
      </w:r>
    </w:p>
    <w:p w14:paraId="4D742DD7" w14:textId="085B9C70" w:rsidR="00BC4558" w:rsidRDefault="00D750AD" w:rsidP="008A4D17">
      <w:pPr>
        <w:pStyle w:val="a9"/>
        <w:widowControl w:val="0"/>
        <w:numPr>
          <w:ilvl w:val="0"/>
          <w:numId w:val="56"/>
        </w:numPr>
        <w:spacing w:after="0" w:line="240" w:lineRule="auto"/>
        <w:jc w:val="both"/>
      </w:pPr>
      <w:r>
        <w:rPr>
          <w:rFonts w:hint="eastAsia"/>
        </w:rPr>
        <w:t>用电类型</w:t>
      </w:r>
      <w:r>
        <w:rPr>
          <w:rFonts w:hint="eastAsia"/>
        </w:rPr>
        <w:t>/</w:t>
      </w:r>
      <w:r w:rsidR="00AD0109">
        <w:rPr>
          <w:rFonts w:hint="eastAsia"/>
        </w:rPr>
        <w:t>费率</w:t>
      </w:r>
      <w:r w:rsidR="00BC4558">
        <w:t>T</w:t>
      </w:r>
      <w:r w:rsidR="00BC4558">
        <w:rPr>
          <w:rFonts w:hint="eastAsia"/>
        </w:rPr>
        <w:t xml:space="preserve">ariff rate </w:t>
      </w:r>
      <w:r w:rsidR="002D4B08">
        <w:rPr>
          <w:rFonts w:hint="eastAsia"/>
        </w:rPr>
        <w:t xml:space="preserve"> </w:t>
      </w:r>
      <w:r w:rsidR="002D4B08">
        <w:rPr>
          <w:rFonts w:hint="eastAsia"/>
        </w:rPr>
        <w:t>（通常称为</w:t>
      </w:r>
      <w:r w:rsidR="00FA05F7" w:rsidRPr="00FA05F7">
        <w:rPr>
          <w:rFonts w:hint="eastAsia"/>
        </w:rPr>
        <w:t>尖</w:t>
      </w:r>
      <w:r w:rsidR="00D8409B">
        <w:rPr>
          <w:rFonts w:hint="eastAsia"/>
        </w:rPr>
        <w:t>sharp</w:t>
      </w:r>
      <w:r w:rsidR="00FA05F7" w:rsidRPr="00FA05F7">
        <w:rPr>
          <w:rFonts w:hint="eastAsia"/>
        </w:rPr>
        <w:t>峰</w:t>
      </w:r>
      <w:r w:rsidR="00D8409B">
        <w:rPr>
          <w:rFonts w:hint="eastAsia"/>
        </w:rPr>
        <w:t>peak</w:t>
      </w:r>
      <w:r w:rsidR="00D8409B" w:rsidRPr="00FA05F7">
        <w:rPr>
          <w:rFonts w:hint="eastAsia"/>
        </w:rPr>
        <w:t>谷</w:t>
      </w:r>
      <w:r w:rsidR="00D8409B">
        <w:rPr>
          <w:rFonts w:hint="eastAsia"/>
        </w:rPr>
        <w:t>valley</w:t>
      </w:r>
      <w:r w:rsidR="00FA05F7" w:rsidRPr="00FA05F7">
        <w:rPr>
          <w:rFonts w:hint="eastAsia"/>
        </w:rPr>
        <w:t>平</w:t>
      </w:r>
      <w:r w:rsidR="00D8409B">
        <w:rPr>
          <w:rFonts w:hint="eastAsia"/>
        </w:rPr>
        <w:t>normal</w:t>
      </w:r>
      <w:r w:rsidR="00051A06">
        <w:rPr>
          <w:rFonts w:hint="eastAsia"/>
        </w:rPr>
        <w:t>）</w:t>
      </w:r>
    </w:p>
    <w:p w14:paraId="3A2C011E" w14:textId="44F7627A" w:rsidR="00BC4558" w:rsidRDefault="00AD0109" w:rsidP="008A4D17">
      <w:pPr>
        <w:pStyle w:val="a9"/>
        <w:widowControl w:val="0"/>
        <w:numPr>
          <w:ilvl w:val="1"/>
          <w:numId w:val="56"/>
        </w:numPr>
        <w:spacing w:after="0" w:line="240" w:lineRule="auto"/>
        <w:jc w:val="both"/>
      </w:pPr>
      <w:r>
        <w:rPr>
          <w:rFonts w:hint="eastAsia"/>
        </w:rPr>
        <w:t>个数：</w:t>
      </w:r>
      <w:r w:rsidR="00BC4558">
        <w:rPr>
          <w:rFonts w:hint="eastAsia"/>
        </w:rPr>
        <w:t>1-4</w:t>
      </w:r>
    </w:p>
    <w:p w14:paraId="0E72809B" w14:textId="5BAD3015" w:rsidR="00BC4558" w:rsidRDefault="003A4C0C" w:rsidP="008A4D17">
      <w:pPr>
        <w:pStyle w:val="a9"/>
        <w:widowControl w:val="0"/>
        <w:numPr>
          <w:ilvl w:val="0"/>
          <w:numId w:val="56"/>
        </w:numPr>
        <w:spacing w:after="0" w:line="240" w:lineRule="auto"/>
        <w:jc w:val="both"/>
      </w:pPr>
      <w:r>
        <w:rPr>
          <w:rFonts w:hint="eastAsia"/>
        </w:rPr>
        <w:t>季节</w:t>
      </w:r>
      <w:r w:rsidR="00BC4558">
        <w:rPr>
          <w:rFonts w:hint="eastAsia"/>
        </w:rPr>
        <w:t>Season</w:t>
      </w:r>
    </w:p>
    <w:p w14:paraId="1A3097B4" w14:textId="250690DB" w:rsidR="00BC4558" w:rsidRDefault="00AD0109" w:rsidP="008A4D17">
      <w:pPr>
        <w:pStyle w:val="a9"/>
        <w:widowControl w:val="0"/>
        <w:numPr>
          <w:ilvl w:val="1"/>
          <w:numId w:val="56"/>
        </w:numPr>
        <w:spacing w:after="0" w:line="240" w:lineRule="auto"/>
        <w:jc w:val="both"/>
      </w:pPr>
      <w:r>
        <w:rPr>
          <w:rFonts w:hint="eastAsia"/>
        </w:rPr>
        <w:t>个数</w:t>
      </w:r>
      <w:r>
        <w:rPr>
          <w:rFonts w:hint="eastAsia"/>
        </w:rPr>
        <w:t xml:space="preserve">: </w:t>
      </w:r>
      <w:r w:rsidR="00BC4558">
        <w:rPr>
          <w:rFonts w:hint="eastAsia"/>
        </w:rPr>
        <w:t>1-12</w:t>
      </w:r>
    </w:p>
    <w:p w14:paraId="06F4D791" w14:textId="7E2F1ACC" w:rsidR="00AD0109" w:rsidRDefault="00AD0109" w:rsidP="008A4D17">
      <w:pPr>
        <w:pStyle w:val="a9"/>
        <w:widowControl w:val="0"/>
        <w:numPr>
          <w:ilvl w:val="1"/>
          <w:numId w:val="56"/>
        </w:numPr>
        <w:spacing w:after="0" w:line="240" w:lineRule="auto"/>
        <w:jc w:val="both"/>
      </w:pPr>
      <w:r>
        <w:rPr>
          <w:rFonts w:hint="eastAsia"/>
        </w:rPr>
        <w:t>每个</w:t>
      </w:r>
      <w:r>
        <w:rPr>
          <w:rFonts w:hint="eastAsia"/>
        </w:rPr>
        <w:t>season</w:t>
      </w:r>
      <w:r w:rsidR="004D46BE">
        <w:rPr>
          <w:rFonts w:hint="eastAsia"/>
        </w:rPr>
        <w:t>包含</w:t>
      </w:r>
    </w:p>
    <w:p w14:paraId="553F1982" w14:textId="4367049D" w:rsidR="00AD0109" w:rsidRDefault="003A4C0C" w:rsidP="008A4D17">
      <w:pPr>
        <w:pStyle w:val="a9"/>
        <w:widowControl w:val="0"/>
        <w:numPr>
          <w:ilvl w:val="2"/>
          <w:numId w:val="56"/>
        </w:numPr>
        <w:spacing w:after="0" w:line="240" w:lineRule="auto"/>
        <w:jc w:val="both"/>
      </w:pPr>
      <w:r>
        <w:rPr>
          <w:rFonts w:hint="eastAsia"/>
        </w:rPr>
        <w:t>开始</w:t>
      </w:r>
      <w:r>
        <w:rPr>
          <w:rFonts w:hint="eastAsia"/>
        </w:rPr>
        <w:t xml:space="preserve"> </w:t>
      </w:r>
      <w:r>
        <w:rPr>
          <w:rFonts w:hint="eastAsia"/>
        </w:rPr>
        <w:t>月、日</w:t>
      </w:r>
      <w:r>
        <w:rPr>
          <w:rFonts w:hint="eastAsia"/>
        </w:rPr>
        <w:t xml:space="preserve"> </w:t>
      </w:r>
      <w:r>
        <w:rPr>
          <w:rFonts w:hint="eastAsia"/>
        </w:rPr>
        <w:t>（因为循环使用，所以不需要年）</w:t>
      </w:r>
    </w:p>
    <w:p w14:paraId="54729BED" w14:textId="6F831F73" w:rsidR="003A4C0C" w:rsidRDefault="003A4C0C" w:rsidP="008A4D17">
      <w:pPr>
        <w:pStyle w:val="a9"/>
        <w:widowControl w:val="0"/>
        <w:numPr>
          <w:ilvl w:val="2"/>
          <w:numId w:val="56"/>
        </w:numPr>
        <w:spacing w:after="0" w:line="240" w:lineRule="auto"/>
        <w:jc w:val="both"/>
      </w:pPr>
      <w:r>
        <w:rPr>
          <w:rFonts w:hint="eastAsia"/>
        </w:rPr>
        <w:t>配置</w:t>
      </w:r>
      <w:r>
        <w:t>S</w:t>
      </w:r>
      <w:r>
        <w:rPr>
          <w:rFonts w:hint="eastAsia"/>
        </w:rPr>
        <w:t>chedule ID</w:t>
      </w:r>
    </w:p>
    <w:p w14:paraId="0140B6A5" w14:textId="0D0EBF1B" w:rsidR="00D95C6B" w:rsidRDefault="009E166E" w:rsidP="008A4D17">
      <w:pPr>
        <w:pStyle w:val="a9"/>
        <w:widowControl w:val="0"/>
        <w:numPr>
          <w:ilvl w:val="0"/>
          <w:numId w:val="56"/>
        </w:numPr>
        <w:spacing w:after="0" w:line="240" w:lineRule="auto"/>
        <w:jc w:val="both"/>
      </w:pPr>
      <w:r>
        <w:rPr>
          <w:rFonts w:hint="eastAsia"/>
        </w:rPr>
        <w:t>时刻表</w:t>
      </w:r>
      <w:r w:rsidR="00D95C6B">
        <w:rPr>
          <w:rFonts w:hint="eastAsia"/>
        </w:rPr>
        <w:t>Schedule</w:t>
      </w:r>
      <w:r w:rsidR="00AD0109">
        <w:t xml:space="preserve"> </w:t>
      </w:r>
    </w:p>
    <w:p w14:paraId="4D62CC52" w14:textId="44FB351E" w:rsidR="00D95C6B" w:rsidRDefault="00AD0109" w:rsidP="008A4D17">
      <w:pPr>
        <w:pStyle w:val="a9"/>
        <w:widowControl w:val="0"/>
        <w:numPr>
          <w:ilvl w:val="1"/>
          <w:numId w:val="56"/>
        </w:numPr>
        <w:spacing w:after="0" w:line="240" w:lineRule="auto"/>
        <w:jc w:val="both"/>
      </w:pPr>
      <w:r>
        <w:rPr>
          <w:rFonts w:hint="eastAsia"/>
        </w:rPr>
        <w:t>个数</w:t>
      </w:r>
      <w:r>
        <w:rPr>
          <w:rFonts w:hint="eastAsia"/>
        </w:rPr>
        <w:t xml:space="preserve">: </w:t>
      </w:r>
      <w:r w:rsidR="00D95C6B">
        <w:rPr>
          <w:rFonts w:hint="eastAsia"/>
        </w:rPr>
        <w:t>1-14</w:t>
      </w:r>
    </w:p>
    <w:p w14:paraId="2DA47C2E" w14:textId="35BEB170" w:rsidR="00AD0109" w:rsidRDefault="00AD0109" w:rsidP="008A4D17">
      <w:pPr>
        <w:pStyle w:val="a9"/>
        <w:widowControl w:val="0"/>
        <w:numPr>
          <w:ilvl w:val="1"/>
          <w:numId w:val="56"/>
        </w:numPr>
        <w:spacing w:after="0" w:line="240" w:lineRule="auto"/>
        <w:jc w:val="both"/>
      </w:pPr>
      <w:r>
        <w:rPr>
          <w:rFonts w:hint="eastAsia"/>
        </w:rPr>
        <w:t>每个</w:t>
      </w:r>
      <w:r>
        <w:rPr>
          <w:rFonts w:hint="eastAsia"/>
        </w:rPr>
        <w:t>schedule</w:t>
      </w:r>
      <w:r w:rsidR="009E166E">
        <w:rPr>
          <w:rFonts w:hint="eastAsia"/>
        </w:rPr>
        <w:t>包含</w:t>
      </w:r>
      <w:r w:rsidR="00E1006C">
        <w:rPr>
          <w:rFonts w:hint="eastAsia"/>
        </w:rPr>
        <w:t>14</w:t>
      </w:r>
      <w:r w:rsidR="00E1006C">
        <w:rPr>
          <w:rFonts w:hint="eastAsia"/>
        </w:rPr>
        <w:t>个</w:t>
      </w:r>
      <w:r w:rsidR="00E1006C">
        <w:rPr>
          <w:rFonts w:hint="eastAsia"/>
        </w:rPr>
        <w:t>segment</w:t>
      </w:r>
      <w:r w:rsidR="00E1006C">
        <w:rPr>
          <w:rFonts w:hint="eastAsia"/>
        </w:rPr>
        <w:t>配置</w:t>
      </w:r>
    </w:p>
    <w:p w14:paraId="021995A1" w14:textId="05E03961" w:rsidR="009E166E" w:rsidRDefault="009E166E" w:rsidP="008A4D17">
      <w:pPr>
        <w:pStyle w:val="a9"/>
        <w:widowControl w:val="0"/>
        <w:numPr>
          <w:ilvl w:val="2"/>
          <w:numId w:val="56"/>
        </w:numPr>
        <w:spacing w:after="0" w:line="240" w:lineRule="auto"/>
        <w:jc w:val="both"/>
      </w:pPr>
      <w:r>
        <w:rPr>
          <w:rFonts w:hint="eastAsia"/>
        </w:rPr>
        <w:t>开始时、分（不需要日</w:t>
      </w:r>
      <w:r w:rsidR="00FF3708">
        <w:rPr>
          <w:rFonts w:hint="eastAsia"/>
        </w:rPr>
        <w:t>，在一天循环</w:t>
      </w:r>
      <w:r>
        <w:rPr>
          <w:rFonts w:hint="eastAsia"/>
        </w:rPr>
        <w:t>）</w:t>
      </w:r>
    </w:p>
    <w:p w14:paraId="570E8394" w14:textId="12831E7B" w:rsidR="009E166E" w:rsidRDefault="00E1006C" w:rsidP="008A4D17">
      <w:pPr>
        <w:pStyle w:val="a9"/>
        <w:widowControl w:val="0"/>
        <w:numPr>
          <w:ilvl w:val="2"/>
          <w:numId w:val="56"/>
        </w:numPr>
        <w:spacing w:after="0" w:line="240" w:lineRule="auto"/>
        <w:jc w:val="both"/>
      </w:pPr>
      <w:r>
        <w:rPr>
          <w:rFonts w:hint="eastAsia"/>
        </w:rPr>
        <w:t>配置</w:t>
      </w:r>
      <w:r>
        <w:t>T</w:t>
      </w:r>
      <w:r>
        <w:rPr>
          <w:rFonts w:hint="eastAsia"/>
        </w:rPr>
        <w:t>ariff ID</w:t>
      </w:r>
    </w:p>
    <w:p w14:paraId="3A872437" w14:textId="473BF52B" w:rsidR="00D95C6B" w:rsidRDefault="00FA2116" w:rsidP="008A4D17">
      <w:pPr>
        <w:pStyle w:val="a9"/>
        <w:widowControl w:val="0"/>
        <w:numPr>
          <w:ilvl w:val="0"/>
          <w:numId w:val="56"/>
        </w:numPr>
        <w:spacing w:after="0" w:line="240" w:lineRule="auto"/>
        <w:jc w:val="both"/>
      </w:pPr>
      <w:r>
        <w:rPr>
          <w:rFonts w:hint="eastAsia"/>
        </w:rPr>
        <w:t>时段</w:t>
      </w:r>
      <w:r w:rsidR="00425033">
        <w:rPr>
          <w:rFonts w:hint="eastAsia"/>
        </w:rPr>
        <w:t>Segment</w:t>
      </w:r>
      <w:r w:rsidR="00425033">
        <w:rPr>
          <w:rFonts w:hint="eastAsia"/>
        </w:rPr>
        <w:t>个数：</w:t>
      </w:r>
      <w:r w:rsidR="00425033">
        <w:rPr>
          <w:rFonts w:hint="eastAsia"/>
        </w:rPr>
        <w:t>1-14</w:t>
      </w:r>
    </w:p>
    <w:p w14:paraId="798E0029" w14:textId="4792CFED" w:rsidR="001F4F12" w:rsidRDefault="00124880" w:rsidP="008A4D17">
      <w:pPr>
        <w:pStyle w:val="a9"/>
        <w:widowControl w:val="0"/>
        <w:numPr>
          <w:ilvl w:val="0"/>
          <w:numId w:val="56"/>
        </w:numPr>
        <w:spacing w:after="0" w:line="240" w:lineRule="auto"/>
        <w:jc w:val="both"/>
      </w:pPr>
      <w:r>
        <w:rPr>
          <w:rFonts w:hint="eastAsia"/>
        </w:rPr>
        <w:t>周休</w:t>
      </w:r>
      <w:r w:rsidR="001F4F12">
        <w:rPr>
          <w:rFonts w:hint="eastAsia"/>
        </w:rPr>
        <w:t>配置</w:t>
      </w:r>
    </w:p>
    <w:p w14:paraId="30D3EA2C" w14:textId="0B2F1A41" w:rsidR="00431041" w:rsidRDefault="00124880" w:rsidP="008A4D17">
      <w:pPr>
        <w:pStyle w:val="a9"/>
        <w:widowControl w:val="0"/>
        <w:numPr>
          <w:ilvl w:val="1"/>
          <w:numId w:val="56"/>
        </w:numPr>
        <w:spacing w:after="0" w:line="240" w:lineRule="auto"/>
        <w:jc w:val="both"/>
      </w:pPr>
      <w:r>
        <w:rPr>
          <w:rFonts w:hint="eastAsia"/>
        </w:rPr>
        <w:t>启用特殊周休配置：</w:t>
      </w:r>
      <w:r>
        <w:rPr>
          <w:rFonts w:hint="eastAsia"/>
        </w:rPr>
        <w:t>enable/disable</w:t>
      </w:r>
    </w:p>
    <w:p w14:paraId="3BC0344E" w14:textId="7EE0AB5F" w:rsidR="00124880" w:rsidRDefault="00124880" w:rsidP="008A4D17">
      <w:pPr>
        <w:pStyle w:val="a9"/>
        <w:widowControl w:val="0"/>
        <w:numPr>
          <w:ilvl w:val="1"/>
          <w:numId w:val="56"/>
        </w:numPr>
        <w:spacing w:after="0" w:line="240" w:lineRule="auto"/>
        <w:jc w:val="both"/>
      </w:pPr>
      <w:r>
        <w:rPr>
          <w:rFonts w:hint="eastAsia"/>
        </w:rPr>
        <w:t>Disable</w:t>
      </w:r>
    </w:p>
    <w:p w14:paraId="3194DBB7" w14:textId="6248F1DB" w:rsidR="008D1F6D" w:rsidRPr="008D1F6D" w:rsidRDefault="008D1F6D" w:rsidP="008A4D17">
      <w:pPr>
        <w:pStyle w:val="a9"/>
        <w:numPr>
          <w:ilvl w:val="2"/>
          <w:numId w:val="56"/>
        </w:numPr>
      </w:pPr>
      <w:r w:rsidRPr="008D1F6D">
        <w:rPr>
          <w:rFonts w:hint="eastAsia"/>
        </w:rPr>
        <w:t>周日</w:t>
      </w:r>
      <w:r w:rsidRPr="008D1F6D">
        <w:rPr>
          <w:rFonts w:hint="eastAsia"/>
        </w:rPr>
        <w:t>-</w:t>
      </w:r>
      <w:r w:rsidRPr="008D1F6D">
        <w:rPr>
          <w:rFonts w:hint="eastAsia"/>
        </w:rPr>
        <w:t>周六是否</w:t>
      </w:r>
      <w:r>
        <w:rPr>
          <w:rFonts w:hint="eastAsia"/>
        </w:rPr>
        <w:t>作为周休</w:t>
      </w:r>
      <w:r w:rsidR="003215D2">
        <w:rPr>
          <w:rFonts w:hint="eastAsia"/>
        </w:rPr>
        <w:t>日</w:t>
      </w:r>
    </w:p>
    <w:p w14:paraId="21D66400" w14:textId="6CFF7529" w:rsidR="00124880" w:rsidRDefault="003215D2" w:rsidP="008A4D17">
      <w:pPr>
        <w:pStyle w:val="a9"/>
        <w:widowControl w:val="0"/>
        <w:numPr>
          <w:ilvl w:val="2"/>
          <w:numId w:val="56"/>
        </w:numPr>
        <w:spacing w:after="0" w:line="240" w:lineRule="auto"/>
        <w:jc w:val="both"/>
      </w:pPr>
      <w:r>
        <w:rPr>
          <w:rFonts w:hint="eastAsia"/>
        </w:rPr>
        <w:t>周休日</w:t>
      </w:r>
      <w:r>
        <w:rPr>
          <w:rFonts w:hint="eastAsia"/>
        </w:rPr>
        <w:t>schedule ID</w:t>
      </w:r>
      <w:r>
        <w:rPr>
          <w:rFonts w:hint="eastAsia"/>
        </w:rPr>
        <w:t>配置</w:t>
      </w:r>
    </w:p>
    <w:p w14:paraId="126358BE" w14:textId="08E213A7" w:rsidR="00124880" w:rsidRDefault="00124880" w:rsidP="008A4D17">
      <w:pPr>
        <w:pStyle w:val="a9"/>
        <w:widowControl w:val="0"/>
        <w:numPr>
          <w:ilvl w:val="1"/>
          <w:numId w:val="56"/>
        </w:numPr>
        <w:spacing w:after="0" w:line="240" w:lineRule="auto"/>
        <w:jc w:val="both"/>
      </w:pPr>
      <w:r>
        <w:rPr>
          <w:rFonts w:hint="eastAsia"/>
        </w:rPr>
        <w:t>Enable</w:t>
      </w:r>
    </w:p>
    <w:p w14:paraId="4A05DBFF" w14:textId="07636808" w:rsidR="00124880" w:rsidRDefault="00672270" w:rsidP="008A4D17">
      <w:pPr>
        <w:pStyle w:val="a9"/>
        <w:widowControl w:val="0"/>
        <w:numPr>
          <w:ilvl w:val="2"/>
          <w:numId w:val="56"/>
        </w:numPr>
        <w:spacing w:after="0" w:line="240" w:lineRule="auto"/>
        <w:jc w:val="both"/>
      </w:pPr>
      <w:r>
        <w:rPr>
          <w:rFonts w:hint="eastAsia"/>
        </w:rPr>
        <w:t>每个</w:t>
      </w:r>
      <w:r>
        <w:rPr>
          <w:rFonts w:hint="eastAsia"/>
        </w:rPr>
        <w:t>Sea</w:t>
      </w:r>
      <w:r w:rsidR="00B776FF">
        <w:rPr>
          <w:rFonts w:hint="eastAsia"/>
        </w:rPr>
        <w:t>s</w:t>
      </w:r>
      <w:r>
        <w:rPr>
          <w:rFonts w:hint="eastAsia"/>
        </w:rPr>
        <w:t>on</w:t>
      </w:r>
      <w:r>
        <w:rPr>
          <w:rFonts w:hint="eastAsia"/>
        </w:rPr>
        <w:t>（</w:t>
      </w:r>
      <w:r>
        <w:rPr>
          <w:rFonts w:hint="eastAsia"/>
        </w:rPr>
        <w:t>1-12</w:t>
      </w:r>
      <w:r>
        <w:rPr>
          <w:rFonts w:hint="eastAsia"/>
        </w:rPr>
        <w:t>）独立配置</w:t>
      </w:r>
    </w:p>
    <w:p w14:paraId="2E862AF8" w14:textId="4B7FB80A" w:rsidR="00672270" w:rsidRDefault="008C76ED" w:rsidP="008A4D17">
      <w:pPr>
        <w:pStyle w:val="a9"/>
        <w:widowControl w:val="0"/>
        <w:numPr>
          <w:ilvl w:val="3"/>
          <w:numId w:val="56"/>
        </w:numPr>
        <w:spacing w:after="0" w:line="240" w:lineRule="auto"/>
        <w:jc w:val="both"/>
      </w:pPr>
      <w:r>
        <w:rPr>
          <w:rFonts w:hint="eastAsia"/>
        </w:rPr>
        <w:t>周日</w:t>
      </w:r>
      <w:r>
        <w:rPr>
          <w:rFonts w:hint="eastAsia"/>
        </w:rPr>
        <w:t>-</w:t>
      </w:r>
      <w:r>
        <w:rPr>
          <w:rFonts w:hint="eastAsia"/>
        </w:rPr>
        <w:t>周六是否启动特殊配置</w:t>
      </w:r>
    </w:p>
    <w:p w14:paraId="68DBF573" w14:textId="2365EF24" w:rsidR="008C76ED" w:rsidRDefault="008C76ED" w:rsidP="008A4D17">
      <w:pPr>
        <w:pStyle w:val="a9"/>
        <w:widowControl w:val="0"/>
        <w:numPr>
          <w:ilvl w:val="3"/>
          <w:numId w:val="56"/>
        </w:numPr>
        <w:spacing w:after="0" w:line="240" w:lineRule="auto"/>
        <w:jc w:val="both"/>
      </w:pPr>
      <w:r>
        <w:rPr>
          <w:rFonts w:hint="eastAsia"/>
        </w:rPr>
        <w:t>周日</w:t>
      </w:r>
      <w:r>
        <w:rPr>
          <w:rFonts w:hint="eastAsia"/>
        </w:rPr>
        <w:t>-</w:t>
      </w:r>
      <w:r>
        <w:rPr>
          <w:rFonts w:hint="eastAsia"/>
        </w:rPr>
        <w:t>周六各自</w:t>
      </w:r>
      <w:r>
        <w:rPr>
          <w:rFonts w:hint="eastAsia"/>
        </w:rPr>
        <w:t>schedule ID</w:t>
      </w:r>
      <w:r>
        <w:rPr>
          <w:rFonts w:hint="eastAsia"/>
        </w:rPr>
        <w:t>配置</w:t>
      </w:r>
    </w:p>
    <w:p w14:paraId="4EA2D65E" w14:textId="719898B5" w:rsidR="00183909" w:rsidRDefault="00D02040" w:rsidP="008A4D17">
      <w:pPr>
        <w:pStyle w:val="a9"/>
        <w:widowControl w:val="0"/>
        <w:numPr>
          <w:ilvl w:val="0"/>
          <w:numId w:val="56"/>
        </w:numPr>
        <w:spacing w:after="0" w:line="240" w:lineRule="auto"/>
        <w:jc w:val="both"/>
      </w:pPr>
      <w:r>
        <w:rPr>
          <w:rFonts w:hint="eastAsia"/>
        </w:rPr>
        <w:t>节假</w:t>
      </w:r>
      <w:r w:rsidR="00183909">
        <w:rPr>
          <w:rFonts w:hint="eastAsia"/>
        </w:rPr>
        <w:t>日配置</w:t>
      </w:r>
    </w:p>
    <w:p w14:paraId="00A3240B" w14:textId="64379744" w:rsidR="00CC6817" w:rsidRDefault="00926780" w:rsidP="008A4D17">
      <w:pPr>
        <w:pStyle w:val="a9"/>
        <w:widowControl w:val="0"/>
        <w:numPr>
          <w:ilvl w:val="1"/>
          <w:numId w:val="56"/>
        </w:numPr>
        <w:spacing w:after="0" w:line="240" w:lineRule="auto"/>
        <w:jc w:val="both"/>
      </w:pPr>
      <w:r>
        <w:rPr>
          <w:rFonts w:hint="eastAsia"/>
        </w:rPr>
        <w:t>启用十年</w:t>
      </w:r>
      <w:r w:rsidR="00D02040">
        <w:rPr>
          <w:rFonts w:hint="eastAsia"/>
        </w:rPr>
        <w:t>节假</w:t>
      </w:r>
      <w:r>
        <w:rPr>
          <w:rFonts w:hint="eastAsia"/>
        </w:rPr>
        <w:t>日配置</w:t>
      </w:r>
      <w:r>
        <w:rPr>
          <w:rFonts w:hint="eastAsia"/>
        </w:rPr>
        <w:t>: enable/disable</w:t>
      </w:r>
    </w:p>
    <w:p w14:paraId="7EB40BA4" w14:textId="187E6ABF" w:rsidR="00926780" w:rsidRDefault="00733560" w:rsidP="008A4D17">
      <w:pPr>
        <w:pStyle w:val="a9"/>
        <w:widowControl w:val="0"/>
        <w:numPr>
          <w:ilvl w:val="1"/>
          <w:numId w:val="56"/>
        </w:numPr>
        <w:spacing w:after="0" w:line="240" w:lineRule="auto"/>
        <w:jc w:val="both"/>
      </w:pPr>
      <w:r>
        <w:t>D</w:t>
      </w:r>
      <w:r>
        <w:rPr>
          <w:rFonts w:hint="eastAsia"/>
        </w:rPr>
        <w:t>isable</w:t>
      </w:r>
    </w:p>
    <w:p w14:paraId="722D4A92" w14:textId="77777777" w:rsidR="007126EF" w:rsidRDefault="007126EF" w:rsidP="008A4D17">
      <w:pPr>
        <w:pStyle w:val="a9"/>
        <w:widowControl w:val="0"/>
        <w:numPr>
          <w:ilvl w:val="2"/>
          <w:numId w:val="56"/>
        </w:numPr>
        <w:spacing w:after="0" w:line="240" w:lineRule="auto"/>
        <w:jc w:val="both"/>
      </w:pPr>
      <w:r>
        <w:rPr>
          <w:rFonts w:hint="eastAsia"/>
        </w:rPr>
        <w:t>节假日个数：</w:t>
      </w:r>
      <w:r>
        <w:rPr>
          <w:rFonts w:hint="eastAsia"/>
        </w:rPr>
        <w:t>0-30</w:t>
      </w:r>
    </w:p>
    <w:p w14:paraId="4E92C32A" w14:textId="77777777" w:rsidR="007126EF" w:rsidRDefault="007126EF" w:rsidP="008A4D17">
      <w:pPr>
        <w:pStyle w:val="a9"/>
        <w:widowControl w:val="0"/>
        <w:numPr>
          <w:ilvl w:val="2"/>
          <w:numId w:val="56"/>
        </w:numPr>
        <w:spacing w:after="0" w:line="240" w:lineRule="auto"/>
        <w:jc w:val="both"/>
      </w:pPr>
      <w:r>
        <w:rPr>
          <w:rFonts w:hint="eastAsia"/>
        </w:rPr>
        <w:t>每个节假日独立配置</w:t>
      </w:r>
    </w:p>
    <w:p w14:paraId="6F561379" w14:textId="77777777" w:rsidR="007126EF" w:rsidRDefault="007126EF" w:rsidP="008A4D17">
      <w:pPr>
        <w:pStyle w:val="a9"/>
        <w:widowControl w:val="0"/>
        <w:numPr>
          <w:ilvl w:val="3"/>
          <w:numId w:val="56"/>
        </w:numPr>
        <w:spacing w:after="0" w:line="240" w:lineRule="auto"/>
        <w:jc w:val="both"/>
      </w:pPr>
      <w:r>
        <w:rPr>
          <w:rFonts w:hint="eastAsia"/>
        </w:rPr>
        <w:t>月</w:t>
      </w:r>
    </w:p>
    <w:p w14:paraId="5435F467" w14:textId="77777777" w:rsidR="007126EF" w:rsidRDefault="007126EF" w:rsidP="008A4D17">
      <w:pPr>
        <w:pStyle w:val="a9"/>
        <w:widowControl w:val="0"/>
        <w:numPr>
          <w:ilvl w:val="3"/>
          <w:numId w:val="56"/>
        </w:numPr>
        <w:spacing w:after="0" w:line="240" w:lineRule="auto"/>
        <w:jc w:val="both"/>
      </w:pPr>
      <w:r>
        <w:rPr>
          <w:rFonts w:hint="eastAsia"/>
        </w:rPr>
        <w:lastRenderedPageBreak/>
        <w:t>日</w:t>
      </w:r>
    </w:p>
    <w:p w14:paraId="510873FA" w14:textId="377D115C" w:rsidR="007126EF" w:rsidRDefault="007126EF" w:rsidP="008A4D17">
      <w:pPr>
        <w:pStyle w:val="a9"/>
        <w:widowControl w:val="0"/>
        <w:numPr>
          <w:ilvl w:val="3"/>
          <w:numId w:val="56"/>
        </w:numPr>
        <w:spacing w:after="0" w:line="240" w:lineRule="auto"/>
        <w:jc w:val="both"/>
      </w:pPr>
      <w:r>
        <w:t>Schedule ID</w:t>
      </w:r>
    </w:p>
    <w:p w14:paraId="26DD1B3D" w14:textId="79ACADBD" w:rsidR="00733560" w:rsidRDefault="00733560" w:rsidP="008A4D17">
      <w:pPr>
        <w:pStyle w:val="a9"/>
        <w:widowControl w:val="0"/>
        <w:numPr>
          <w:ilvl w:val="1"/>
          <w:numId w:val="56"/>
        </w:numPr>
        <w:spacing w:after="0" w:line="240" w:lineRule="auto"/>
        <w:jc w:val="both"/>
      </w:pPr>
      <w:r>
        <w:t>E</w:t>
      </w:r>
      <w:r>
        <w:rPr>
          <w:rFonts w:hint="eastAsia"/>
        </w:rPr>
        <w:t>nable</w:t>
      </w:r>
    </w:p>
    <w:p w14:paraId="7D0E57C5" w14:textId="3E1A256D" w:rsidR="00733560" w:rsidRDefault="00733560" w:rsidP="008A4D17">
      <w:pPr>
        <w:pStyle w:val="a9"/>
        <w:widowControl w:val="0"/>
        <w:numPr>
          <w:ilvl w:val="2"/>
          <w:numId w:val="56"/>
        </w:numPr>
        <w:spacing w:after="0" w:line="240" w:lineRule="auto"/>
        <w:jc w:val="both"/>
      </w:pPr>
      <w:r>
        <w:rPr>
          <w:rFonts w:hint="eastAsia"/>
        </w:rPr>
        <w:t>起始年；结束年</w:t>
      </w:r>
    </w:p>
    <w:p w14:paraId="749539D7" w14:textId="419C8227" w:rsidR="00733560" w:rsidRDefault="007528DE" w:rsidP="008A4D17">
      <w:pPr>
        <w:pStyle w:val="a9"/>
        <w:widowControl w:val="0"/>
        <w:numPr>
          <w:ilvl w:val="2"/>
          <w:numId w:val="56"/>
        </w:numPr>
        <w:spacing w:after="0" w:line="240" w:lineRule="auto"/>
        <w:jc w:val="both"/>
      </w:pPr>
      <w:r>
        <w:rPr>
          <w:rFonts w:hint="eastAsia"/>
        </w:rPr>
        <w:t>10</w:t>
      </w:r>
      <w:r>
        <w:rPr>
          <w:rFonts w:hint="eastAsia"/>
        </w:rPr>
        <w:t>个年</w:t>
      </w:r>
      <w:r w:rsidR="00D02040">
        <w:rPr>
          <w:rFonts w:hint="eastAsia"/>
        </w:rPr>
        <w:t>节假</w:t>
      </w:r>
      <w:r>
        <w:rPr>
          <w:rFonts w:hint="eastAsia"/>
        </w:rPr>
        <w:t>日</w:t>
      </w:r>
      <w:r w:rsidR="00AE2377">
        <w:rPr>
          <w:rFonts w:hint="eastAsia"/>
        </w:rPr>
        <w:t>独立</w:t>
      </w:r>
      <w:r>
        <w:rPr>
          <w:rFonts w:hint="eastAsia"/>
        </w:rPr>
        <w:t>配置</w:t>
      </w:r>
    </w:p>
    <w:p w14:paraId="399EF869" w14:textId="69535295" w:rsidR="007528DE" w:rsidRDefault="007528DE" w:rsidP="008A4D17">
      <w:pPr>
        <w:pStyle w:val="a9"/>
        <w:widowControl w:val="0"/>
        <w:numPr>
          <w:ilvl w:val="3"/>
          <w:numId w:val="56"/>
        </w:numPr>
        <w:spacing w:after="0" w:line="240" w:lineRule="auto"/>
        <w:jc w:val="both"/>
      </w:pPr>
      <w:r>
        <w:rPr>
          <w:rFonts w:hint="eastAsia"/>
        </w:rPr>
        <w:t>年</w:t>
      </w:r>
      <w:r w:rsidR="00D02040">
        <w:rPr>
          <w:rFonts w:hint="eastAsia"/>
        </w:rPr>
        <w:t>：如</w:t>
      </w:r>
      <w:r w:rsidR="00D02040">
        <w:rPr>
          <w:rFonts w:hint="eastAsia"/>
        </w:rPr>
        <w:t>2024</w:t>
      </w:r>
    </w:p>
    <w:p w14:paraId="1748AC7B" w14:textId="25159E5C" w:rsidR="00D02040" w:rsidRDefault="00D02040" w:rsidP="008A4D17">
      <w:pPr>
        <w:pStyle w:val="a9"/>
        <w:widowControl w:val="0"/>
        <w:numPr>
          <w:ilvl w:val="3"/>
          <w:numId w:val="56"/>
        </w:numPr>
        <w:spacing w:after="0" w:line="240" w:lineRule="auto"/>
        <w:jc w:val="both"/>
      </w:pPr>
      <w:r>
        <w:rPr>
          <w:rFonts w:hint="eastAsia"/>
        </w:rPr>
        <w:t>当年节假日个数</w:t>
      </w:r>
      <w:r w:rsidR="00D15605">
        <w:rPr>
          <w:rFonts w:hint="eastAsia"/>
        </w:rPr>
        <w:t>：</w:t>
      </w:r>
      <w:r w:rsidR="00D15605">
        <w:rPr>
          <w:rFonts w:hint="eastAsia"/>
        </w:rPr>
        <w:t>0-30</w:t>
      </w:r>
    </w:p>
    <w:p w14:paraId="1BAD04EE" w14:textId="51023685" w:rsidR="00D15605" w:rsidRDefault="00AE2377" w:rsidP="008A4D17">
      <w:pPr>
        <w:pStyle w:val="a9"/>
        <w:widowControl w:val="0"/>
        <w:numPr>
          <w:ilvl w:val="3"/>
          <w:numId w:val="56"/>
        </w:numPr>
        <w:spacing w:after="0" w:line="240" w:lineRule="auto"/>
        <w:jc w:val="both"/>
      </w:pPr>
      <w:r>
        <w:rPr>
          <w:rFonts w:hint="eastAsia"/>
        </w:rPr>
        <w:t>每个</w:t>
      </w:r>
      <w:r w:rsidR="00C4112C">
        <w:rPr>
          <w:rFonts w:hint="eastAsia"/>
        </w:rPr>
        <w:t>节假日</w:t>
      </w:r>
      <w:r>
        <w:rPr>
          <w:rFonts w:hint="eastAsia"/>
        </w:rPr>
        <w:t>独立</w:t>
      </w:r>
      <w:r w:rsidR="00C4112C">
        <w:rPr>
          <w:rFonts w:hint="eastAsia"/>
        </w:rPr>
        <w:t>配置</w:t>
      </w:r>
    </w:p>
    <w:p w14:paraId="2941D527" w14:textId="1338DB38" w:rsidR="00C4112C" w:rsidRDefault="00C4112C" w:rsidP="008A4D17">
      <w:pPr>
        <w:pStyle w:val="a9"/>
        <w:widowControl w:val="0"/>
        <w:numPr>
          <w:ilvl w:val="4"/>
          <w:numId w:val="56"/>
        </w:numPr>
        <w:spacing w:after="0" w:line="240" w:lineRule="auto"/>
        <w:jc w:val="both"/>
      </w:pPr>
      <w:r>
        <w:rPr>
          <w:rFonts w:hint="eastAsia"/>
        </w:rPr>
        <w:t>月</w:t>
      </w:r>
    </w:p>
    <w:p w14:paraId="32647547" w14:textId="5BD9978B" w:rsidR="008E040E" w:rsidRDefault="008E040E" w:rsidP="008A4D17">
      <w:pPr>
        <w:pStyle w:val="a9"/>
        <w:widowControl w:val="0"/>
        <w:numPr>
          <w:ilvl w:val="4"/>
          <w:numId w:val="56"/>
        </w:numPr>
        <w:spacing w:after="0" w:line="240" w:lineRule="auto"/>
        <w:jc w:val="both"/>
      </w:pPr>
      <w:r>
        <w:rPr>
          <w:rFonts w:hint="eastAsia"/>
        </w:rPr>
        <w:t>日</w:t>
      </w:r>
    </w:p>
    <w:p w14:paraId="6176BA2C" w14:textId="182978A5" w:rsidR="008E040E" w:rsidRDefault="008E040E" w:rsidP="008A4D17">
      <w:pPr>
        <w:pStyle w:val="a9"/>
        <w:widowControl w:val="0"/>
        <w:numPr>
          <w:ilvl w:val="4"/>
          <w:numId w:val="56"/>
        </w:numPr>
        <w:spacing w:after="0" w:line="240" w:lineRule="auto"/>
        <w:jc w:val="both"/>
      </w:pPr>
      <w:r>
        <w:t>S</w:t>
      </w:r>
      <w:r>
        <w:rPr>
          <w:rFonts w:hint="eastAsia"/>
        </w:rPr>
        <w:t>chedule ID</w:t>
      </w:r>
    </w:p>
    <w:p w14:paraId="5221CEC1" w14:textId="73A50711" w:rsidR="00183909" w:rsidRDefault="00183909" w:rsidP="008A4D17">
      <w:pPr>
        <w:pStyle w:val="a9"/>
        <w:widowControl w:val="0"/>
        <w:numPr>
          <w:ilvl w:val="0"/>
          <w:numId w:val="56"/>
        </w:numPr>
        <w:spacing w:after="0" w:line="240" w:lineRule="auto"/>
        <w:jc w:val="both"/>
      </w:pPr>
      <w:r>
        <w:rPr>
          <w:rFonts w:hint="eastAsia"/>
        </w:rPr>
        <w:t>每</w:t>
      </w:r>
      <w:r w:rsidR="004577F5">
        <w:rPr>
          <w:rFonts w:hint="eastAsia"/>
        </w:rPr>
        <w:t>月</w:t>
      </w:r>
      <w:r>
        <w:rPr>
          <w:rFonts w:hint="eastAsia"/>
        </w:rPr>
        <w:t>计费时间</w:t>
      </w:r>
    </w:p>
    <w:p w14:paraId="224FF393" w14:textId="38F56598" w:rsidR="003E4B91" w:rsidRDefault="003E4B91" w:rsidP="008A4D17">
      <w:pPr>
        <w:pStyle w:val="a9"/>
        <w:widowControl w:val="0"/>
        <w:numPr>
          <w:ilvl w:val="1"/>
          <w:numId w:val="56"/>
        </w:numPr>
        <w:spacing w:after="0" w:line="240" w:lineRule="auto"/>
        <w:jc w:val="both"/>
      </w:pPr>
      <w:r>
        <w:rPr>
          <w:rFonts w:hint="eastAsia"/>
        </w:rPr>
        <w:t>特殊计费日开关：</w:t>
      </w:r>
      <w:r>
        <w:rPr>
          <w:rFonts w:hint="eastAsia"/>
        </w:rPr>
        <w:t>disable/enable</w:t>
      </w:r>
    </w:p>
    <w:p w14:paraId="32D9D532" w14:textId="6129C6F9" w:rsidR="003E4B91" w:rsidRDefault="003E4B91" w:rsidP="008A4D17">
      <w:pPr>
        <w:pStyle w:val="a9"/>
        <w:widowControl w:val="0"/>
        <w:numPr>
          <w:ilvl w:val="1"/>
          <w:numId w:val="56"/>
        </w:numPr>
        <w:spacing w:after="0" w:line="240" w:lineRule="auto"/>
        <w:jc w:val="both"/>
      </w:pPr>
      <w:r>
        <w:t>D</w:t>
      </w:r>
      <w:r>
        <w:rPr>
          <w:rFonts w:hint="eastAsia"/>
        </w:rPr>
        <w:t>isable</w:t>
      </w:r>
      <w:r>
        <w:rPr>
          <w:rFonts w:hint="eastAsia"/>
        </w:rPr>
        <w:t>：每月</w:t>
      </w:r>
      <w:r>
        <w:rPr>
          <w:rFonts w:hint="eastAsia"/>
        </w:rPr>
        <w:t>1</w:t>
      </w:r>
      <w:r>
        <w:rPr>
          <w:rFonts w:hint="eastAsia"/>
        </w:rPr>
        <w:t>日</w:t>
      </w:r>
      <w:r>
        <w:rPr>
          <w:rFonts w:hint="eastAsia"/>
        </w:rPr>
        <w:t>0</w:t>
      </w:r>
      <w:r>
        <w:rPr>
          <w:rFonts w:hint="eastAsia"/>
        </w:rPr>
        <w:t>点整</w:t>
      </w:r>
    </w:p>
    <w:p w14:paraId="2316C0EB" w14:textId="6C3685C0" w:rsidR="003E4B91" w:rsidRDefault="003E4B91" w:rsidP="008A4D17">
      <w:pPr>
        <w:pStyle w:val="a9"/>
        <w:widowControl w:val="0"/>
        <w:numPr>
          <w:ilvl w:val="1"/>
          <w:numId w:val="56"/>
        </w:numPr>
        <w:spacing w:after="0" w:line="240" w:lineRule="auto"/>
        <w:jc w:val="both"/>
      </w:pPr>
      <w:r>
        <w:rPr>
          <w:rFonts w:hint="eastAsia"/>
        </w:rPr>
        <w:t>Enable</w:t>
      </w:r>
    </w:p>
    <w:p w14:paraId="49E1B3C0" w14:textId="3D3E83B8" w:rsidR="00183909" w:rsidRDefault="00183909" w:rsidP="008A4D17">
      <w:pPr>
        <w:pStyle w:val="a9"/>
        <w:widowControl w:val="0"/>
        <w:numPr>
          <w:ilvl w:val="2"/>
          <w:numId w:val="56"/>
        </w:numPr>
        <w:spacing w:after="0" w:line="240" w:lineRule="auto"/>
        <w:jc w:val="both"/>
      </w:pPr>
      <w:r>
        <w:rPr>
          <w:rFonts w:hint="eastAsia"/>
        </w:rPr>
        <w:t>日（每月第几天）</w:t>
      </w:r>
      <w:r>
        <w:rPr>
          <w:rFonts w:hint="eastAsia"/>
        </w:rPr>
        <w:t>1-31</w:t>
      </w:r>
    </w:p>
    <w:p w14:paraId="34C091A2" w14:textId="264F9FE1" w:rsidR="00183909" w:rsidRDefault="00183909" w:rsidP="008A4D17">
      <w:pPr>
        <w:pStyle w:val="a9"/>
        <w:widowControl w:val="0"/>
        <w:numPr>
          <w:ilvl w:val="2"/>
          <w:numId w:val="56"/>
        </w:numPr>
        <w:spacing w:after="0" w:line="240" w:lineRule="auto"/>
        <w:jc w:val="both"/>
      </w:pPr>
      <w:r>
        <w:rPr>
          <w:rFonts w:hint="eastAsia"/>
        </w:rPr>
        <w:t>时</w:t>
      </w:r>
    </w:p>
    <w:p w14:paraId="5FD14216" w14:textId="6285EEC9" w:rsidR="00183909" w:rsidRDefault="00183909" w:rsidP="008A4D17">
      <w:pPr>
        <w:pStyle w:val="a9"/>
        <w:widowControl w:val="0"/>
        <w:numPr>
          <w:ilvl w:val="2"/>
          <w:numId w:val="56"/>
        </w:numPr>
        <w:spacing w:after="0" w:line="240" w:lineRule="auto"/>
        <w:jc w:val="both"/>
      </w:pPr>
      <w:r>
        <w:rPr>
          <w:rFonts w:hint="eastAsia"/>
        </w:rPr>
        <w:t>分</w:t>
      </w:r>
    </w:p>
    <w:p w14:paraId="29B6D13D" w14:textId="23260620" w:rsidR="00183909" w:rsidRDefault="00183909" w:rsidP="008A4D17">
      <w:pPr>
        <w:pStyle w:val="a9"/>
        <w:widowControl w:val="0"/>
        <w:numPr>
          <w:ilvl w:val="2"/>
          <w:numId w:val="56"/>
        </w:numPr>
        <w:spacing w:after="0" w:line="240" w:lineRule="auto"/>
        <w:jc w:val="both"/>
      </w:pPr>
      <w:r>
        <w:rPr>
          <w:rFonts w:hint="eastAsia"/>
        </w:rPr>
        <w:t>秒</w:t>
      </w:r>
    </w:p>
    <w:p w14:paraId="1DCDDBB7" w14:textId="77777777" w:rsidR="00D25158" w:rsidRDefault="00D25158" w:rsidP="00D25158">
      <w:pPr>
        <w:widowControl w:val="0"/>
        <w:spacing w:after="0" w:line="240" w:lineRule="auto"/>
        <w:jc w:val="both"/>
      </w:pPr>
    </w:p>
    <w:p w14:paraId="409595C2" w14:textId="77777777" w:rsidR="00D25158" w:rsidRDefault="00D25158" w:rsidP="00D25158">
      <w:r>
        <w:rPr>
          <w:rFonts w:hint="eastAsia"/>
        </w:rPr>
        <w:t>TOU</w:t>
      </w:r>
      <w:r>
        <w:rPr>
          <w:rFonts w:hint="eastAsia"/>
        </w:rPr>
        <w:t>功能是按用户配置，将用电量（通常是</w:t>
      </w:r>
      <w:r>
        <w:rPr>
          <w:rFonts w:hint="eastAsia"/>
        </w:rPr>
        <w:t>import active energy</w:t>
      </w:r>
      <w:r>
        <w:rPr>
          <w:rFonts w:hint="eastAsia"/>
        </w:rPr>
        <w:t>）累计到对应的用电类型（如高峰期，低谷期等）上。</w:t>
      </w:r>
    </w:p>
    <w:p w14:paraId="743C935B" w14:textId="6ED95F84" w:rsidR="00EF7868" w:rsidRDefault="00EF7868" w:rsidP="00EF7868">
      <w:pPr>
        <w:pStyle w:val="3"/>
      </w:pPr>
      <w:bookmarkStart w:id="73" w:name="_Toc173748994"/>
      <w:r>
        <w:rPr>
          <w:rFonts w:hint="eastAsia"/>
        </w:rPr>
        <w:t xml:space="preserve">3.2.2 </w:t>
      </w:r>
      <w:r>
        <w:rPr>
          <w:rFonts w:hint="eastAsia"/>
        </w:rPr>
        <w:t>分时用电记录</w:t>
      </w:r>
      <w:bookmarkEnd w:id="73"/>
    </w:p>
    <w:p w14:paraId="2EBD9461" w14:textId="73E849F4" w:rsidR="00D70654" w:rsidRDefault="002C6846" w:rsidP="00D25158">
      <w:pPr>
        <w:widowControl w:val="0"/>
        <w:spacing w:after="0" w:line="240" w:lineRule="auto"/>
        <w:jc w:val="both"/>
      </w:pPr>
      <w:r>
        <w:rPr>
          <w:rFonts w:hint="eastAsia"/>
        </w:rPr>
        <w:t>AcuRev4100</w:t>
      </w:r>
      <w:r w:rsidR="00D25158">
        <w:rPr>
          <w:rFonts w:hint="eastAsia"/>
        </w:rPr>
        <w:t>记录本月和上月的</w:t>
      </w:r>
      <w:r w:rsidR="00D25158">
        <w:rPr>
          <w:rFonts w:hint="eastAsia"/>
        </w:rPr>
        <w:t>TOU</w:t>
      </w:r>
      <w:r w:rsidR="000A5E93">
        <w:rPr>
          <w:rFonts w:hint="eastAsia"/>
        </w:rPr>
        <w:t>用电情</w:t>
      </w:r>
      <w:r w:rsidR="007D41F3">
        <w:rPr>
          <w:rFonts w:hint="eastAsia"/>
        </w:rPr>
        <w:t>况（</w:t>
      </w:r>
      <w:r w:rsidR="00003FCF">
        <w:rPr>
          <w:rFonts w:hint="eastAsia"/>
        </w:rPr>
        <w:t>到</w:t>
      </w:r>
      <w:r w:rsidR="007D41F3">
        <w:rPr>
          <w:rFonts w:hint="eastAsia"/>
        </w:rPr>
        <w:t>每月计费时间</w:t>
      </w:r>
      <w:r w:rsidR="00C03DDB">
        <w:rPr>
          <w:rFonts w:hint="eastAsia"/>
        </w:rPr>
        <w:t>将</w:t>
      </w:r>
      <w:r w:rsidR="00127F7C">
        <w:rPr>
          <w:rFonts w:hint="eastAsia"/>
        </w:rPr>
        <w:t>更新上月</w:t>
      </w:r>
      <w:r w:rsidR="00127F7C">
        <w:rPr>
          <w:rFonts w:hint="eastAsia"/>
        </w:rPr>
        <w:t>TOU</w:t>
      </w:r>
      <w:r w:rsidR="00127F7C">
        <w:rPr>
          <w:rFonts w:hint="eastAsia"/>
        </w:rPr>
        <w:t>值</w:t>
      </w:r>
      <w:r w:rsidR="007D41F3">
        <w:rPr>
          <w:rFonts w:hint="eastAsia"/>
        </w:rPr>
        <w:t>）</w:t>
      </w:r>
      <w:r w:rsidR="00D70654">
        <w:rPr>
          <w:rFonts w:hint="eastAsia"/>
        </w:rPr>
        <w:t>，包括</w:t>
      </w:r>
    </w:p>
    <w:p w14:paraId="14895859" w14:textId="77777777" w:rsidR="002F1AE8" w:rsidRDefault="002F1AE8" w:rsidP="008A4D17">
      <w:pPr>
        <w:pStyle w:val="a9"/>
        <w:numPr>
          <w:ilvl w:val="0"/>
          <w:numId w:val="56"/>
        </w:numPr>
        <w:spacing w:after="0" w:line="240" w:lineRule="auto"/>
      </w:pPr>
      <w:r>
        <w:rPr>
          <w:rFonts w:hint="eastAsia"/>
        </w:rPr>
        <w:t>对</w:t>
      </w:r>
      <w:r>
        <w:rPr>
          <w:rFonts w:hint="eastAsia"/>
        </w:rPr>
        <w:t>24</w:t>
      </w:r>
      <w:r>
        <w:rPr>
          <w:rFonts w:hint="eastAsia"/>
        </w:rPr>
        <w:t>路输入，</w:t>
      </w:r>
      <w:r>
        <w:rPr>
          <w:rFonts w:hint="eastAsia"/>
        </w:rPr>
        <w:t>12</w:t>
      </w:r>
      <w:r>
        <w:rPr>
          <w:rFonts w:hint="eastAsia"/>
        </w:rPr>
        <w:t>路用户，和系统</w:t>
      </w:r>
      <w:r>
        <w:rPr>
          <w:rFonts w:hint="eastAsia"/>
        </w:rPr>
        <w:t>A/B/C</w:t>
      </w:r>
      <w:r>
        <w:rPr>
          <w:rFonts w:hint="eastAsia"/>
        </w:rPr>
        <w:t>总</w:t>
      </w:r>
    </w:p>
    <w:p w14:paraId="29BC2D1E" w14:textId="7CAEC912" w:rsidR="00D70654" w:rsidRDefault="00D8409B" w:rsidP="008A4D17">
      <w:pPr>
        <w:pStyle w:val="a9"/>
        <w:widowControl w:val="0"/>
        <w:numPr>
          <w:ilvl w:val="0"/>
          <w:numId w:val="56"/>
        </w:numPr>
        <w:spacing w:after="0" w:line="240" w:lineRule="auto"/>
        <w:jc w:val="both"/>
      </w:pPr>
      <w:r>
        <w:rPr>
          <w:rFonts w:hint="eastAsia"/>
        </w:rPr>
        <w:t>TOU Energy</w:t>
      </w:r>
      <w:r w:rsidR="00CE6DF0">
        <w:rPr>
          <w:rFonts w:hint="eastAsia"/>
        </w:rPr>
        <w:t xml:space="preserve"> (</w:t>
      </w:r>
      <w:r w:rsidR="00CE6DF0">
        <w:rPr>
          <w:rFonts w:hint="eastAsia"/>
        </w:rPr>
        <w:t>基于</w:t>
      </w:r>
      <w:r w:rsidR="00CE6DF0">
        <w:rPr>
          <w:rFonts w:hint="eastAsia"/>
        </w:rPr>
        <w:t>import active energy)</w:t>
      </w:r>
    </w:p>
    <w:p w14:paraId="193EABB2" w14:textId="031F61A9" w:rsidR="00D8409B" w:rsidRDefault="00D8409B" w:rsidP="008A4D17">
      <w:pPr>
        <w:pStyle w:val="a9"/>
        <w:widowControl w:val="0"/>
        <w:numPr>
          <w:ilvl w:val="1"/>
          <w:numId w:val="56"/>
        </w:numPr>
        <w:spacing w:after="0" w:line="240" w:lineRule="auto"/>
        <w:jc w:val="both"/>
      </w:pPr>
      <w:r>
        <w:rPr>
          <w:rFonts w:hint="eastAsia"/>
        </w:rPr>
        <w:t>各个</w:t>
      </w:r>
      <w:r w:rsidR="00331C35">
        <w:rPr>
          <w:rFonts w:hint="eastAsia"/>
        </w:rPr>
        <w:t>费率（尖峰谷平）和总</w:t>
      </w:r>
      <w:r w:rsidR="004C6DE5">
        <w:rPr>
          <w:rFonts w:hint="eastAsia"/>
        </w:rPr>
        <w:t xml:space="preserve"> </w:t>
      </w:r>
    </w:p>
    <w:p w14:paraId="2F1F990C" w14:textId="77777777" w:rsidR="00C31EDB" w:rsidRDefault="00C31EDB" w:rsidP="00C31EDB">
      <w:pPr>
        <w:widowControl w:val="0"/>
        <w:spacing w:after="0" w:line="240" w:lineRule="auto"/>
        <w:jc w:val="both"/>
      </w:pPr>
    </w:p>
    <w:p w14:paraId="56D69E97" w14:textId="73DE8A0E" w:rsidR="0003613F" w:rsidRPr="006A6F25" w:rsidRDefault="00FB6D5E" w:rsidP="0003613F">
      <w:r>
        <w:rPr>
          <w:rFonts w:hint="eastAsia"/>
        </w:rPr>
        <w:t>未铅封时，用户可清除</w:t>
      </w:r>
      <w:r>
        <w:rPr>
          <w:rFonts w:hint="eastAsia"/>
        </w:rPr>
        <w:t xml:space="preserve">TOU energy </w:t>
      </w:r>
    </w:p>
    <w:p w14:paraId="028EE5B8" w14:textId="1E6F49B6" w:rsidR="0003613F" w:rsidRDefault="0003613F" w:rsidP="0003613F">
      <w:pPr>
        <w:pStyle w:val="2"/>
      </w:pPr>
      <w:bookmarkStart w:id="74" w:name="_Toc100504424"/>
      <w:bookmarkStart w:id="75" w:name="_Toc173748995"/>
      <w:r>
        <w:rPr>
          <w:rFonts w:hint="eastAsia"/>
        </w:rPr>
        <w:t>3</w:t>
      </w:r>
      <w:r>
        <w:t xml:space="preserve">.3 </w:t>
      </w:r>
      <w:r w:rsidR="00385E2C">
        <w:rPr>
          <w:rFonts w:hint="eastAsia"/>
        </w:rPr>
        <w:t>电能质量</w:t>
      </w:r>
      <w:r>
        <w:t>Power Quality</w:t>
      </w:r>
      <w:bookmarkEnd w:id="74"/>
      <w:bookmarkEnd w:id="75"/>
    </w:p>
    <w:p w14:paraId="3F0F75AC" w14:textId="4EB2272F" w:rsidR="0003613F" w:rsidRPr="00FA407E" w:rsidRDefault="002C6846" w:rsidP="0003613F">
      <w:r>
        <w:rPr>
          <w:rFonts w:hint="eastAsia"/>
        </w:rPr>
        <w:t>AcuRev4100</w:t>
      </w:r>
      <w:r w:rsidR="00385E2C">
        <w:rPr>
          <w:rFonts w:hint="eastAsia"/>
        </w:rPr>
        <w:t>支持监控电能质量事件，记录电能质量事件，</w:t>
      </w:r>
      <w:r w:rsidR="0070091D">
        <w:rPr>
          <w:rFonts w:hint="eastAsia"/>
        </w:rPr>
        <w:t>和触发波形记录</w:t>
      </w:r>
    </w:p>
    <w:p w14:paraId="4F22194F" w14:textId="202DB612" w:rsidR="0003613F" w:rsidRDefault="0003613F" w:rsidP="0003613F">
      <w:pPr>
        <w:pStyle w:val="3"/>
      </w:pPr>
      <w:bookmarkStart w:id="76" w:name="_Toc100504425"/>
      <w:bookmarkStart w:id="77" w:name="_Toc173748996"/>
      <w:r>
        <w:rPr>
          <w:rFonts w:hint="eastAsia"/>
        </w:rPr>
        <w:t>3</w:t>
      </w:r>
      <w:r>
        <w:t xml:space="preserve">.3.1 </w:t>
      </w:r>
      <w:r w:rsidR="00FF1BEA">
        <w:rPr>
          <w:rFonts w:hint="eastAsia"/>
        </w:rPr>
        <w:t>电能质量事件</w:t>
      </w:r>
      <w:r>
        <w:t>Power Quality Event</w:t>
      </w:r>
      <w:bookmarkEnd w:id="76"/>
      <w:bookmarkEnd w:id="77"/>
    </w:p>
    <w:p w14:paraId="41C4123A" w14:textId="4D4C886E" w:rsidR="0003613F" w:rsidRDefault="002C6846" w:rsidP="0003613F">
      <w:r>
        <w:rPr>
          <w:rFonts w:hint="eastAsia"/>
        </w:rPr>
        <w:t>AcuRev4100</w:t>
      </w:r>
      <w:r w:rsidR="00FF1BEA">
        <w:rPr>
          <w:rFonts w:hint="eastAsia"/>
        </w:rPr>
        <w:t>支持监控以下电能质量事件</w:t>
      </w:r>
    </w:p>
    <w:p w14:paraId="59B66F5D" w14:textId="29512A6B" w:rsidR="00FF1BEA" w:rsidRDefault="00FF1BEA" w:rsidP="008A4D17">
      <w:pPr>
        <w:pStyle w:val="a9"/>
        <w:numPr>
          <w:ilvl w:val="0"/>
          <w:numId w:val="21"/>
        </w:numPr>
      </w:pPr>
      <w:r>
        <w:rPr>
          <w:rFonts w:hint="eastAsia"/>
        </w:rPr>
        <w:t>电压</w:t>
      </w:r>
      <w:r>
        <w:rPr>
          <w:rFonts w:hint="eastAsia"/>
        </w:rPr>
        <w:t xml:space="preserve"> Sag/Swell/Interruption</w:t>
      </w:r>
    </w:p>
    <w:p w14:paraId="6349E53B" w14:textId="37C58C08" w:rsidR="00FF1BEA" w:rsidRDefault="00FF1BEA" w:rsidP="00527A91">
      <w:pPr>
        <w:pStyle w:val="a9"/>
        <w:numPr>
          <w:ilvl w:val="0"/>
          <w:numId w:val="21"/>
        </w:numPr>
      </w:pPr>
      <w:r>
        <w:rPr>
          <w:rFonts w:hint="eastAsia"/>
        </w:rPr>
        <w:lastRenderedPageBreak/>
        <w:t>电流</w:t>
      </w:r>
      <w:r>
        <w:rPr>
          <w:rFonts w:hint="eastAsia"/>
        </w:rPr>
        <w:t>Swell</w:t>
      </w:r>
    </w:p>
    <w:p w14:paraId="5EA298F0" w14:textId="36FA1579" w:rsidR="00BE0684" w:rsidRDefault="00FB1630" w:rsidP="0003613F">
      <w:r>
        <w:rPr>
          <w:rFonts w:hint="eastAsia"/>
        </w:rPr>
        <w:t>每种电能质量事件支持</w:t>
      </w:r>
      <w:r w:rsidR="00BE0684">
        <w:rPr>
          <w:rFonts w:hint="eastAsia"/>
        </w:rPr>
        <w:t>配置</w:t>
      </w:r>
    </w:p>
    <w:p w14:paraId="6BC7EA5C" w14:textId="32B570D4" w:rsidR="00BE0684" w:rsidRDefault="00FB1630" w:rsidP="008A4D17">
      <w:pPr>
        <w:pStyle w:val="a9"/>
        <w:numPr>
          <w:ilvl w:val="0"/>
          <w:numId w:val="21"/>
        </w:numPr>
      </w:pPr>
      <w:r>
        <w:rPr>
          <w:rFonts w:hint="eastAsia"/>
        </w:rPr>
        <w:t>阈值</w:t>
      </w:r>
      <w:r w:rsidR="005B5D0D">
        <w:rPr>
          <w:rFonts w:hint="eastAsia"/>
        </w:rPr>
        <w:t>/</w:t>
      </w:r>
      <w:r w:rsidR="005B5D0D">
        <w:rPr>
          <w:rFonts w:hint="eastAsia"/>
        </w:rPr>
        <w:t>抖动值</w:t>
      </w:r>
    </w:p>
    <w:p w14:paraId="591008FE" w14:textId="77777777" w:rsidR="00BE0684" w:rsidRDefault="00BE0684" w:rsidP="008A4D17">
      <w:pPr>
        <w:pStyle w:val="a9"/>
        <w:numPr>
          <w:ilvl w:val="0"/>
          <w:numId w:val="21"/>
        </w:numPr>
      </w:pPr>
      <w:r>
        <w:rPr>
          <w:rFonts w:hint="eastAsia"/>
        </w:rPr>
        <w:t>是否</w:t>
      </w:r>
      <w:r w:rsidR="00FB1630">
        <w:rPr>
          <w:rFonts w:hint="eastAsia"/>
        </w:rPr>
        <w:t>触发录波</w:t>
      </w:r>
    </w:p>
    <w:p w14:paraId="69999D2D" w14:textId="607BBCC8" w:rsidR="00BE0684" w:rsidRDefault="00FF032E" w:rsidP="008A4D17">
      <w:pPr>
        <w:pStyle w:val="a9"/>
        <w:numPr>
          <w:ilvl w:val="0"/>
          <w:numId w:val="21"/>
        </w:numPr>
      </w:pPr>
      <w:r>
        <w:rPr>
          <w:rFonts w:hint="eastAsia"/>
        </w:rPr>
        <w:t>是否</w:t>
      </w:r>
      <w:r w:rsidR="00FB1630">
        <w:rPr>
          <w:rFonts w:hint="eastAsia"/>
        </w:rPr>
        <w:t>触发</w:t>
      </w:r>
      <w:r w:rsidR="002E72B5">
        <w:rPr>
          <w:rFonts w:hint="eastAsia"/>
        </w:rPr>
        <w:t>一个</w:t>
      </w:r>
      <w:r w:rsidR="00FB1630">
        <w:rPr>
          <w:rFonts w:hint="eastAsia"/>
        </w:rPr>
        <w:t>DO</w:t>
      </w:r>
      <w:r>
        <w:rPr>
          <w:rFonts w:hint="eastAsia"/>
        </w:rPr>
        <w:t>，及</w:t>
      </w:r>
      <w:r>
        <w:rPr>
          <w:rFonts w:hint="eastAsia"/>
        </w:rPr>
        <w:t>DO ID</w:t>
      </w:r>
    </w:p>
    <w:p w14:paraId="211F0BA4" w14:textId="59D1ED5F" w:rsidR="00FF032E" w:rsidRPr="00F90B13" w:rsidRDefault="00FF032E" w:rsidP="008A4D17">
      <w:pPr>
        <w:pStyle w:val="a9"/>
        <w:numPr>
          <w:ilvl w:val="0"/>
          <w:numId w:val="21"/>
        </w:numPr>
      </w:pPr>
      <w:r w:rsidRPr="00F90B13">
        <w:rPr>
          <w:rFonts w:hint="eastAsia"/>
        </w:rPr>
        <w:t>是否触发一个</w:t>
      </w:r>
      <w:r w:rsidRPr="00F90B13">
        <w:rPr>
          <w:rFonts w:hint="eastAsia"/>
        </w:rPr>
        <w:t>RO</w:t>
      </w:r>
      <w:r w:rsidRPr="00F90B13">
        <w:rPr>
          <w:rFonts w:hint="eastAsia"/>
        </w:rPr>
        <w:t>，及</w:t>
      </w:r>
      <w:r w:rsidRPr="00F90B13">
        <w:rPr>
          <w:rFonts w:hint="eastAsia"/>
        </w:rPr>
        <w:t>RO ID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5074E" w14:paraId="0F03FDCB" w14:textId="77777777" w:rsidTr="0035074E">
        <w:tc>
          <w:tcPr>
            <w:tcW w:w="3116" w:type="dxa"/>
          </w:tcPr>
          <w:p w14:paraId="36839E26" w14:textId="3BA7F495" w:rsidR="0035074E" w:rsidRPr="00BE0684" w:rsidRDefault="0035074E" w:rsidP="0035074E">
            <w:pPr>
              <w:rPr>
                <w:b/>
                <w:bCs/>
              </w:rPr>
            </w:pPr>
            <w:r w:rsidRPr="00BE0684">
              <w:rPr>
                <w:rFonts w:hint="eastAsia"/>
                <w:b/>
                <w:bCs/>
              </w:rPr>
              <w:t>电能质量事件名称</w:t>
            </w:r>
          </w:p>
        </w:tc>
        <w:tc>
          <w:tcPr>
            <w:tcW w:w="3117" w:type="dxa"/>
          </w:tcPr>
          <w:p w14:paraId="7256E1AE" w14:textId="55EF5786" w:rsidR="0035074E" w:rsidRPr="00BE0684" w:rsidRDefault="0035074E" w:rsidP="0035074E">
            <w:pPr>
              <w:rPr>
                <w:b/>
                <w:bCs/>
              </w:rPr>
            </w:pPr>
            <w:r w:rsidRPr="00BE0684">
              <w:rPr>
                <w:rFonts w:hint="eastAsia"/>
                <w:b/>
                <w:bCs/>
              </w:rPr>
              <w:t>配置</w:t>
            </w:r>
          </w:p>
        </w:tc>
        <w:tc>
          <w:tcPr>
            <w:tcW w:w="3117" w:type="dxa"/>
          </w:tcPr>
          <w:p w14:paraId="0A1CD42A" w14:textId="2D57B1F5" w:rsidR="0035074E" w:rsidRPr="00BE0684" w:rsidRDefault="0008778E" w:rsidP="0035074E">
            <w:pPr>
              <w:rPr>
                <w:b/>
                <w:bCs/>
              </w:rPr>
            </w:pPr>
            <w:r w:rsidRPr="00BE0684">
              <w:rPr>
                <w:rFonts w:hint="eastAsia"/>
                <w:b/>
                <w:bCs/>
              </w:rPr>
              <w:t>备注</w:t>
            </w:r>
          </w:p>
        </w:tc>
      </w:tr>
      <w:tr w:rsidR="0035074E" w14:paraId="4EA31160" w14:textId="77777777" w:rsidTr="0035074E">
        <w:tc>
          <w:tcPr>
            <w:tcW w:w="3116" w:type="dxa"/>
          </w:tcPr>
          <w:p w14:paraId="7BA74B80" w14:textId="631C946E" w:rsidR="0035074E" w:rsidRDefault="0035074E" w:rsidP="0035074E">
            <w:r w:rsidRPr="007C7020">
              <w:rPr>
                <w:rFonts w:hint="eastAsia"/>
              </w:rPr>
              <w:t>电压</w:t>
            </w:r>
            <w:r w:rsidR="00A07287">
              <w:rPr>
                <w:rFonts w:hint="eastAsia"/>
              </w:rPr>
              <w:t>骤降</w:t>
            </w:r>
            <w:r w:rsidRPr="007C7020">
              <w:rPr>
                <w:rFonts w:hint="eastAsia"/>
              </w:rPr>
              <w:t xml:space="preserve"> </w:t>
            </w:r>
            <w:r w:rsidR="00A07287">
              <w:rPr>
                <w:rFonts w:hint="eastAsia"/>
              </w:rPr>
              <w:t xml:space="preserve">Voltage </w:t>
            </w:r>
            <w:r w:rsidRPr="007C7020">
              <w:rPr>
                <w:rFonts w:hint="eastAsia"/>
              </w:rPr>
              <w:t>Sag</w:t>
            </w:r>
          </w:p>
        </w:tc>
        <w:tc>
          <w:tcPr>
            <w:tcW w:w="3117" w:type="dxa"/>
          </w:tcPr>
          <w:p w14:paraId="5FCF2A0C" w14:textId="77777777" w:rsidR="0035074E" w:rsidRDefault="007B40B9" w:rsidP="008A4D17">
            <w:pPr>
              <w:pStyle w:val="a9"/>
              <w:numPr>
                <w:ilvl w:val="0"/>
                <w:numId w:val="21"/>
              </w:numPr>
            </w:pPr>
            <w:r>
              <w:rPr>
                <w:rFonts w:hint="eastAsia"/>
              </w:rPr>
              <w:t>阈值：</w:t>
            </w:r>
            <w:r>
              <w:rPr>
                <w:rFonts w:hint="eastAsia"/>
              </w:rPr>
              <w:t>10%-90%</w:t>
            </w:r>
          </w:p>
          <w:p w14:paraId="5C085E6A" w14:textId="70B7C074" w:rsidR="007B40B9" w:rsidRPr="007B40B9" w:rsidRDefault="007B40B9" w:rsidP="008A4D17">
            <w:pPr>
              <w:pStyle w:val="a9"/>
              <w:numPr>
                <w:ilvl w:val="0"/>
                <w:numId w:val="21"/>
              </w:numPr>
            </w:pPr>
            <w:r>
              <w:rPr>
                <w:rFonts w:hint="eastAsia"/>
              </w:rPr>
              <w:t>抖动：</w:t>
            </w:r>
            <w:r>
              <w:rPr>
                <w:rFonts w:hint="eastAsia"/>
              </w:rPr>
              <w:t>1-10%</w:t>
            </w:r>
          </w:p>
        </w:tc>
        <w:tc>
          <w:tcPr>
            <w:tcW w:w="3117" w:type="dxa"/>
          </w:tcPr>
          <w:p w14:paraId="68C228A7" w14:textId="77777777" w:rsidR="00DB6C07" w:rsidRDefault="00DB6C07" w:rsidP="008A4D17">
            <w:pPr>
              <w:pStyle w:val="a9"/>
              <w:numPr>
                <w:ilvl w:val="0"/>
                <w:numId w:val="21"/>
              </w:numPr>
            </w:pPr>
            <w:r w:rsidRPr="003A3DAC">
              <w:rPr>
                <w:rFonts w:hint="eastAsia"/>
              </w:rPr>
              <w:t>当任一一相电压小于（阈值</w:t>
            </w:r>
            <w:r w:rsidRPr="003A3DAC">
              <w:rPr>
                <w:rFonts w:hint="eastAsia"/>
              </w:rPr>
              <w:t>-</w:t>
            </w:r>
            <w:r w:rsidRPr="003A3DAC">
              <w:rPr>
                <w:rFonts w:hint="eastAsia"/>
              </w:rPr>
              <w:t>抖动）</w:t>
            </w:r>
            <w:r w:rsidRPr="003A3DAC">
              <w:rPr>
                <w:rFonts w:hint="eastAsia"/>
              </w:rPr>
              <w:t>*</w:t>
            </w:r>
            <w:r w:rsidRPr="003A3DAC">
              <w:rPr>
                <w:rFonts w:hint="eastAsia"/>
              </w:rPr>
              <w:t>额定电压时</w:t>
            </w:r>
            <w:r>
              <w:rPr>
                <w:rFonts w:hint="eastAsia"/>
              </w:rPr>
              <w:t>，事件触发</w:t>
            </w:r>
          </w:p>
          <w:p w14:paraId="481AFE85" w14:textId="7B9E70D2" w:rsidR="003A3DAC" w:rsidRPr="003A3DAC" w:rsidRDefault="00DB6C07" w:rsidP="008A4D17">
            <w:pPr>
              <w:pStyle w:val="a9"/>
              <w:numPr>
                <w:ilvl w:val="0"/>
                <w:numId w:val="21"/>
              </w:numPr>
            </w:pPr>
            <w:r>
              <w:rPr>
                <w:rFonts w:hint="eastAsia"/>
              </w:rPr>
              <w:t>当所有相电压大于</w:t>
            </w:r>
            <w:r w:rsidRPr="003A3DAC">
              <w:rPr>
                <w:rFonts w:hint="eastAsia"/>
              </w:rPr>
              <w:t>（阈值</w:t>
            </w:r>
            <w:r>
              <w:rPr>
                <w:rFonts w:hint="eastAsia"/>
              </w:rPr>
              <w:t>+</w:t>
            </w:r>
            <w:r w:rsidRPr="003A3DAC">
              <w:rPr>
                <w:rFonts w:hint="eastAsia"/>
              </w:rPr>
              <w:t>抖动）</w:t>
            </w:r>
            <w:r w:rsidRPr="003A3DAC">
              <w:rPr>
                <w:rFonts w:hint="eastAsia"/>
              </w:rPr>
              <w:t>*</w:t>
            </w:r>
            <w:r w:rsidRPr="003A3DAC">
              <w:rPr>
                <w:rFonts w:hint="eastAsia"/>
              </w:rPr>
              <w:t>额定电压</w:t>
            </w:r>
            <w:r>
              <w:rPr>
                <w:rFonts w:hint="eastAsia"/>
              </w:rPr>
              <w:t>，事件结束</w:t>
            </w:r>
          </w:p>
        </w:tc>
      </w:tr>
      <w:tr w:rsidR="0035074E" w14:paraId="087CE3D6" w14:textId="77777777" w:rsidTr="0035074E">
        <w:tc>
          <w:tcPr>
            <w:tcW w:w="3116" w:type="dxa"/>
          </w:tcPr>
          <w:p w14:paraId="33BD6A77" w14:textId="54054544" w:rsidR="0035074E" w:rsidRPr="007C7020" w:rsidRDefault="0035074E" w:rsidP="0035074E">
            <w:r w:rsidRPr="007C7020">
              <w:rPr>
                <w:rFonts w:hint="eastAsia"/>
              </w:rPr>
              <w:t>电压</w:t>
            </w:r>
            <w:r w:rsidR="00A07287">
              <w:rPr>
                <w:rFonts w:hint="eastAsia"/>
              </w:rPr>
              <w:t>骤升</w:t>
            </w:r>
            <w:r w:rsidR="00A07287">
              <w:rPr>
                <w:rFonts w:hint="eastAsia"/>
              </w:rPr>
              <w:t>Voltage Swell</w:t>
            </w:r>
          </w:p>
        </w:tc>
        <w:tc>
          <w:tcPr>
            <w:tcW w:w="3117" w:type="dxa"/>
          </w:tcPr>
          <w:p w14:paraId="6A3A7C82" w14:textId="354B32EE" w:rsidR="007B40B9" w:rsidRDefault="007B40B9" w:rsidP="008A4D17">
            <w:pPr>
              <w:pStyle w:val="a9"/>
              <w:numPr>
                <w:ilvl w:val="0"/>
                <w:numId w:val="21"/>
              </w:numPr>
            </w:pPr>
            <w:r>
              <w:rPr>
                <w:rFonts w:hint="eastAsia"/>
              </w:rPr>
              <w:t>阈值：</w:t>
            </w:r>
            <w:r>
              <w:rPr>
                <w:rFonts w:hint="eastAsia"/>
              </w:rPr>
              <w:t>110%-150%</w:t>
            </w:r>
          </w:p>
          <w:p w14:paraId="04AA2E73" w14:textId="3710B4C2" w:rsidR="0035074E" w:rsidRPr="007B40B9" w:rsidRDefault="007B40B9" w:rsidP="008A4D17">
            <w:pPr>
              <w:pStyle w:val="a9"/>
              <w:numPr>
                <w:ilvl w:val="0"/>
                <w:numId w:val="21"/>
              </w:numPr>
            </w:pPr>
            <w:r w:rsidRPr="007B40B9">
              <w:rPr>
                <w:rFonts w:hint="eastAsia"/>
              </w:rPr>
              <w:t>抖动：</w:t>
            </w:r>
            <w:r w:rsidRPr="007B40B9">
              <w:rPr>
                <w:rFonts w:hint="eastAsia"/>
              </w:rPr>
              <w:t>1-10%</w:t>
            </w:r>
          </w:p>
        </w:tc>
        <w:tc>
          <w:tcPr>
            <w:tcW w:w="3117" w:type="dxa"/>
          </w:tcPr>
          <w:p w14:paraId="17F7BAAF" w14:textId="3123CEC0" w:rsidR="00DB6C07" w:rsidRDefault="00DB6C07" w:rsidP="008A4D17">
            <w:pPr>
              <w:pStyle w:val="a9"/>
              <w:numPr>
                <w:ilvl w:val="0"/>
                <w:numId w:val="21"/>
              </w:numPr>
            </w:pPr>
            <w:r w:rsidRPr="003A3DAC">
              <w:rPr>
                <w:rFonts w:hint="eastAsia"/>
              </w:rPr>
              <w:t>当任一一相电压</w:t>
            </w:r>
            <w:r>
              <w:rPr>
                <w:rFonts w:hint="eastAsia"/>
              </w:rPr>
              <w:t>大</w:t>
            </w:r>
            <w:r w:rsidRPr="003A3DAC">
              <w:rPr>
                <w:rFonts w:hint="eastAsia"/>
              </w:rPr>
              <w:t>于（阈值</w:t>
            </w:r>
            <w:r>
              <w:rPr>
                <w:rFonts w:hint="eastAsia"/>
              </w:rPr>
              <w:t>+</w:t>
            </w:r>
            <w:r w:rsidRPr="003A3DAC">
              <w:rPr>
                <w:rFonts w:hint="eastAsia"/>
              </w:rPr>
              <w:t>抖动）</w:t>
            </w:r>
            <w:r w:rsidRPr="003A3DAC">
              <w:rPr>
                <w:rFonts w:hint="eastAsia"/>
              </w:rPr>
              <w:t>*</w:t>
            </w:r>
            <w:r w:rsidRPr="003A3DAC">
              <w:rPr>
                <w:rFonts w:hint="eastAsia"/>
              </w:rPr>
              <w:t>额定电压时</w:t>
            </w:r>
            <w:r>
              <w:rPr>
                <w:rFonts w:hint="eastAsia"/>
              </w:rPr>
              <w:t>，事件触发</w:t>
            </w:r>
          </w:p>
          <w:p w14:paraId="0FC4B5BE" w14:textId="57804110" w:rsidR="0035074E" w:rsidRPr="00DB6C07" w:rsidRDefault="00DB6C07" w:rsidP="008A4D17">
            <w:pPr>
              <w:pStyle w:val="a9"/>
              <w:numPr>
                <w:ilvl w:val="0"/>
                <w:numId w:val="21"/>
              </w:numPr>
            </w:pPr>
            <w:r w:rsidRPr="00DB6C07">
              <w:rPr>
                <w:rFonts w:hint="eastAsia"/>
              </w:rPr>
              <w:t>当所有相电压</w:t>
            </w:r>
            <w:r>
              <w:rPr>
                <w:rFonts w:hint="eastAsia"/>
              </w:rPr>
              <w:t>小</w:t>
            </w:r>
            <w:r w:rsidRPr="00DB6C07">
              <w:rPr>
                <w:rFonts w:hint="eastAsia"/>
              </w:rPr>
              <w:t>于（阈值</w:t>
            </w:r>
            <w:r>
              <w:rPr>
                <w:rFonts w:hint="eastAsia"/>
              </w:rPr>
              <w:t>-</w:t>
            </w:r>
            <w:r w:rsidRPr="00DB6C07">
              <w:rPr>
                <w:rFonts w:hint="eastAsia"/>
              </w:rPr>
              <w:t>抖动）</w:t>
            </w:r>
            <w:r w:rsidRPr="00DB6C07">
              <w:rPr>
                <w:rFonts w:hint="eastAsia"/>
              </w:rPr>
              <w:t>*</w:t>
            </w:r>
            <w:r w:rsidRPr="00DB6C07">
              <w:rPr>
                <w:rFonts w:hint="eastAsia"/>
              </w:rPr>
              <w:t>额定电压，事件结束</w:t>
            </w:r>
          </w:p>
        </w:tc>
      </w:tr>
      <w:tr w:rsidR="0034445F" w14:paraId="541D1D38" w14:textId="77777777" w:rsidTr="0035074E">
        <w:tc>
          <w:tcPr>
            <w:tcW w:w="3116" w:type="dxa"/>
          </w:tcPr>
          <w:p w14:paraId="21896570" w14:textId="4E950ADD" w:rsidR="0034445F" w:rsidRPr="007C7020" w:rsidRDefault="00A07287" w:rsidP="0035074E">
            <w:r>
              <w:rPr>
                <w:rFonts w:hint="eastAsia"/>
              </w:rPr>
              <w:t>电压中断</w:t>
            </w:r>
            <w:r>
              <w:rPr>
                <w:rFonts w:hint="eastAsia"/>
              </w:rPr>
              <w:t xml:space="preserve"> Voltage Interruption</w:t>
            </w:r>
          </w:p>
        </w:tc>
        <w:tc>
          <w:tcPr>
            <w:tcW w:w="3117" w:type="dxa"/>
          </w:tcPr>
          <w:p w14:paraId="33DEF72C" w14:textId="69DDC3BC" w:rsidR="008C0DD9" w:rsidRDefault="008C0DD9" w:rsidP="008A4D17">
            <w:pPr>
              <w:pStyle w:val="a9"/>
              <w:numPr>
                <w:ilvl w:val="0"/>
                <w:numId w:val="21"/>
              </w:numPr>
            </w:pPr>
            <w:r>
              <w:rPr>
                <w:rFonts w:hint="eastAsia"/>
              </w:rPr>
              <w:t>阈值：</w:t>
            </w:r>
            <w:r>
              <w:rPr>
                <w:rFonts w:hint="eastAsia"/>
              </w:rPr>
              <w:t>5%-</w:t>
            </w:r>
            <w:r w:rsidR="00566051">
              <w:rPr>
                <w:rFonts w:hint="eastAsia"/>
              </w:rPr>
              <w:t>2</w:t>
            </w:r>
            <w:r>
              <w:rPr>
                <w:rFonts w:hint="eastAsia"/>
              </w:rPr>
              <w:t>0%</w:t>
            </w:r>
          </w:p>
          <w:p w14:paraId="2F054178" w14:textId="1B0D33C8" w:rsidR="0034445F" w:rsidRPr="008C0DD9" w:rsidRDefault="008C0DD9" w:rsidP="008A4D17">
            <w:pPr>
              <w:pStyle w:val="a9"/>
              <w:numPr>
                <w:ilvl w:val="0"/>
                <w:numId w:val="21"/>
              </w:numPr>
            </w:pPr>
            <w:r w:rsidRPr="008C0DD9">
              <w:rPr>
                <w:rFonts w:hint="eastAsia"/>
              </w:rPr>
              <w:t>抖动：</w:t>
            </w:r>
            <w:r w:rsidRPr="008C0DD9">
              <w:rPr>
                <w:rFonts w:hint="eastAsia"/>
              </w:rPr>
              <w:t>1-10%</w:t>
            </w:r>
          </w:p>
        </w:tc>
        <w:tc>
          <w:tcPr>
            <w:tcW w:w="3117" w:type="dxa"/>
          </w:tcPr>
          <w:p w14:paraId="42E25993" w14:textId="77777777" w:rsidR="007428FF" w:rsidRDefault="007428FF" w:rsidP="008A4D17">
            <w:pPr>
              <w:pStyle w:val="a9"/>
              <w:numPr>
                <w:ilvl w:val="0"/>
                <w:numId w:val="21"/>
              </w:numPr>
            </w:pPr>
            <w:r w:rsidRPr="003A3DAC">
              <w:rPr>
                <w:rFonts w:hint="eastAsia"/>
              </w:rPr>
              <w:t>当任一一相电压小于（阈值</w:t>
            </w:r>
            <w:r w:rsidRPr="003A3DAC">
              <w:rPr>
                <w:rFonts w:hint="eastAsia"/>
              </w:rPr>
              <w:t>-</w:t>
            </w:r>
            <w:r w:rsidRPr="003A3DAC">
              <w:rPr>
                <w:rFonts w:hint="eastAsia"/>
              </w:rPr>
              <w:t>抖动）</w:t>
            </w:r>
            <w:r w:rsidRPr="003A3DAC">
              <w:rPr>
                <w:rFonts w:hint="eastAsia"/>
              </w:rPr>
              <w:t>*</w:t>
            </w:r>
            <w:r w:rsidRPr="003A3DAC">
              <w:rPr>
                <w:rFonts w:hint="eastAsia"/>
              </w:rPr>
              <w:t>额定电压时</w:t>
            </w:r>
            <w:r>
              <w:rPr>
                <w:rFonts w:hint="eastAsia"/>
              </w:rPr>
              <w:t>，事件触发</w:t>
            </w:r>
          </w:p>
          <w:p w14:paraId="77AD72E1" w14:textId="5E37AB36" w:rsidR="0034445F" w:rsidRPr="007428FF" w:rsidRDefault="007428FF" w:rsidP="008A4D17">
            <w:pPr>
              <w:pStyle w:val="a9"/>
              <w:numPr>
                <w:ilvl w:val="0"/>
                <w:numId w:val="21"/>
              </w:numPr>
            </w:pPr>
            <w:r w:rsidRPr="00916109">
              <w:rPr>
                <w:rFonts w:hint="eastAsia"/>
                <w:color w:val="FF0000"/>
              </w:rPr>
              <w:t>当</w:t>
            </w:r>
            <w:r w:rsidR="00916109" w:rsidRPr="00916109">
              <w:rPr>
                <w:rFonts w:hint="eastAsia"/>
                <w:color w:val="FF0000"/>
              </w:rPr>
              <w:t>任一一</w:t>
            </w:r>
            <w:r w:rsidRPr="00916109">
              <w:rPr>
                <w:rFonts w:hint="eastAsia"/>
                <w:color w:val="FF0000"/>
              </w:rPr>
              <w:t>相电压</w:t>
            </w:r>
            <w:r w:rsidRPr="007428FF">
              <w:rPr>
                <w:rFonts w:hint="eastAsia"/>
              </w:rPr>
              <w:t>大于（阈值</w:t>
            </w:r>
            <w:r w:rsidRPr="007428FF">
              <w:rPr>
                <w:rFonts w:hint="eastAsia"/>
              </w:rPr>
              <w:t>+</w:t>
            </w:r>
            <w:r w:rsidRPr="007428FF">
              <w:rPr>
                <w:rFonts w:hint="eastAsia"/>
              </w:rPr>
              <w:t>抖动）</w:t>
            </w:r>
            <w:r w:rsidRPr="007428FF">
              <w:rPr>
                <w:rFonts w:hint="eastAsia"/>
              </w:rPr>
              <w:t>*</w:t>
            </w:r>
            <w:r w:rsidRPr="007428FF">
              <w:rPr>
                <w:rFonts w:hint="eastAsia"/>
              </w:rPr>
              <w:t>额定电压，事件结束</w:t>
            </w:r>
          </w:p>
        </w:tc>
      </w:tr>
      <w:tr w:rsidR="00D74256" w14:paraId="26AB8606" w14:textId="77777777" w:rsidTr="0035074E">
        <w:tc>
          <w:tcPr>
            <w:tcW w:w="3116" w:type="dxa"/>
          </w:tcPr>
          <w:p w14:paraId="715BD9EF" w14:textId="1B617598" w:rsidR="00D74256" w:rsidRPr="007C7020" w:rsidRDefault="00D74256" w:rsidP="00D74256">
            <w:r w:rsidRPr="007C7020">
              <w:rPr>
                <w:rFonts w:hint="eastAsia"/>
              </w:rPr>
              <w:t>电</w:t>
            </w:r>
            <w:r>
              <w:rPr>
                <w:rFonts w:hint="eastAsia"/>
              </w:rPr>
              <w:t>流骤升</w:t>
            </w:r>
            <w:r>
              <w:rPr>
                <w:rFonts w:hint="eastAsia"/>
              </w:rPr>
              <w:t>Current Swell</w:t>
            </w:r>
          </w:p>
        </w:tc>
        <w:tc>
          <w:tcPr>
            <w:tcW w:w="3117" w:type="dxa"/>
          </w:tcPr>
          <w:p w14:paraId="47ABD7E2" w14:textId="77777777" w:rsidR="00D74256" w:rsidRDefault="00D74256" w:rsidP="008A4D17">
            <w:pPr>
              <w:pStyle w:val="a9"/>
              <w:numPr>
                <w:ilvl w:val="0"/>
                <w:numId w:val="21"/>
              </w:numPr>
            </w:pPr>
            <w:r>
              <w:rPr>
                <w:rFonts w:hint="eastAsia"/>
              </w:rPr>
              <w:t>阈值：</w:t>
            </w:r>
            <w:r>
              <w:rPr>
                <w:rFonts w:hint="eastAsia"/>
              </w:rPr>
              <w:t>110%-150%</w:t>
            </w:r>
          </w:p>
          <w:p w14:paraId="6BC48B80" w14:textId="52929767" w:rsidR="00D74256" w:rsidRPr="00052C1D" w:rsidRDefault="00D74256" w:rsidP="008A4D17">
            <w:pPr>
              <w:pStyle w:val="a9"/>
              <w:numPr>
                <w:ilvl w:val="0"/>
                <w:numId w:val="21"/>
              </w:numPr>
            </w:pPr>
            <w:r w:rsidRPr="00052C1D">
              <w:rPr>
                <w:rFonts w:hint="eastAsia"/>
              </w:rPr>
              <w:t>抖动：</w:t>
            </w:r>
            <w:r w:rsidRPr="00052C1D">
              <w:rPr>
                <w:rFonts w:hint="eastAsia"/>
              </w:rPr>
              <w:t>1-10%</w:t>
            </w:r>
          </w:p>
        </w:tc>
        <w:tc>
          <w:tcPr>
            <w:tcW w:w="3117" w:type="dxa"/>
          </w:tcPr>
          <w:p w14:paraId="1E2A77C3" w14:textId="61CC7AD5" w:rsidR="00D74256" w:rsidRDefault="00D74256" w:rsidP="008A4D17">
            <w:pPr>
              <w:pStyle w:val="a9"/>
              <w:numPr>
                <w:ilvl w:val="0"/>
                <w:numId w:val="21"/>
              </w:numPr>
            </w:pPr>
            <w:r w:rsidRPr="003A3DAC">
              <w:rPr>
                <w:rFonts w:hint="eastAsia"/>
              </w:rPr>
              <w:t>当任一一</w:t>
            </w:r>
            <w:r>
              <w:rPr>
                <w:rFonts w:hint="eastAsia"/>
              </w:rPr>
              <w:t>线电流大</w:t>
            </w:r>
            <w:r w:rsidRPr="003A3DAC">
              <w:rPr>
                <w:rFonts w:hint="eastAsia"/>
              </w:rPr>
              <w:t>于（阈值</w:t>
            </w:r>
            <w:r>
              <w:rPr>
                <w:rFonts w:hint="eastAsia"/>
              </w:rPr>
              <w:t>+</w:t>
            </w:r>
            <w:r w:rsidRPr="003A3DAC">
              <w:rPr>
                <w:rFonts w:hint="eastAsia"/>
              </w:rPr>
              <w:t>抖动）</w:t>
            </w:r>
            <w:r w:rsidRPr="003A3DAC">
              <w:rPr>
                <w:rFonts w:hint="eastAsia"/>
              </w:rPr>
              <w:t>*</w:t>
            </w:r>
            <w:r w:rsidR="00F37DB1" w:rsidRPr="003A3DAC">
              <w:rPr>
                <w:rFonts w:hint="eastAsia"/>
              </w:rPr>
              <w:t>额定</w:t>
            </w:r>
            <w:r w:rsidR="00F37DB1">
              <w:rPr>
                <w:rFonts w:hint="eastAsia"/>
              </w:rPr>
              <w:t>电流</w:t>
            </w:r>
            <w:r w:rsidRPr="003A3DAC">
              <w:rPr>
                <w:rFonts w:hint="eastAsia"/>
              </w:rPr>
              <w:t>时</w:t>
            </w:r>
            <w:r>
              <w:rPr>
                <w:rFonts w:hint="eastAsia"/>
              </w:rPr>
              <w:t>，事件触发</w:t>
            </w:r>
          </w:p>
          <w:p w14:paraId="6E289A12" w14:textId="4BA75135" w:rsidR="00D74256" w:rsidRPr="00D74256" w:rsidRDefault="00D74256" w:rsidP="008A4D17">
            <w:pPr>
              <w:pStyle w:val="a9"/>
              <w:numPr>
                <w:ilvl w:val="0"/>
                <w:numId w:val="21"/>
              </w:numPr>
            </w:pPr>
            <w:r w:rsidRPr="00D74256">
              <w:rPr>
                <w:rFonts w:hint="eastAsia"/>
              </w:rPr>
              <w:t>当所有线电流小于（阈值</w:t>
            </w:r>
            <w:r w:rsidRPr="00D74256">
              <w:rPr>
                <w:rFonts w:hint="eastAsia"/>
              </w:rPr>
              <w:t>-</w:t>
            </w:r>
            <w:r w:rsidRPr="00D74256">
              <w:rPr>
                <w:rFonts w:hint="eastAsia"/>
              </w:rPr>
              <w:t>抖动）</w:t>
            </w:r>
            <w:r w:rsidRPr="00D74256">
              <w:rPr>
                <w:rFonts w:hint="eastAsia"/>
              </w:rPr>
              <w:t>*</w:t>
            </w:r>
            <w:r w:rsidR="00F37DB1" w:rsidRPr="003A3DAC">
              <w:rPr>
                <w:rFonts w:hint="eastAsia"/>
              </w:rPr>
              <w:t>额定</w:t>
            </w:r>
            <w:r w:rsidR="00F37DB1">
              <w:rPr>
                <w:rFonts w:hint="eastAsia"/>
              </w:rPr>
              <w:t>电流</w:t>
            </w:r>
            <w:r w:rsidRPr="00D74256">
              <w:rPr>
                <w:rFonts w:hint="eastAsia"/>
              </w:rPr>
              <w:t>，事件结束</w:t>
            </w:r>
          </w:p>
        </w:tc>
      </w:tr>
    </w:tbl>
    <w:p w14:paraId="28BE6188" w14:textId="77777777" w:rsidR="000664AE" w:rsidRPr="00FA407E" w:rsidRDefault="000664AE" w:rsidP="0003613F"/>
    <w:p w14:paraId="7F7555D2" w14:textId="4942F20F" w:rsidR="00B26079" w:rsidRDefault="0003613F" w:rsidP="0003613F">
      <w:pPr>
        <w:pStyle w:val="3"/>
      </w:pPr>
      <w:bookmarkStart w:id="78" w:name="_Toc173748997"/>
      <w:bookmarkStart w:id="79" w:name="_Toc100504426"/>
      <w:r>
        <w:rPr>
          <w:rFonts w:hint="eastAsia"/>
        </w:rPr>
        <w:t>3</w:t>
      </w:r>
      <w:r>
        <w:t xml:space="preserve">.3.2 </w:t>
      </w:r>
      <w:r w:rsidR="00B26079">
        <w:rPr>
          <w:rFonts w:hint="eastAsia"/>
        </w:rPr>
        <w:t>电能质量事件记录</w:t>
      </w:r>
      <w:r w:rsidR="00B26079">
        <w:rPr>
          <w:rFonts w:hint="eastAsia"/>
        </w:rPr>
        <w:t xml:space="preserve"> Power Quality Event Log</w:t>
      </w:r>
      <w:bookmarkEnd w:id="78"/>
    </w:p>
    <w:p w14:paraId="02B00EAF" w14:textId="0AF5CD29" w:rsidR="009A18EB" w:rsidRDefault="002C6846" w:rsidP="009A18EB">
      <w:r>
        <w:rPr>
          <w:rFonts w:hint="eastAsia"/>
        </w:rPr>
        <w:t>AcuRev4100</w:t>
      </w:r>
      <w:r w:rsidR="009A18EB">
        <w:rPr>
          <w:rFonts w:hint="eastAsia"/>
        </w:rPr>
        <w:t>存储最多</w:t>
      </w:r>
      <w:r w:rsidR="009A18EB">
        <w:rPr>
          <w:rFonts w:hint="eastAsia"/>
        </w:rPr>
        <w:t>2</w:t>
      </w:r>
      <w:r w:rsidR="003A1A4F">
        <w:rPr>
          <w:rFonts w:hint="eastAsia"/>
        </w:rPr>
        <w:t>0</w:t>
      </w:r>
      <w:r w:rsidR="009A18EB">
        <w:rPr>
          <w:rFonts w:hint="eastAsia"/>
        </w:rPr>
        <w:t>0</w:t>
      </w:r>
      <w:r w:rsidR="009A18EB">
        <w:rPr>
          <w:rFonts w:hint="eastAsia"/>
        </w:rPr>
        <w:t>个电能质量事件记录</w:t>
      </w:r>
      <w:r w:rsidR="006F7C07">
        <w:rPr>
          <w:rFonts w:hint="eastAsia"/>
        </w:rPr>
        <w:t>，先进先出</w:t>
      </w:r>
      <w:r w:rsidR="006F7C07">
        <w:rPr>
          <w:rFonts w:hint="eastAsia"/>
        </w:rPr>
        <w:t>circular buffer</w:t>
      </w:r>
      <w:r w:rsidR="006F7C07">
        <w:rPr>
          <w:rFonts w:hint="eastAsia"/>
        </w:rPr>
        <w:t>。</w:t>
      </w:r>
    </w:p>
    <w:p w14:paraId="739EC87D" w14:textId="77777777" w:rsidR="00C70E82" w:rsidRDefault="006F7C07" w:rsidP="00C70E82">
      <w:r>
        <w:rPr>
          <w:rFonts w:hint="eastAsia"/>
        </w:rPr>
        <w:t>每个记录包含</w:t>
      </w:r>
    </w:p>
    <w:p w14:paraId="07932BA5" w14:textId="77777777" w:rsidR="00CD506E" w:rsidRDefault="00CD506E" w:rsidP="008A4D17">
      <w:pPr>
        <w:pStyle w:val="a9"/>
        <w:numPr>
          <w:ilvl w:val="0"/>
          <w:numId w:val="57"/>
        </w:numPr>
      </w:pPr>
      <w:r>
        <w:rPr>
          <w:rFonts w:hint="eastAsia"/>
        </w:rPr>
        <w:t>时间戳</w:t>
      </w:r>
    </w:p>
    <w:p w14:paraId="45ADE363" w14:textId="77777777" w:rsidR="00CD506E" w:rsidRDefault="00CD506E" w:rsidP="008A4D17">
      <w:pPr>
        <w:pStyle w:val="a9"/>
        <w:numPr>
          <w:ilvl w:val="0"/>
          <w:numId w:val="57"/>
        </w:numPr>
      </w:pPr>
      <w:r>
        <w:rPr>
          <w:rFonts w:hint="eastAsia"/>
        </w:rPr>
        <w:t>持续时间</w:t>
      </w:r>
    </w:p>
    <w:p w14:paraId="38994664" w14:textId="77777777" w:rsidR="00BB42D9" w:rsidRDefault="00BB42D9" w:rsidP="008A4D17">
      <w:pPr>
        <w:pStyle w:val="a9"/>
        <w:numPr>
          <w:ilvl w:val="0"/>
          <w:numId w:val="57"/>
        </w:numPr>
      </w:pPr>
      <w:r>
        <w:rPr>
          <w:rFonts w:hint="eastAsia"/>
        </w:rPr>
        <w:lastRenderedPageBreak/>
        <w:t>事件类型</w:t>
      </w:r>
    </w:p>
    <w:p w14:paraId="2B1FBB1A" w14:textId="79C154DD" w:rsidR="00B26079" w:rsidRDefault="00ED4A05" w:rsidP="008A4D17">
      <w:pPr>
        <w:pStyle w:val="a9"/>
        <w:numPr>
          <w:ilvl w:val="0"/>
          <w:numId w:val="57"/>
        </w:numPr>
      </w:pPr>
      <w:r>
        <w:rPr>
          <w:rFonts w:hint="eastAsia"/>
        </w:rPr>
        <w:t>用户通道各相的</w:t>
      </w:r>
      <w:r w:rsidR="00BB42D9">
        <w:rPr>
          <w:rFonts w:hint="eastAsia"/>
        </w:rPr>
        <w:t>最大值，最小值</w:t>
      </w:r>
      <w:r w:rsidR="004D4565">
        <w:rPr>
          <w:rFonts w:hint="eastAsia"/>
        </w:rPr>
        <w:t>（电压或电流，取决于事件类型）</w:t>
      </w:r>
    </w:p>
    <w:p w14:paraId="57F061FB" w14:textId="58444647" w:rsidR="008D253B" w:rsidRPr="00B26079" w:rsidRDefault="008D253B" w:rsidP="008A4D17">
      <w:pPr>
        <w:pStyle w:val="a9"/>
        <w:numPr>
          <w:ilvl w:val="0"/>
          <w:numId w:val="57"/>
        </w:numPr>
      </w:pPr>
      <w:r>
        <w:rPr>
          <w:rFonts w:hint="eastAsia"/>
        </w:rPr>
        <w:t>关联</w:t>
      </w:r>
      <w:r>
        <w:rPr>
          <w:rFonts w:hint="eastAsia"/>
        </w:rPr>
        <w:t>waveform ID</w:t>
      </w:r>
    </w:p>
    <w:p w14:paraId="19FC1224" w14:textId="768400F8" w:rsidR="0003613F" w:rsidRDefault="00B26079" w:rsidP="0003613F">
      <w:pPr>
        <w:pStyle w:val="3"/>
      </w:pPr>
      <w:bookmarkStart w:id="80" w:name="_Toc173748998"/>
      <w:r>
        <w:rPr>
          <w:rFonts w:hint="eastAsia"/>
        </w:rPr>
        <w:t xml:space="preserve">3.3.3 </w:t>
      </w:r>
      <w:r>
        <w:rPr>
          <w:rFonts w:hint="eastAsia"/>
        </w:rPr>
        <w:t>录波</w:t>
      </w:r>
      <w:r w:rsidR="0003613F">
        <w:t>Waveform</w:t>
      </w:r>
      <w:bookmarkEnd w:id="79"/>
      <w:bookmarkEnd w:id="80"/>
    </w:p>
    <w:p w14:paraId="7AC5C9DB" w14:textId="77777777" w:rsidR="00CF450C" w:rsidRPr="00581732" w:rsidRDefault="00CF450C" w:rsidP="008A4D17">
      <w:pPr>
        <w:pStyle w:val="a9"/>
        <w:numPr>
          <w:ilvl w:val="0"/>
          <w:numId w:val="58"/>
        </w:numPr>
        <w:spacing w:after="0" w:line="240" w:lineRule="auto"/>
      </w:pPr>
      <w:r>
        <w:rPr>
          <w:rFonts w:hint="eastAsia"/>
        </w:rPr>
        <w:t>触发方式：手动；电能质量事件；</w:t>
      </w:r>
      <w:r>
        <w:rPr>
          <w:rFonts w:hint="eastAsia"/>
        </w:rPr>
        <w:t>DI</w:t>
      </w:r>
      <w:r>
        <w:rPr>
          <w:rFonts w:hint="eastAsia"/>
        </w:rPr>
        <w:t>状态变化</w:t>
      </w:r>
    </w:p>
    <w:p w14:paraId="10DDD26B" w14:textId="4FB0B463" w:rsidR="00CF450C" w:rsidRPr="00581732" w:rsidRDefault="00CF450C" w:rsidP="008A4D17">
      <w:pPr>
        <w:pStyle w:val="a9"/>
        <w:numPr>
          <w:ilvl w:val="0"/>
          <w:numId w:val="58"/>
        </w:numPr>
        <w:spacing w:after="0" w:line="240" w:lineRule="auto"/>
      </w:pPr>
      <w:r>
        <w:rPr>
          <w:rFonts w:hint="eastAsia"/>
        </w:rPr>
        <w:t>记录</w:t>
      </w:r>
      <w:r w:rsidR="00F84D43">
        <w:rPr>
          <w:rFonts w:hint="eastAsia"/>
        </w:rPr>
        <w:t>所属用户通道的</w:t>
      </w:r>
      <w:r>
        <w:rPr>
          <w:rFonts w:hint="eastAsia"/>
        </w:rPr>
        <w:t>各相电压电流的波形</w:t>
      </w:r>
      <w:r>
        <w:rPr>
          <w:rFonts w:hint="eastAsia"/>
        </w:rPr>
        <w:t xml:space="preserve"> Va/b/c, I a/b/c</w:t>
      </w:r>
    </w:p>
    <w:p w14:paraId="28DE1017" w14:textId="77777777" w:rsidR="00CF450C" w:rsidRDefault="00CF450C" w:rsidP="008A4D17">
      <w:pPr>
        <w:pStyle w:val="a9"/>
        <w:numPr>
          <w:ilvl w:val="0"/>
          <w:numId w:val="58"/>
        </w:numPr>
        <w:spacing w:after="0" w:line="240" w:lineRule="auto"/>
      </w:pPr>
      <w:r>
        <w:rPr>
          <w:rFonts w:hint="eastAsia"/>
        </w:rPr>
        <w:t>可配置</w:t>
      </w:r>
    </w:p>
    <w:p w14:paraId="6A1C0530" w14:textId="1AF9D6F7" w:rsidR="00CF450C" w:rsidRDefault="00CF450C" w:rsidP="008A4D17">
      <w:pPr>
        <w:pStyle w:val="a9"/>
        <w:numPr>
          <w:ilvl w:val="1"/>
          <w:numId w:val="58"/>
        </w:numPr>
        <w:spacing w:after="0" w:line="240" w:lineRule="auto"/>
      </w:pPr>
      <w:r>
        <w:t>采样率：</w:t>
      </w:r>
      <w:r>
        <w:t>16, 32,64,128 sample/cycle</w:t>
      </w:r>
    </w:p>
    <w:p w14:paraId="64C325D1" w14:textId="594EBB66" w:rsidR="00CF450C" w:rsidRDefault="00CF450C" w:rsidP="008A4D17">
      <w:pPr>
        <w:pStyle w:val="a9"/>
        <w:widowControl w:val="0"/>
        <w:numPr>
          <w:ilvl w:val="1"/>
          <w:numId w:val="58"/>
        </w:numPr>
        <w:spacing w:after="0" w:line="240" w:lineRule="auto"/>
        <w:jc w:val="both"/>
      </w:pPr>
      <w:r>
        <w:rPr>
          <w:rFonts w:hint="eastAsia"/>
        </w:rPr>
        <w:t>触发前和触发后</w:t>
      </w:r>
      <w:r w:rsidR="00EB1874">
        <w:rPr>
          <w:rFonts w:hint="eastAsia"/>
        </w:rPr>
        <w:t>长度</w:t>
      </w:r>
      <w:r>
        <w:rPr>
          <w:rFonts w:hint="eastAsia"/>
        </w:rPr>
        <w:t>。</w:t>
      </w:r>
      <w:r w:rsidRPr="00CF450C">
        <w:rPr>
          <w:rFonts w:hint="eastAsia"/>
          <w:color w:val="FF0000"/>
        </w:rPr>
        <w:t>考虑总和不超过</w:t>
      </w:r>
      <w:r w:rsidR="00387870">
        <w:rPr>
          <w:rFonts w:hint="eastAsia"/>
          <w:color w:val="FF0000"/>
        </w:rPr>
        <w:t>256</w:t>
      </w:r>
      <w:r w:rsidRPr="00CF450C">
        <w:rPr>
          <w:rFonts w:hint="eastAsia"/>
          <w:color w:val="FF0000"/>
        </w:rPr>
        <w:t>0</w:t>
      </w:r>
      <w:r w:rsidRPr="00CF450C">
        <w:rPr>
          <w:rFonts w:hint="eastAsia"/>
          <w:color w:val="FF0000"/>
        </w:rPr>
        <w:t>个</w:t>
      </w:r>
      <w:r w:rsidRPr="00CF450C">
        <w:rPr>
          <w:rFonts w:hint="eastAsia"/>
          <w:color w:val="FF0000"/>
        </w:rPr>
        <w:t>sample</w:t>
      </w:r>
    </w:p>
    <w:p w14:paraId="746AAC95" w14:textId="072863B7" w:rsidR="0003613F" w:rsidRDefault="00CB17CE" w:rsidP="0003613F">
      <w:r>
        <w:rPr>
          <w:rFonts w:hint="eastAsia"/>
        </w:rPr>
        <w:t>最多记录</w:t>
      </w:r>
      <w:r>
        <w:rPr>
          <w:rFonts w:hint="eastAsia"/>
        </w:rPr>
        <w:t>20</w:t>
      </w:r>
      <w:r w:rsidR="00860C3F">
        <w:rPr>
          <w:rFonts w:hint="eastAsia"/>
        </w:rPr>
        <w:t>0</w:t>
      </w:r>
      <w:r>
        <w:rPr>
          <w:rFonts w:hint="eastAsia"/>
        </w:rPr>
        <w:t>个波形</w:t>
      </w:r>
    </w:p>
    <w:p w14:paraId="1A0ACE28" w14:textId="5E63DEB4" w:rsidR="00C6560B" w:rsidRDefault="0003613F" w:rsidP="00692D61">
      <w:pPr>
        <w:pStyle w:val="2"/>
      </w:pPr>
      <w:bookmarkStart w:id="81" w:name="_Toc100504427"/>
      <w:bookmarkStart w:id="82" w:name="_Toc173748999"/>
      <w:r>
        <w:rPr>
          <w:rFonts w:hint="eastAsia"/>
        </w:rPr>
        <w:t>3</w:t>
      </w:r>
      <w:r>
        <w:t xml:space="preserve">.4 </w:t>
      </w:r>
      <w:bookmarkEnd w:id="81"/>
      <w:r w:rsidR="00D638F5">
        <w:rPr>
          <w:rFonts w:hint="eastAsia"/>
        </w:rPr>
        <w:t>告警</w:t>
      </w:r>
      <w:bookmarkEnd w:id="82"/>
    </w:p>
    <w:p w14:paraId="1DF672EE" w14:textId="6D172319" w:rsidR="00692D61" w:rsidRDefault="00D73A4B" w:rsidP="00D73A4B">
      <w:pPr>
        <w:pStyle w:val="3"/>
      </w:pPr>
      <w:bookmarkStart w:id="83" w:name="_Toc173749000"/>
      <w:r>
        <w:rPr>
          <w:rFonts w:hint="eastAsia"/>
        </w:rPr>
        <w:t xml:space="preserve">3.4.1 </w:t>
      </w:r>
      <w:r>
        <w:rPr>
          <w:rFonts w:hint="eastAsia"/>
        </w:rPr>
        <w:t>告警监控</w:t>
      </w:r>
      <w:bookmarkEnd w:id="83"/>
    </w:p>
    <w:p w14:paraId="11229304" w14:textId="729203D2" w:rsidR="00692D61" w:rsidRDefault="00692D61" w:rsidP="00692D61">
      <w:r>
        <w:rPr>
          <w:rFonts w:hint="eastAsia"/>
        </w:rPr>
        <w:t>最多支持</w:t>
      </w:r>
      <w:r>
        <w:rPr>
          <w:rFonts w:hint="eastAsia"/>
        </w:rPr>
        <w:t xml:space="preserve"> 20 </w:t>
      </w:r>
      <w:r>
        <w:rPr>
          <w:rFonts w:hint="eastAsia"/>
        </w:rPr>
        <w:t>组告警监控，每组配置包括</w:t>
      </w:r>
    </w:p>
    <w:p w14:paraId="131E5EED" w14:textId="77777777" w:rsidR="00692D61" w:rsidRDefault="00692D61" w:rsidP="008A4D17">
      <w:pPr>
        <w:pStyle w:val="a9"/>
        <w:numPr>
          <w:ilvl w:val="0"/>
          <w:numId w:val="59"/>
        </w:numPr>
      </w:pPr>
      <w:r>
        <w:rPr>
          <w:rFonts w:hint="eastAsia"/>
        </w:rPr>
        <w:t>启用</w:t>
      </w:r>
      <w:r>
        <w:rPr>
          <w:rFonts w:hint="eastAsia"/>
        </w:rPr>
        <w:t>/</w:t>
      </w:r>
      <w:r>
        <w:rPr>
          <w:rFonts w:hint="eastAsia"/>
        </w:rPr>
        <w:t>禁用</w:t>
      </w:r>
    </w:p>
    <w:p w14:paraId="0F2C5A48" w14:textId="7EB522D3" w:rsidR="00692D61" w:rsidRDefault="00692D61" w:rsidP="008A4D17">
      <w:pPr>
        <w:pStyle w:val="a9"/>
        <w:numPr>
          <w:ilvl w:val="0"/>
          <w:numId w:val="59"/>
        </w:numPr>
      </w:pPr>
      <w:r>
        <w:rPr>
          <w:rFonts w:hint="eastAsia"/>
        </w:rPr>
        <w:t>逻辑：“</w:t>
      </w:r>
      <w:r>
        <w:rPr>
          <w:rFonts w:hint="eastAsia"/>
        </w:rPr>
        <w:t>AND</w:t>
      </w:r>
      <w:r>
        <w:rPr>
          <w:rFonts w:hint="eastAsia"/>
        </w:rPr>
        <w:t>”，“</w:t>
      </w:r>
      <w:r>
        <w:rPr>
          <w:rFonts w:hint="eastAsia"/>
        </w:rPr>
        <w:t>OR</w:t>
      </w:r>
      <w:r>
        <w:rPr>
          <w:rFonts w:hint="eastAsia"/>
        </w:rPr>
        <w:t>”</w:t>
      </w:r>
    </w:p>
    <w:p w14:paraId="339027C4" w14:textId="77777777" w:rsidR="00692D61" w:rsidRDefault="00692D61" w:rsidP="008A4D17">
      <w:pPr>
        <w:pStyle w:val="a9"/>
        <w:numPr>
          <w:ilvl w:val="0"/>
          <w:numId w:val="59"/>
        </w:numPr>
      </w:pPr>
      <w:r>
        <w:rPr>
          <w:rFonts w:hint="eastAsia"/>
        </w:rPr>
        <w:t xml:space="preserve">2 </w:t>
      </w:r>
      <w:r>
        <w:rPr>
          <w:rFonts w:hint="eastAsia"/>
        </w:rPr>
        <w:t>个参数，每个参数具有</w:t>
      </w:r>
    </w:p>
    <w:p w14:paraId="3C52591A" w14:textId="2270CD05" w:rsidR="00692D61" w:rsidRDefault="00692D61" w:rsidP="008A4D17">
      <w:pPr>
        <w:pStyle w:val="a9"/>
        <w:numPr>
          <w:ilvl w:val="1"/>
          <w:numId w:val="59"/>
        </w:numPr>
      </w:pPr>
      <w:r>
        <w:rPr>
          <w:rFonts w:hint="eastAsia"/>
        </w:rPr>
        <w:t>参数选择（</w:t>
      </w:r>
      <w:r w:rsidR="008A4782">
        <w:rPr>
          <w:rFonts w:hint="eastAsia"/>
        </w:rPr>
        <w:t>RMS</w:t>
      </w:r>
      <w:r>
        <w:rPr>
          <w:rFonts w:hint="eastAsia"/>
        </w:rPr>
        <w:t>/</w:t>
      </w:r>
      <w:r>
        <w:rPr>
          <w:rFonts w:hint="eastAsia"/>
        </w:rPr>
        <w:t>功率</w:t>
      </w:r>
      <w:r>
        <w:rPr>
          <w:rFonts w:hint="eastAsia"/>
        </w:rPr>
        <w:t>/</w:t>
      </w:r>
      <w:r>
        <w:rPr>
          <w:rFonts w:hint="eastAsia"/>
        </w:rPr>
        <w:t>不平衡</w:t>
      </w:r>
      <w:r>
        <w:rPr>
          <w:rFonts w:hint="eastAsia"/>
        </w:rPr>
        <w:t>/</w:t>
      </w:r>
      <w:r>
        <w:rPr>
          <w:rFonts w:hint="eastAsia"/>
        </w:rPr>
        <w:t>谐波</w:t>
      </w:r>
      <w:r>
        <w:rPr>
          <w:rFonts w:hint="eastAsia"/>
        </w:rPr>
        <w:t>/</w:t>
      </w:r>
      <w:r>
        <w:rPr>
          <w:rFonts w:hint="eastAsia"/>
        </w:rPr>
        <w:t>需</w:t>
      </w:r>
      <w:r w:rsidR="00A03588">
        <w:rPr>
          <w:rFonts w:hint="eastAsia"/>
        </w:rPr>
        <w:t>量</w:t>
      </w:r>
      <w:r>
        <w:rPr>
          <w:rFonts w:hint="eastAsia"/>
        </w:rPr>
        <w:t xml:space="preserve">/DI </w:t>
      </w:r>
      <w:r>
        <w:rPr>
          <w:rFonts w:hint="eastAsia"/>
        </w:rPr>
        <w:t>状态）：将使用最快的更新速率进行</w:t>
      </w:r>
      <w:r w:rsidR="004C081D">
        <w:rPr>
          <w:rFonts w:hint="eastAsia"/>
        </w:rPr>
        <w:t>告警</w:t>
      </w:r>
      <w:r>
        <w:rPr>
          <w:rFonts w:hint="eastAsia"/>
        </w:rPr>
        <w:t>检查</w:t>
      </w:r>
      <w:r w:rsidR="00094019">
        <w:rPr>
          <w:rFonts w:hint="eastAsia"/>
        </w:rPr>
        <w:t>。或不使能</w:t>
      </w:r>
    </w:p>
    <w:p w14:paraId="3E311E8D" w14:textId="77777777" w:rsidR="00692D61" w:rsidRDefault="00692D61" w:rsidP="008A4D17">
      <w:pPr>
        <w:pStyle w:val="a9"/>
        <w:numPr>
          <w:ilvl w:val="1"/>
          <w:numId w:val="59"/>
        </w:numPr>
      </w:pPr>
      <w:r>
        <w:rPr>
          <w:rFonts w:hint="eastAsia"/>
        </w:rPr>
        <w:t>逻辑：“</w:t>
      </w:r>
      <w:r>
        <w:rPr>
          <w:rFonts w:hint="eastAsia"/>
        </w:rPr>
        <w:t>&gt;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&lt;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对于模拟参数；“</w:t>
      </w:r>
      <w:r>
        <w:rPr>
          <w:rFonts w:hint="eastAsia"/>
        </w:rPr>
        <w:t>=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对于</w:t>
      </w:r>
      <w:r>
        <w:rPr>
          <w:rFonts w:hint="eastAsia"/>
        </w:rPr>
        <w:t xml:space="preserve"> DI </w:t>
      </w:r>
      <w:r>
        <w:rPr>
          <w:rFonts w:hint="eastAsia"/>
        </w:rPr>
        <w:t>状态</w:t>
      </w:r>
    </w:p>
    <w:p w14:paraId="7D6DD478" w14:textId="73DF3F85" w:rsidR="00692D61" w:rsidRDefault="00692D61" w:rsidP="008A4D17">
      <w:pPr>
        <w:pStyle w:val="a9"/>
        <w:numPr>
          <w:ilvl w:val="1"/>
          <w:numId w:val="59"/>
        </w:numPr>
      </w:pPr>
      <w:r>
        <w:rPr>
          <w:rFonts w:hint="eastAsia"/>
        </w:rPr>
        <w:t>启动值</w:t>
      </w:r>
      <w:r w:rsidR="0093467A">
        <w:rPr>
          <w:rFonts w:hint="eastAsia"/>
        </w:rPr>
        <w:t xml:space="preserve"> pickup value</w:t>
      </w:r>
    </w:p>
    <w:p w14:paraId="797D0A35" w14:textId="12487CC6" w:rsidR="00692D61" w:rsidRDefault="00692D61" w:rsidP="008A4D17">
      <w:pPr>
        <w:pStyle w:val="a9"/>
        <w:numPr>
          <w:ilvl w:val="1"/>
          <w:numId w:val="59"/>
        </w:numPr>
      </w:pPr>
      <w:r>
        <w:rPr>
          <w:rFonts w:hint="eastAsia"/>
        </w:rPr>
        <w:t>启动延迟</w:t>
      </w:r>
      <w:r w:rsidR="0093467A">
        <w:rPr>
          <w:rFonts w:hint="eastAsia"/>
        </w:rPr>
        <w:t xml:space="preserve"> pickup delay</w:t>
      </w:r>
    </w:p>
    <w:p w14:paraId="4CFD94F4" w14:textId="3ABB32E3" w:rsidR="00692D61" w:rsidRDefault="00692D61" w:rsidP="008A4D17">
      <w:pPr>
        <w:pStyle w:val="a9"/>
        <w:numPr>
          <w:ilvl w:val="1"/>
          <w:numId w:val="59"/>
        </w:numPr>
      </w:pPr>
      <w:r>
        <w:rPr>
          <w:rFonts w:hint="eastAsia"/>
        </w:rPr>
        <w:t>释放值</w:t>
      </w:r>
      <w:r w:rsidR="0093467A">
        <w:rPr>
          <w:rFonts w:hint="eastAsia"/>
        </w:rPr>
        <w:t xml:space="preserve"> dropout value</w:t>
      </w:r>
    </w:p>
    <w:p w14:paraId="37483EAA" w14:textId="7DFEDD64" w:rsidR="00692D61" w:rsidRDefault="00692D61" w:rsidP="008A4D17">
      <w:pPr>
        <w:pStyle w:val="a9"/>
        <w:numPr>
          <w:ilvl w:val="1"/>
          <w:numId w:val="59"/>
        </w:numPr>
      </w:pPr>
      <w:r>
        <w:rPr>
          <w:rFonts w:hint="eastAsia"/>
        </w:rPr>
        <w:t>释放延迟</w:t>
      </w:r>
      <w:r w:rsidR="0093467A">
        <w:rPr>
          <w:rFonts w:hint="eastAsia"/>
        </w:rPr>
        <w:t xml:space="preserve"> dropout delay</w:t>
      </w:r>
    </w:p>
    <w:p w14:paraId="5B3B03CC" w14:textId="38B43656" w:rsidR="00106429" w:rsidRPr="003027C9" w:rsidRDefault="00106429" w:rsidP="008A4D17">
      <w:pPr>
        <w:pStyle w:val="a9"/>
        <w:numPr>
          <w:ilvl w:val="1"/>
          <w:numId w:val="59"/>
        </w:numPr>
        <w:rPr>
          <w:color w:val="FF0000"/>
        </w:rPr>
      </w:pPr>
      <w:r w:rsidRPr="003027C9">
        <w:rPr>
          <w:rFonts w:hint="eastAsia"/>
          <w:color w:val="FF0000"/>
        </w:rPr>
        <w:t>注意：逻辑“</w:t>
      </w:r>
      <w:r w:rsidRPr="003027C9">
        <w:rPr>
          <w:rFonts w:hint="eastAsia"/>
          <w:color w:val="FF0000"/>
        </w:rPr>
        <w:t>&gt;</w:t>
      </w:r>
      <w:r w:rsidRPr="003027C9">
        <w:rPr>
          <w:color w:val="FF0000"/>
        </w:rPr>
        <w:t>”</w:t>
      </w:r>
      <w:r w:rsidRPr="003027C9">
        <w:rPr>
          <w:rFonts w:hint="eastAsia"/>
          <w:color w:val="FF0000"/>
        </w:rPr>
        <w:t>，则</w:t>
      </w:r>
      <w:r w:rsidRPr="003027C9">
        <w:rPr>
          <w:rFonts w:hint="eastAsia"/>
          <w:color w:val="FF0000"/>
        </w:rPr>
        <w:t>pickup value</w:t>
      </w:r>
      <w:r w:rsidRPr="003027C9">
        <w:rPr>
          <w:rFonts w:hint="eastAsia"/>
          <w:color w:val="FF0000"/>
        </w:rPr>
        <w:t>需要大于</w:t>
      </w:r>
      <w:r w:rsidRPr="003027C9">
        <w:rPr>
          <w:rFonts w:hint="eastAsia"/>
          <w:color w:val="FF0000"/>
        </w:rPr>
        <w:t>dropout value</w:t>
      </w:r>
      <w:r w:rsidRPr="003027C9">
        <w:rPr>
          <w:rFonts w:hint="eastAsia"/>
          <w:color w:val="FF0000"/>
        </w:rPr>
        <w:t>；逻辑</w:t>
      </w:r>
      <w:r w:rsidRPr="003027C9">
        <w:rPr>
          <w:color w:val="FF0000"/>
        </w:rPr>
        <w:t>”</w:t>
      </w:r>
      <w:r w:rsidRPr="003027C9">
        <w:rPr>
          <w:rFonts w:hint="eastAsia"/>
          <w:color w:val="FF0000"/>
        </w:rPr>
        <w:t>&lt;</w:t>
      </w:r>
      <w:r w:rsidRPr="003027C9">
        <w:rPr>
          <w:color w:val="FF0000"/>
        </w:rPr>
        <w:t>”</w:t>
      </w:r>
      <w:r w:rsidRPr="003027C9">
        <w:rPr>
          <w:rFonts w:hint="eastAsia"/>
          <w:color w:val="FF0000"/>
        </w:rPr>
        <w:t>，</w:t>
      </w:r>
      <w:r w:rsidRPr="003027C9">
        <w:rPr>
          <w:rFonts w:hint="eastAsia"/>
          <w:color w:val="FF0000"/>
        </w:rPr>
        <w:t>pickup value</w:t>
      </w:r>
      <w:r w:rsidRPr="003027C9">
        <w:rPr>
          <w:rFonts w:hint="eastAsia"/>
          <w:color w:val="FF0000"/>
        </w:rPr>
        <w:t>需要小于</w:t>
      </w:r>
      <w:r w:rsidRPr="003027C9">
        <w:rPr>
          <w:rFonts w:hint="eastAsia"/>
          <w:color w:val="FF0000"/>
        </w:rPr>
        <w:t>dropout value;</w:t>
      </w:r>
      <w:r w:rsidRPr="003027C9">
        <w:rPr>
          <w:rFonts w:hint="eastAsia"/>
          <w:color w:val="FF0000"/>
        </w:rPr>
        <w:t>逻辑</w:t>
      </w:r>
      <w:r w:rsidRPr="003027C9">
        <w:rPr>
          <w:color w:val="FF0000"/>
        </w:rPr>
        <w:t>”</w:t>
      </w:r>
      <w:r w:rsidRPr="003027C9">
        <w:rPr>
          <w:rFonts w:hint="eastAsia"/>
          <w:color w:val="FF0000"/>
        </w:rPr>
        <w:t>=</w:t>
      </w:r>
      <w:r w:rsidRPr="003027C9">
        <w:rPr>
          <w:color w:val="FF0000"/>
        </w:rPr>
        <w:t>”</w:t>
      </w:r>
      <w:r w:rsidRPr="003027C9">
        <w:rPr>
          <w:rFonts w:hint="eastAsia"/>
          <w:color w:val="FF0000"/>
        </w:rPr>
        <w:t>，</w:t>
      </w:r>
      <w:r w:rsidRPr="003027C9">
        <w:rPr>
          <w:rFonts w:hint="eastAsia"/>
          <w:color w:val="FF0000"/>
        </w:rPr>
        <w:t>pickup value</w:t>
      </w:r>
      <w:r w:rsidRPr="003027C9">
        <w:rPr>
          <w:rFonts w:hint="eastAsia"/>
          <w:color w:val="FF0000"/>
        </w:rPr>
        <w:t>与</w:t>
      </w:r>
      <w:r w:rsidRPr="003027C9">
        <w:rPr>
          <w:rFonts w:hint="eastAsia"/>
          <w:color w:val="FF0000"/>
        </w:rPr>
        <w:t>dropout value</w:t>
      </w:r>
      <w:r w:rsidRPr="003027C9">
        <w:rPr>
          <w:rFonts w:hint="eastAsia"/>
          <w:color w:val="FF0000"/>
        </w:rPr>
        <w:t>需要不同</w:t>
      </w:r>
    </w:p>
    <w:p w14:paraId="759B5CA4" w14:textId="48C58B6B" w:rsidR="00B74083" w:rsidRDefault="00B74083" w:rsidP="008A4D17">
      <w:pPr>
        <w:pStyle w:val="a9"/>
        <w:numPr>
          <w:ilvl w:val="0"/>
          <w:numId w:val="59"/>
        </w:numPr>
      </w:pPr>
      <w:r>
        <w:rPr>
          <w:rFonts w:hint="eastAsia"/>
        </w:rPr>
        <w:t>DO</w:t>
      </w:r>
      <w:r>
        <w:rPr>
          <w:rFonts w:hint="eastAsia"/>
        </w:rPr>
        <w:t>选择</w:t>
      </w:r>
      <w:r w:rsidR="001A5179">
        <w:rPr>
          <w:rFonts w:hint="eastAsia"/>
        </w:rPr>
        <w:t>：可选一个</w:t>
      </w:r>
      <w:r w:rsidR="001A5179">
        <w:rPr>
          <w:rFonts w:hint="eastAsia"/>
        </w:rPr>
        <w:t>DO</w:t>
      </w:r>
      <w:r w:rsidR="001A5179">
        <w:rPr>
          <w:rFonts w:hint="eastAsia"/>
        </w:rPr>
        <w:t>用于告警指示</w:t>
      </w:r>
    </w:p>
    <w:p w14:paraId="6998DA6B" w14:textId="55A433AF" w:rsidR="00692D61" w:rsidRPr="000F5F9A" w:rsidRDefault="00692D61" w:rsidP="008A4D17">
      <w:pPr>
        <w:pStyle w:val="a9"/>
        <w:numPr>
          <w:ilvl w:val="0"/>
          <w:numId w:val="59"/>
        </w:numPr>
      </w:pPr>
      <w:r w:rsidRPr="000F5F9A">
        <w:rPr>
          <w:rFonts w:hint="eastAsia"/>
        </w:rPr>
        <w:t xml:space="preserve">RO </w:t>
      </w:r>
      <w:r w:rsidRPr="000F5F9A">
        <w:rPr>
          <w:rFonts w:hint="eastAsia"/>
        </w:rPr>
        <w:t>选择</w:t>
      </w:r>
      <w:r w:rsidR="001A5179" w:rsidRPr="000F5F9A">
        <w:rPr>
          <w:rFonts w:hint="eastAsia"/>
        </w:rPr>
        <w:t>：可选一个</w:t>
      </w:r>
      <w:r w:rsidR="001A5179" w:rsidRPr="000F5F9A">
        <w:rPr>
          <w:rFonts w:hint="eastAsia"/>
        </w:rPr>
        <w:t>RO</w:t>
      </w:r>
      <w:r w:rsidR="001A5179" w:rsidRPr="000F5F9A">
        <w:rPr>
          <w:rFonts w:hint="eastAsia"/>
        </w:rPr>
        <w:t>用于告警指示</w:t>
      </w:r>
    </w:p>
    <w:p w14:paraId="248DBD13" w14:textId="441215A1" w:rsidR="00285E2C" w:rsidRDefault="00285E2C" w:rsidP="00285E2C">
      <w:r>
        <w:rPr>
          <w:rFonts w:hint="eastAsia"/>
        </w:rPr>
        <w:t>例如：</w:t>
      </w:r>
    </w:p>
    <w:p w14:paraId="7CC05F70" w14:textId="77777777" w:rsidR="00D66CF9" w:rsidRDefault="00D66CF9" w:rsidP="00285E2C">
      <w:r>
        <w:rPr>
          <w:rFonts w:hint="eastAsia"/>
        </w:rPr>
        <w:t>Alarm Monitor 1</w:t>
      </w:r>
      <w:r>
        <w:rPr>
          <w:rFonts w:hint="eastAsia"/>
        </w:rPr>
        <w:t>配置</w:t>
      </w:r>
    </w:p>
    <w:p w14:paraId="3610C522" w14:textId="7666D8BE" w:rsidR="00D66CF9" w:rsidRDefault="00D66CF9" w:rsidP="008A4D17">
      <w:pPr>
        <w:pStyle w:val="a9"/>
        <w:numPr>
          <w:ilvl w:val="0"/>
          <w:numId w:val="60"/>
        </w:numPr>
      </w:pPr>
      <w:r>
        <w:rPr>
          <w:rFonts w:hint="eastAsia"/>
        </w:rPr>
        <w:lastRenderedPageBreak/>
        <w:t>逻辑“</w:t>
      </w:r>
      <w:r>
        <w:rPr>
          <w:rFonts w:hint="eastAsia"/>
        </w:rPr>
        <w:t>AND</w:t>
      </w:r>
      <w:r>
        <w:t>”</w:t>
      </w:r>
    </w:p>
    <w:p w14:paraId="56973BB2" w14:textId="2E1DC58B" w:rsidR="00D66CF9" w:rsidRDefault="00D66CF9" w:rsidP="008A4D17">
      <w:pPr>
        <w:pStyle w:val="a9"/>
        <w:numPr>
          <w:ilvl w:val="0"/>
          <w:numId w:val="60"/>
        </w:numPr>
      </w:pPr>
      <w:r>
        <w:rPr>
          <w:rFonts w:hint="eastAsia"/>
        </w:rPr>
        <w:t>参数</w:t>
      </w:r>
      <w:r>
        <w:rPr>
          <w:rFonts w:hint="eastAsia"/>
        </w:rPr>
        <w:t>1</w:t>
      </w:r>
    </w:p>
    <w:p w14:paraId="1C37CEC0" w14:textId="465EB271" w:rsidR="00D66CF9" w:rsidRDefault="00D66CF9" w:rsidP="008A4D17">
      <w:pPr>
        <w:pStyle w:val="a9"/>
        <w:numPr>
          <w:ilvl w:val="1"/>
          <w:numId w:val="60"/>
        </w:numPr>
      </w:pPr>
      <w:r>
        <w:rPr>
          <w:rFonts w:hint="eastAsia"/>
        </w:rPr>
        <w:t>Va</w:t>
      </w:r>
    </w:p>
    <w:p w14:paraId="6937247F" w14:textId="356DF458" w:rsidR="00D66CF9" w:rsidRDefault="00D66CF9" w:rsidP="008A4D17">
      <w:pPr>
        <w:pStyle w:val="a9"/>
        <w:numPr>
          <w:ilvl w:val="1"/>
          <w:numId w:val="60"/>
        </w:numPr>
      </w:pPr>
      <w:r>
        <w:rPr>
          <w:rFonts w:hint="eastAsia"/>
        </w:rPr>
        <w:t>逻辑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&gt;</w:t>
      </w:r>
      <w:r>
        <w:t>”</w:t>
      </w:r>
    </w:p>
    <w:p w14:paraId="6FEC69F7" w14:textId="0954A11E" w:rsidR="0093467A" w:rsidRDefault="0093467A" w:rsidP="008A4D17">
      <w:pPr>
        <w:pStyle w:val="a9"/>
        <w:numPr>
          <w:ilvl w:val="1"/>
          <w:numId w:val="60"/>
        </w:numPr>
      </w:pPr>
      <w:r>
        <w:rPr>
          <w:rFonts w:hint="eastAsia"/>
        </w:rPr>
        <w:t>启动值</w:t>
      </w:r>
      <w:r>
        <w:rPr>
          <w:rFonts w:hint="eastAsia"/>
        </w:rPr>
        <w:t xml:space="preserve"> 150V</w:t>
      </w:r>
    </w:p>
    <w:p w14:paraId="6B9FC156" w14:textId="3D1526D4" w:rsidR="0093467A" w:rsidRDefault="0093467A" w:rsidP="008A4D17">
      <w:pPr>
        <w:pStyle w:val="a9"/>
        <w:numPr>
          <w:ilvl w:val="1"/>
          <w:numId w:val="60"/>
        </w:numPr>
      </w:pPr>
      <w:r>
        <w:rPr>
          <w:rFonts w:hint="eastAsia"/>
        </w:rPr>
        <w:t>启动延时</w:t>
      </w:r>
      <w:r>
        <w:rPr>
          <w:rFonts w:hint="eastAsia"/>
        </w:rPr>
        <w:t xml:space="preserve"> 500ms</w:t>
      </w:r>
    </w:p>
    <w:p w14:paraId="045AD7F0" w14:textId="2C4DD596" w:rsidR="0093467A" w:rsidRDefault="0093467A" w:rsidP="008A4D17">
      <w:pPr>
        <w:pStyle w:val="a9"/>
        <w:numPr>
          <w:ilvl w:val="1"/>
          <w:numId w:val="60"/>
        </w:numPr>
      </w:pPr>
      <w:r>
        <w:rPr>
          <w:rFonts w:hint="eastAsia"/>
        </w:rPr>
        <w:t>释放值</w:t>
      </w:r>
      <w:r w:rsidR="00106429">
        <w:rPr>
          <w:rFonts w:hint="eastAsia"/>
        </w:rPr>
        <w:t>120V</w:t>
      </w:r>
    </w:p>
    <w:p w14:paraId="33230F49" w14:textId="4F75C67A" w:rsidR="003027C9" w:rsidRDefault="003027C9" w:rsidP="008A4D17">
      <w:pPr>
        <w:pStyle w:val="a9"/>
        <w:numPr>
          <w:ilvl w:val="1"/>
          <w:numId w:val="60"/>
        </w:numPr>
      </w:pPr>
      <w:r>
        <w:rPr>
          <w:rFonts w:hint="eastAsia"/>
        </w:rPr>
        <w:t>释放延时</w:t>
      </w:r>
      <w:r>
        <w:rPr>
          <w:rFonts w:hint="eastAsia"/>
        </w:rPr>
        <w:t>200ms</w:t>
      </w:r>
    </w:p>
    <w:p w14:paraId="59297E5A" w14:textId="0FDAF5F5" w:rsidR="00D66CF9" w:rsidRDefault="00D66CF9" w:rsidP="008A4D17">
      <w:pPr>
        <w:pStyle w:val="a9"/>
        <w:numPr>
          <w:ilvl w:val="0"/>
          <w:numId w:val="60"/>
        </w:numPr>
      </w:pPr>
      <w:r>
        <w:rPr>
          <w:rFonts w:hint="eastAsia"/>
        </w:rPr>
        <w:t>参数</w:t>
      </w:r>
      <w:r>
        <w:rPr>
          <w:rFonts w:hint="eastAsia"/>
        </w:rPr>
        <w:t>2</w:t>
      </w:r>
    </w:p>
    <w:p w14:paraId="34B73515" w14:textId="283DE199" w:rsidR="00D66CF9" w:rsidRDefault="00D66CF9" w:rsidP="008A4D17">
      <w:pPr>
        <w:pStyle w:val="a9"/>
        <w:numPr>
          <w:ilvl w:val="1"/>
          <w:numId w:val="60"/>
        </w:numPr>
      </w:pPr>
      <w:r>
        <w:rPr>
          <w:rFonts w:hint="eastAsia"/>
        </w:rPr>
        <w:t>Ic</w:t>
      </w:r>
    </w:p>
    <w:p w14:paraId="36BA1413" w14:textId="05889FEC" w:rsidR="003027C9" w:rsidRDefault="003027C9" w:rsidP="008A4D17">
      <w:pPr>
        <w:pStyle w:val="a9"/>
        <w:numPr>
          <w:ilvl w:val="1"/>
          <w:numId w:val="60"/>
        </w:numPr>
      </w:pPr>
      <w:r>
        <w:rPr>
          <w:rFonts w:hint="eastAsia"/>
        </w:rPr>
        <w:t>逻辑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&lt;</w:t>
      </w:r>
      <w:r>
        <w:t>”</w:t>
      </w:r>
    </w:p>
    <w:p w14:paraId="1BA0FD1D" w14:textId="76133C42" w:rsidR="003027C9" w:rsidRDefault="003027C9" w:rsidP="008A4D17">
      <w:pPr>
        <w:pStyle w:val="a9"/>
        <w:numPr>
          <w:ilvl w:val="1"/>
          <w:numId w:val="60"/>
        </w:numPr>
      </w:pPr>
      <w:r>
        <w:rPr>
          <w:rFonts w:hint="eastAsia"/>
        </w:rPr>
        <w:t>启动值</w:t>
      </w:r>
      <w:r>
        <w:rPr>
          <w:rFonts w:hint="eastAsia"/>
        </w:rPr>
        <w:t xml:space="preserve"> </w:t>
      </w:r>
      <w:r w:rsidR="0076337A">
        <w:rPr>
          <w:rFonts w:hint="eastAsia"/>
        </w:rPr>
        <w:t>5A</w:t>
      </w:r>
    </w:p>
    <w:p w14:paraId="0A1AFDB5" w14:textId="4A5D0018" w:rsidR="003027C9" w:rsidRDefault="003027C9" w:rsidP="008A4D17">
      <w:pPr>
        <w:pStyle w:val="a9"/>
        <w:numPr>
          <w:ilvl w:val="1"/>
          <w:numId w:val="60"/>
        </w:numPr>
      </w:pPr>
      <w:r>
        <w:rPr>
          <w:rFonts w:hint="eastAsia"/>
        </w:rPr>
        <w:t>启动延时</w:t>
      </w:r>
      <w:r>
        <w:rPr>
          <w:rFonts w:hint="eastAsia"/>
        </w:rPr>
        <w:t xml:space="preserve"> </w:t>
      </w:r>
      <w:r w:rsidR="0076337A">
        <w:rPr>
          <w:rFonts w:hint="eastAsia"/>
        </w:rPr>
        <w:t>4</w:t>
      </w:r>
      <w:r>
        <w:rPr>
          <w:rFonts w:hint="eastAsia"/>
        </w:rPr>
        <w:t>00ms</w:t>
      </w:r>
    </w:p>
    <w:p w14:paraId="4883B6C2" w14:textId="16964018" w:rsidR="003027C9" w:rsidRDefault="003027C9" w:rsidP="008A4D17">
      <w:pPr>
        <w:pStyle w:val="a9"/>
        <w:numPr>
          <w:ilvl w:val="1"/>
          <w:numId w:val="60"/>
        </w:numPr>
      </w:pPr>
      <w:r>
        <w:rPr>
          <w:rFonts w:hint="eastAsia"/>
        </w:rPr>
        <w:t>释放值</w:t>
      </w:r>
      <w:r w:rsidR="0076337A">
        <w:rPr>
          <w:rFonts w:hint="eastAsia"/>
        </w:rPr>
        <w:t>20A</w:t>
      </w:r>
    </w:p>
    <w:p w14:paraId="00071E8D" w14:textId="6EFB1360" w:rsidR="003027C9" w:rsidRDefault="003027C9" w:rsidP="008A4D17">
      <w:pPr>
        <w:pStyle w:val="a9"/>
        <w:numPr>
          <w:ilvl w:val="1"/>
          <w:numId w:val="60"/>
        </w:numPr>
      </w:pPr>
      <w:r>
        <w:rPr>
          <w:rFonts w:hint="eastAsia"/>
        </w:rPr>
        <w:t>释放延时</w:t>
      </w:r>
      <w:r w:rsidR="0076337A">
        <w:rPr>
          <w:rFonts w:hint="eastAsia"/>
        </w:rPr>
        <w:t>3</w:t>
      </w:r>
      <w:r>
        <w:rPr>
          <w:rFonts w:hint="eastAsia"/>
        </w:rPr>
        <w:t>00ms</w:t>
      </w:r>
    </w:p>
    <w:p w14:paraId="662B191B" w14:textId="596B4803" w:rsidR="0076337A" w:rsidRDefault="0076337A" w:rsidP="008A4D17">
      <w:pPr>
        <w:pStyle w:val="a9"/>
        <w:numPr>
          <w:ilvl w:val="0"/>
          <w:numId w:val="60"/>
        </w:numPr>
      </w:pPr>
      <w:r>
        <w:rPr>
          <w:rFonts w:hint="eastAsia"/>
        </w:rPr>
        <w:t>DO</w:t>
      </w:r>
      <w:r>
        <w:rPr>
          <w:rFonts w:hint="eastAsia"/>
        </w:rPr>
        <w:t>选择</w:t>
      </w:r>
      <w:r>
        <w:rPr>
          <w:rFonts w:hint="eastAsia"/>
        </w:rPr>
        <w:t>: DO1</w:t>
      </w:r>
    </w:p>
    <w:p w14:paraId="0AF57186" w14:textId="5F8F83ED" w:rsidR="0076337A" w:rsidRPr="000F5F9A" w:rsidRDefault="0076337A" w:rsidP="008A4D17">
      <w:pPr>
        <w:pStyle w:val="a9"/>
        <w:numPr>
          <w:ilvl w:val="0"/>
          <w:numId w:val="60"/>
        </w:numPr>
      </w:pPr>
      <w:r w:rsidRPr="000F5F9A">
        <w:rPr>
          <w:rFonts w:hint="eastAsia"/>
        </w:rPr>
        <w:t>RO</w:t>
      </w:r>
      <w:r w:rsidRPr="000F5F9A">
        <w:rPr>
          <w:rFonts w:hint="eastAsia"/>
        </w:rPr>
        <w:t>选择</w:t>
      </w:r>
      <w:r w:rsidRPr="000F5F9A">
        <w:rPr>
          <w:rFonts w:hint="eastAsia"/>
        </w:rPr>
        <w:t>: RO2</w:t>
      </w:r>
    </w:p>
    <w:p w14:paraId="50931C86" w14:textId="493A5FB6" w:rsidR="003027C9" w:rsidRDefault="0076337A" w:rsidP="0076337A">
      <w:r>
        <w:rPr>
          <w:rFonts w:hint="eastAsia"/>
        </w:rPr>
        <w:t>那么</w:t>
      </w:r>
    </w:p>
    <w:p w14:paraId="3F37B5CE" w14:textId="310DC71D" w:rsidR="00241BCA" w:rsidRDefault="00241BCA" w:rsidP="008A4D17">
      <w:pPr>
        <w:pStyle w:val="a9"/>
        <w:numPr>
          <w:ilvl w:val="0"/>
          <w:numId w:val="61"/>
        </w:numPr>
      </w:pPr>
      <w:r>
        <w:rPr>
          <w:rFonts w:hint="eastAsia"/>
        </w:rPr>
        <w:t>当</w:t>
      </w:r>
      <w:r>
        <w:rPr>
          <w:rFonts w:hint="eastAsia"/>
        </w:rPr>
        <w:t xml:space="preserve"> Va &gt;</w:t>
      </w:r>
      <w:r w:rsidR="00DA0686">
        <w:rPr>
          <w:rFonts w:hint="eastAsia"/>
        </w:rPr>
        <w:t>=</w:t>
      </w:r>
      <w:r>
        <w:rPr>
          <w:rFonts w:hint="eastAsia"/>
        </w:rPr>
        <w:t xml:space="preserve"> 150V</w:t>
      </w:r>
      <w:r>
        <w:rPr>
          <w:rFonts w:hint="eastAsia"/>
        </w:rPr>
        <w:t>，持续</w:t>
      </w:r>
      <w:r>
        <w:rPr>
          <w:rFonts w:hint="eastAsia"/>
        </w:rPr>
        <w:t>500ms</w:t>
      </w:r>
      <w:r>
        <w:rPr>
          <w:rFonts w:hint="eastAsia"/>
        </w:rPr>
        <w:t>；</w:t>
      </w:r>
      <w:r>
        <w:t>”</w:t>
      </w:r>
      <w:r>
        <w:rPr>
          <w:rFonts w:hint="eastAsia"/>
        </w:rPr>
        <w:t>AND</w:t>
      </w:r>
      <w:r>
        <w:t>”</w:t>
      </w:r>
      <w:r>
        <w:rPr>
          <w:rFonts w:hint="eastAsia"/>
        </w:rPr>
        <w:t xml:space="preserve"> Ia &lt;</w:t>
      </w:r>
      <w:r w:rsidR="002B79ED">
        <w:rPr>
          <w:rFonts w:hint="eastAsia"/>
        </w:rPr>
        <w:t>=</w:t>
      </w:r>
      <w:r>
        <w:rPr>
          <w:rFonts w:hint="eastAsia"/>
        </w:rPr>
        <w:t xml:space="preserve"> 5A</w:t>
      </w:r>
      <w:r>
        <w:rPr>
          <w:rFonts w:hint="eastAsia"/>
        </w:rPr>
        <w:t>，持续</w:t>
      </w:r>
      <w:r>
        <w:rPr>
          <w:rFonts w:hint="eastAsia"/>
        </w:rPr>
        <w:t>400ms</w:t>
      </w:r>
      <w:r>
        <w:rPr>
          <w:rFonts w:hint="eastAsia"/>
        </w:rPr>
        <w:t>时，</w:t>
      </w:r>
      <w:r>
        <w:rPr>
          <w:rFonts w:hint="eastAsia"/>
        </w:rPr>
        <w:t>Alarm Monitor 1</w:t>
      </w:r>
      <w:r>
        <w:rPr>
          <w:rFonts w:hint="eastAsia"/>
        </w:rPr>
        <w:t>状态</w:t>
      </w:r>
      <w:r w:rsidR="002C12F5">
        <w:rPr>
          <w:rFonts w:hint="eastAsia"/>
        </w:rPr>
        <w:t>启动</w:t>
      </w:r>
      <w:r>
        <w:rPr>
          <w:rFonts w:hint="eastAsia"/>
        </w:rPr>
        <w:t>(ON)</w:t>
      </w:r>
      <w:r w:rsidR="00015F8B">
        <w:rPr>
          <w:rFonts w:hint="eastAsia"/>
        </w:rPr>
        <w:t>。然后触发</w:t>
      </w:r>
      <w:r w:rsidR="00015F8B">
        <w:rPr>
          <w:rFonts w:hint="eastAsia"/>
        </w:rPr>
        <w:t>DO1</w:t>
      </w:r>
      <w:r w:rsidR="00015F8B" w:rsidRPr="00D241BB">
        <w:rPr>
          <w:rFonts w:hint="eastAsia"/>
          <w:strike/>
        </w:rPr>
        <w:t>和</w:t>
      </w:r>
      <w:r w:rsidR="00015F8B" w:rsidRPr="00D241BB">
        <w:rPr>
          <w:rFonts w:hint="eastAsia"/>
          <w:strike/>
        </w:rPr>
        <w:t>RO2</w:t>
      </w:r>
      <w:r w:rsidR="00AA2789">
        <w:rPr>
          <w:rFonts w:hint="eastAsia"/>
        </w:rPr>
        <w:t>输出</w:t>
      </w:r>
      <w:r w:rsidR="00AA2789">
        <w:rPr>
          <w:rFonts w:hint="eastAsia"/>
        </w:rPr>
        <w:t>1</w:t>
      </w:r>
      <w:r w:rsidR="00015F8B">
        <w:rPr>
          <w:rFonts w:hint="eastAsia"/>
        </w:rPr>
        <w:t>。</w:t>
      </w:r>
    </w:p>
    <w:p w14:paraId="328A035C" w14:textId="18110317" w:rsidR="00015F8B" w:rsidRDefault="00015F8B" w:rsidP="008A4D17">
      <w:pPr>
        <w:pStyle w:val="a9"/>
        <w:numPr>
          <w:ilvl w:val="0"/>
          <w:numId w:val="61"/>
        </w:numPr>
      </w:pPr>
      <w:r>
        <w:rPr>
          <w:rFonts w:hint="eastAsia"/>
        </w:rPr>
        <w:t>当</w:t>
      </w:r>
      <w:r>
        <w:rPr>
          <w:rFonts w:hint="eastAsia"/>
        </w:rPr>
        <w:t>Va &lt;</w:t>
      </w:r>
      <w:r w:rsidR="00DA0686">
        <w:rPr>
          <w:rFonts w:hint="eastAsia"/>
        </w:rPr>
        <w:t>=</w:t>
      </w:r>
      <w:r>
        <w:rPr>
          <w:rFonts w:hint="eastAsia"/>
        </w:rPr>
        <w:t xml:space="preserve"> 120V, </w:t>
      </w:r>
      <w:r>
        <w:rPr>
          <w:rFonts w:hint="eastAsia"/>
        </w:rPr>
        <w:t>持续</w:t>
      </w:r>
      <w:r w:rsidR="00DA0686">
        <w:rPr>
          <w:rFonts w:hint="eastAsia"/>
        </w:rPr>
        <w:t xml:space="preserve">200ms; </w:t>
      </w:r>
      <w:r w:rsidR="00DA0686">
        <w:t>“</w:t>
      </w:r>
      <w:r w:rsidR="00DA0686">
        <w:rPr>
          <w:rFonts w:hint="eastAsia"/>
        </w:rPr>
        <w:t>OR</w:t>
      </w:r>
      <w:r w:rsidR="00DA0686">
        <w:rPr>
          <w:rFonts w:hint="eastAsia"/>
        </w:rPr>
        <w:t>“</w:t>
      </w:r>
      <w:r w:rsidR="00DA0686">
        <w:rPr>
          <w:rFonts w:hint="eastAsia"/>
        </w:rPr>
        <w:t xml:space="preserve"> Ia &gt;</w:t>
      </w:r>
      <w:r w:rsidR="002B79ED">
        <w:rPr>
          <w:rFonts w:hint="eastAsia"/>
        </w:rPr>
        <w:t>=</w:t>
      </w:r>
      <w:r w:rsidR="00DA0686">
        <w:rPr>
          <w:rFonts w:hint="eastAsia"/>
        </w:rPr>
        <w:t xml:space="preserve"> 20A</w:t>
      </w:r>
      <w:r w:rsidR="002B79ED">
        <w:rPr>
          <w:rFonts w:hint="eastAsia"/>
        </w:rPr>
        <w:t>,</w:t>
      </w:r>
      <w:r w:rsidR="002B79ED">
        <w:rPr>
          <w:rFonts w:hint="eastAsia"/>
        </w:rPr>
        <w:t>持续</w:t>
      </w:r>
      <w:r w:rsidR="002B79ED">
        <w:rPr>
          <w:rFonts w:hint="eastAsia"/>
        </w:rPr>
        <w:t>300ms</w:t>
      </w:r>
      <w:r w:rsidR="002B79ED">
        <w:rPr>
          <w:rFonts w:hint="eastAsia"/>
        </w:rPr>
        <w:t>时，</w:t>
      </w:r>
      <w:r w:rsidR="002B79ED">
        <w:rPr>
          <w:rFonts w:hint="eastAsia"/>
        </w:rPr>
        <w:t>Alarm Monitor 1</w:t>
      </w:r>
      <w:r w:rsidR="002B79ED">
        <w:rPr>
          <w:rFonts w:hint="eastAsia"/>
        </w:rPr>
        <w:t>状态</w:t>
      </w:r>
      <w:r w:rsidR="002C12F5">
        <w:rPr>
          <w:rFonts w:hint="eastAsia"/>
        </w:rPr>
        <w:t>释放</w:t>
      </w:r>
      <w:r w:rsidR="002B79ED">
        <w:rPr>
          <w:rFonts w:hint="eastAsia"/>
        </w:rPr>
        <w:t>(OFF)</w:t>
      </w:r>
      <w:r w:rsidR="002B79ED">
        <w:rPr>
          <w:rFonts w:hint="eastAsia"/>
        </w:rPr>
        <w:t>。然后</w:t>
      </w:r>
      <w:r w:rsidR="009D160C">
        <w:rPr>
          <w:rFonts w:hint="eastAsia"/>
        </w:rPr>
        <w:t>触发</w:t>
      </w:r>
      <w:r w:rsidR="002B79ED">
        <w:rPr>
          <w:rFonts w:hint="eastAsia"/>
        </w:rPr>
        <w:t>DO1</w:t>
      </w:r>
      <w:r w:rsidR="002B79ED" w:rsidRPr="00D241BB">
        <w:rPr>
          <w:rFonts w:hint="eastAsia"/>
          <w:strike/>
        </w:rPr>
        <w:t>和</w:t>
      </w:r>
      <w:r w:rsidR="002B79ED" w:rsidRPr="00D241BB">
        <w:rPr>
          <w:rFonts w:hint="eastAsia"/>
          <w:strike/>
        </w:rPr>
        <w:t>RO2</w:t>
      </w:r>
      <w:r w:rsidR="00AA2789">
        <w:rPr>
          <w:rFonts w:hint="eastAsia"/>
        </w:rPr>
        <w:t>输出</w:t>
      </w:r>
      <w:r w:rsidR="00AA2789">
        <w:rPr>
          <w:rFonts w:hint="eastAsia"/>
        </w:rPr>
        <w:t>0</w:t>
      </w:r>
      <w:r w:rsidR="002B79ED">
        <w:rPr>
          <w:rFonts w:hint="eastAsia"/>
        </w:rPr>
        <w:t>。</w:t>
      </w:r>
    </w:p>
    <w:p w14:paraId="280032D5" w14:textId="07A6B7D9" w:rsidR="00692D61" w:rsidRDefault="00CB7C6E" w:rsidP="00CB7C6E">
      <w:pPr>
        <w:pStyle w:val="3"/>
      </w:pPr>
      <w:bookmarkStart w:id="84" w:name="_Toc173749001"/>
      <w:r>
        <w:rPr>
          <w:rFonts w:hint="eastAsia"/>
        </w:rPr>
        <w:t xml:space="preserve">3.4.2 </w:t>
      </w:r>
      <w:r>
        <w:rPr>
          <w:rFonts w:hint="eastAsia"/>
        </w:rPr>
        <w:t>告警</w:t>
      </w:r>
      <w:r w:rsidR="00692D61">
        <w:rPr>
          <w:rFonts w:hint="eastAsia"/>
        </w:rPr>
        <w:t>状态</w:t>
      </w:r>
      <w:r w:rsidR="00E11AB9">
        <w:rPr>
          <w:rFonts w:hint="eastAsia"/>
        </w:rPr>
        <w:t xml:space="preserve"> Alarm Status</w:t>
      </w:r>
      <w:bookmarkEnd w:id="84"/>
    </w:p>
    <w:p w14:paraId="2AAAE7CD" w14:textId="0B5B7050" w:rsidR="00692D61" w:rsidRDefault="001463FD" w:rsidP="00692D61">
      <w:r>
        <w:rPr>
          <w:rFonts w:hint="eastAsia"/>
        </w:rPr>
        <w:t>每组告警监控</w:t>
      </w:r>
      <w:r w:rsidR="00692D61">
        <w:rPr>
          <w:rFonts w:hint="eastAsia"/>
        </w:rPr>
        <w:t>需要参数来表示</w:t>
      </w:r>
      <w:r w:rsidR="004C081D">
        <w:rPr>
          <w:rFonts w:hint="eastAsia"/>
        </w:rPr>
        <w:t>告警</w:t>
      </w:r>
      <w:r w:rsidR="00692D61">
        <w:rPr>
          <w:rFonts w:hint="eastAsia"/>
        </w:rPr>
        <w:t>状态（开</w:t>
      </w:r>
      <w:r w:rsidR="00106AC6">
        <w:rPr>
          <w:rFonts w:hint="eastAsia"/>
        </w:rPr>
        <w:t>ON</w:t>
      </w:r>
      <w:r w:rsidR="00F11E70">
        <w:rPr>
          <w:rFonts w:hint="eastAsia"/>
        </w:rPr>
        <w:t xml:space="preserve"> 1 </w:t>
      </w:r>
      <w:r w:rsidR="00692D61">
        <w:rPr>
          <w:rFonts w:hint="eastAsia"/>
        </w:rPr>
        <w:t>/</w:t>
      </w:r>
      <w:r w:rsidR="00692D61">
        <w:rPr>
          <w:rFonts w:hint="eastAsia"/>
        </w:rPr>
        <w:t>关</w:t>
      </w:r>
      <w:r w:rsidR="00106AC6">
        <w:rPr>
          <w:rFonts w:hint="eastAsia"/>
        </w:rPr>
        <w:t>OFF</w:t>
      </w:r>
      <w:r w:rsidR="00F11E70">
        <w:rPr>
          <w:rFonts w:hint="eastAsia"/>
        </w:rPr>
        <w:t xml:space="preserve"> 0</w:t>
      </w:r>
      <w:r w:rsidR="00692D61">
        <w:rPr>
          <w:rFonts w:hint="eastAsia"/>
        </w:rPr>
        <w:t>）。</w:t>
      </w:r>
      <w:r w:rsidR="004C081D">
        <w:rPr>
          <w:rFonts w:hint="eastAsia"/>
        </w:rPr>
        <w:t>告警</w:t>
      </w:r>
      <w:r w:rsidR="00692D61">
        <w:rPr>
          <w:rFonts w:hint="eastAsia"/>
        </w:rPr>
        <w:t>状态值在重启时可以清除。</w:t>
      </w:r>
    </w:p>
    <w:p w14:paraId="7633C4AA" w14:textId="71EAB714" w:rsidR="00692D61" w:rsidRDefault="001B4D7E" w:rsidP="001B4D7E">
      <w:pPr>
        <w:pStyle w:val="3"/>
      </w:pPr>
      <w:bookmarkStart w:id="85" w:name="_Toc173749002"/>
      <w:r>
        <w:rPr>
          <w:rFonts w:hint="eastAsia"/>
        </w:rPr>
        <w:t xml:space="preserve">3.4.3 </w:t>
      </w:r>
      <w:r>
        <w:rPr>
          <w:rFonts w:hint="eastAsia"/>
        </w:rPr>
        <w:t>告</w:t>
      </w:r>
      <w:r w:rsidR="00692D61">
        <w:rPr>
          <w:rFonts w:hint="eastAsia"/>
        </w:rPr>
        <w:t>警</w:t>
      </w:r>
      <w:r>
        <w:rPr>
          <w:rFonts w:hint="eastAsia"/>
        </w:rPr>
        <w:t>记录</w:t>
      </w:r>
      <w:r w:rsidR="00E11AB9">
        <w:rPr>
          <w:rFonts w:hint="eastAsia"/>
        </w:rPr>
        <w:t xml:space="preserve"> Alarm Log</w:t>
      </w:r>
      <w:bookmarkEnd w:id="85"/>
    </w:p>
    <w:p w14:paraId="3B0CA3C5" w14:textId="30AD78AD" w:rsidR="00692D61" w:rsidRDefault="00692D61" w:rsidP="00692D61">
      <w:r>
        <w:rPr>
          <w:rFonts w:hint="eastAsia"/>
        </w:rPr>
        <w:t>循环</w:t>
      </w:r>
      <w:r w:rsidR="00E9545C">
        <w:rPr>
          <w:rFonts w:hint="eastAsia"/>
        </w:rPr>
        <w:t>记录</w:t>
      </w:r>
      <w:r>
        <w:rPr>
          <w:rFonts w:hint="eastAsia"/>
        </w:rPr>
        <w:t>最多</w:t>
      </w:r>
      <w:r>
        <w:rPr>
          <w:rFonts w:hint="eastAsia"/>
        </w:rPr>
        <w:t xml:space="preserve"> </w:t>
      </w:r>
      <w:r w:rsidR="00D86F63">
        <w:rPr>
          <w:rFonts w:hint="eastAsia"/>
        </w:rPr>
        <w:t>2</w:t>
      </w:r>
      <w:r w:rsidR="001C382F">
        <w:rPr>
          <w:rFonts w:hint="eastAsia"/>
        </w:rPr>
        <w:t>00</w:t>
      </w:r>
      <w:r>
        <w:rPr>
          <w:rFonts w:hint="eastAsia"/>
        </w:rPr>
        <w:t xml:space="preserve"> </w:t>
      </w:r>
      <w:r>
        <w:rPr>
          <w:rFonts w:hint="eastAsia"/>
        </w:rPr>
        <w:t>个</w:t>
      </w:r>
      <w:r w:rsidR="004C081D">
        <w:rPr>
          <w:rFonts w:hint="eastAsia"/>
        </w:rPr>
        <w:t>告警</w:t>
      </w:r>
      <w:r>
        <w:rPr>
          <w:rFonts w:hint="eastAsia"/>
        </w:rPr>
        <w:t>日志。每个</w:t>
      </w:r>
      <w:r w:rsidR="004C081D">
        <w:rPr>
          <w:rFonts w:hint="eastAsia"/>
        </w:rPr>
        <w:t>告警</w:t>
      </w:r>
      <w:r>
        <w:rPr>
          <w:rFonts w:hint="eastAsia"/>
        </w:rPr>
        <w:t>日志包括：</w:t>
      </w:r>
    </w:p>
    <w:p w14:paraId="125C5FC4" w14:textId="77777777" w:rsidR="00692D61" w:rsidRDefault="00692D61" w:rsidP="00692D61">
      <w:r>
        <w:rPr>
          <w:rFonts w:hint="eastAsia"/>
        </w:rPr>
        <w:t>时间戳：时间戳格式为年</w:t>
      </w:r>
      <w:r>
        <w:rPr>
          <w:rFonts w:hint="eastAsia"/>
        </w:rPr>
        <w:t>-</w:t>
      </w:r>
      <w:r>
        <w:rPr>
          <w:rFonts w:hint="eastAsia"/>
        </w:rPr>
        <w:t>月</w:t>
      </w:r>
      <w:r>
        <w:rPr>
          <w:rFonts w:hint="eastAsia"/>
        </w:rPr>
        <w:t>-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时</w:t>
      </w:r>
      <w:r>
        <w:rPr>
          <w:rFonts w:hint="eastAsia"/>
        </w:rPr>
        <w:t>:</w:t>
      </w:r>
      <w:r>
        <w:rPr>
          <w:rFonts w:hint="eastAsia"/>
        </w:rPr>
        <w:t>分</w:t>
      </w:r>
      <w:r>
        <w:rPr>
          <w:rFonts w:hint="eastAsia"/>
        </w:rPr>
        <w:t>:</w:t>
      </w:r>
      <w:r>
        <w:rPr>
          <w:rFonts w:hint="eastAsia"/>
        </w:rPr>
        <w:t>秒</w:t>
      </w:r>
      <w:r>
        <w:rPr>
          <w:rFonts w:hint="eastAsia"/>
        </w:rPr>
        <w:t>:</w:t>
      </w:r>
      <w:r>
        <w:rPr>
          <w:rFonts w:hint="eastAsia"/>
        </w:rPr>
        <w:t>毫秒。</w:t>
      </w:r>
    </w:p>
    <w:p w14:paraId="7CD29FDE" w14:textId="0D855812" w:rsidR="00692D61" w:rsidRDefault="00692D61" w:rsidP="00692D61">
      <w:r>
        <w:rPr>
          <w:rFonts w:hint="eastAsia"/>
        </w:rPr>
        <w:t>持续时间：持续时间是</w:t>
      </w:r>
      <w:r w:rsidR="004C081D">
        <w:rPr>
          <w:rFonts w:hint="eastAsia"/>
        </w:rPr>
        <w:t>告警</w:t>
      </w:r>
      <w:r>
        <w:rPr>
          <w:rFonts w:hint="eastAsia"/>
        </w:rPr>
        <w:t>启动和释放之间的时间。</w:t>
      </w:r>
    </w:p>
    <w:p w14:paraId="374BF44C" w14:textId="721CFDFB" w:rsidR="00692D61" w:rsidRDefault="00692D61" w:rsidP="00692D61">
      <w:r>
        <w:rPr>
          <w:rFonts w:hint="eastAsia"/>
        </w:rPr>
        <w:lastRenderedPageBreak/>
        <w:t>极值：在</w:t>
      </w:r>
      <w:r w:rsidR="004C081D">
        <w:rPr>
          <w:rFonts w:hint="eastAsia"/>
        </w:rPr>
        <w:t>告警</w:t>
      </w:r>
      <w:r>
        <w:rPr>
          <w:rFonts w:hint="eastAsia"/>
        </w:rPr>
        <w:t>期间，将记录最大值或最小值。根据逻辑，如果设置为“</w:t>
      </w:r>
      <w:r>
        <w:rPr>
          <w:rFonts w:hint="eastAsia"/>
        </w:rPr>
        <w:t>&gt;</w:t>
      </w:r>
      <w:r>
        <w:rPr>
          <w:rFonts w:hint="eastAsia"/>
        </w:rPr>
        <w:t>”，极值将显示最大值；如果设置为“</w:t>
      </w:r>
      <w:r>
        <w:rPr>
          <w:rFonts w:hint="eastAsia"/>
        </w:rPr>
        <w:t>&lt;</w:t>
      </w:r>
      <w:r>
        <w:rPr>
          <w:rFonts w:hint="eastAsia"/>
        </w:rPr>
        <w:t>”，极值将显示最小值。</w:t>
      </w:r>
    </w:p>
    <w:p w14:paraId="5B231E9F" w14:textId="42DC8FC3" w:rsidR="00692D61" w:rsidRPr="00692D61" w:rsidRDefault="00692D61" w:rsidP="00692D61">
      <w:r>
        <w:rPr>
          <w:rFonts w:hint="eastAsia"/>
        </w:rPr>
        <w:t>清除日志：用户可以通过</w:t>
      </w:r>
      <w:r>
        <w:rPr>
          <w:rFonts w:hint="eastAsia"/>
        </w:rPr>
        <w:t xml:space="preserve"> Modbus </w:t>
      </w:r>
      <w:r>
        <w:rPr>
          <w:rFonts w:hint="eastAsia"/>
        </w:rPr>
        <w:t>命令删除所有</w:t>
      </w:r>
      <w:r w:rsidR="004C081D">
        <w:rPr>
          <w:rFonts w:hint="eastAsia"/>
        </w:rPr>
        <w:t>告警</w:t>
      </w:r>
      <w:r>
        <w:rPr>
          <w:rFonts w:hint="eastAsia"/>
        </w:rPr>
        <w:t>日志。</w:t>
      </w:r>
    </w:p>
    <w:p w14:paraId="10CAE7C1" w14:textId="67DB6EBA" w:rsidR="0003613F" w:rsidRDefault="0003613F" w:rsidP="0003613F">
      <w:pPr>
        <w:pStyle w:val="2"/>
      </w:pPr>
      <w:bookmarkStart w:id="86" w:name="_Toc100504428"/>
      <w:bookmarkStart w:id="87" w:name="_Toc173749003"/>
      <w:r>
        <w:rPr>
          <w:rFonts w:hint="eastAsia"/>
        </w:rPr>
        <w:t>3</w:t>
      </w:r>
      <w:r>
        <w:t xml:space="preserve">.5 </w:t>
      </w:r>
      <w:r w:rsidR="008F2A1A">
        <w:rPr>
          <w:rFonts w:hint="eastAsia"/>
        </w:rPr>
        <w:t>记录和统计</w:t>
      </w:r>
      <w:bookmarkEnd w:id="86"/>
      <w:bookmarkEnd w:id="87"/>
    </w:p>
    <w:p w14:paraId="5329A377" w14:textId="77777777" w:rsidR="0003613F" w:rsidRDefault="0003613F" w:rsidP="0003613F">
      <w:pPr>
        <w:pStyle w:val="3"/>
      </w:pPr>
      <w:bookmarkStart w:id="88" w:name="_Toc100504429"/>
      <w:bookmarkStart w:id="89" w:name="_Toc173749004"/>
      <w:r>
        <w:rPr>
          <w:rFonts w:hint="eastAsia"/>
        </w:rPr>
        <w:t>3</w:t>
      </w:r>
      <w:r>
        <w:t>.5</w:t>
      </w:r>
      <w:r>
        <w:rPr>
          <w:rFonts w:hint="eastAsia"/>
        </w:rPr>
        <w:t>.</w:t>
      </w:r>
      <w:r>
        <w:t>1 Max/Min</w:t>
      </w:r>
      <w:bookmarkEnd w:id="88"/>
      <w:bookmarkEnd w:id="89"/>
    </w:p>
    <w:p w14:paraId="7F70E996" w14:textId="052CAE50" w:rsidR="0003613F" w:rsidRPr="00CE1D37" w:rsidRDefault="002C6846" w:rsidP="0003613F">
      <w:r>
        <w:rPr>
          <w:rFonts w:hint="eastAsia"/>
        </w:rPr>
        <w:t>AcuRev4100</w:t>
      </w:r>
      <w:r w:rsidR="008F2A1A">
        <w:rPr>
          <w:rFonts w:hint="eastAsia"/>
        </w:rPr>
        <w:t>支持记录以下实时值的</w:t>
      </w:r>
      <w:r w:rsidR="008F2A1A">
        <w:rPr>
          <w:rFonts w:hint="eastAsia"/>
        </w:rPr>
        <w:t>max/min</w:t>
      </w:r>
      <w:r w:rsidR="008F2A1A">
        <w:rPr>
          <w:rFonts w:hint="eastAsia"/>
        </w:rPr>
        <w:t>，并带时间戳</w:t>
      </w:r>
    </w:p>
    <w:p w14:paraId="2C2E7C53" w14:textId="77777777" w:rsidR="00371E51" w:rsidRDefault="00371E51" w:rsidP="008A4D17">
      <w:pPr>
        <w:pStyle w:val="a9"/>
        <w:widowControl w:val="0"/>
        <w:numPr>
          <w:ilvl w:val="0"/>
          <w:numId w:val="62"/>
        </w:numPr>
        <w:spacing w:after="0" w:line="240" w:lineRule="auto"/>
        <w:jc w:val="both"/>
      </w:pPr>
      <w:r>
        <w:rPr>
          <w:rFonts w:hint="eastAsia"/>
        </w:rPr>
        <w:t>系统</w:t>
      </w:r>
    </w:p>
    <w:p w14:paraId="391F55A1" w14:textId="60D02529" w:rsidR="0003613F" w:rsidRDefault="0003613F" w:rsidP="008A4D17">
      <w:pPr>
        <w:pStyle w:val="a9"/>
        <w:widowControl w:val="0"/>
        <w:numPr>
          <w:ilvl w:val="1"/>
          <w:numId w:val="62"/>
        </w:numPr>
        <w:spacing w:after="0" w:line="240" w:lineRule="auto"/>
        <w:jc w:val="both"/>
      </w:pPr>
      <w:r>
        <w:t>V a/b/c</w:t>
      </w:r>
    </w:p>
    <w:p w14:paraId="0224C47A" w14:textId="77777777" w:rsidR="0003613F" w:rsidRDefault="0003613F" w:rsidP="008A4D17">
      <w:pPr>
        <w:pStyle w:val="a9"/>
        <w:widowControl w:val="0"/>
        <w:numPr>
          <w:ilvl w:val="1"/>
          <w:numId w:val="62"/>
        </w:numPr>
        <w:spacing w:after="0" w:line="240" w:lineRule="auto"/>
        <w:jc w:val="both"/>
      </w:pPr>
      <w:r>
        <w:t>V ab/bc/ca</w:t>
      </w:r>
    </w:p>
    <w:p w14:paraId="57923EA1" w14:textId="0510FC22" w:rsidR="0003613F" w:rsidRDefault="0003613F" w:rsidP="008A4D17">
      <w:pPr>
        <w:pStyle w:val="a9"/>
        <w:widowControl w:val="0"/>
        <w:numPr>
          <w:ilvl w:val="1"/>
          <w:numId w:val="62"/>
        </w:numPr>
        <w:spacing w:after="0" w:line="240" w:lineRule="auto"/>
        <w:jc w:val="both"/>
      </w:pPr>
      <w:r>
        <w:t>I a/b/c</w:t>
      </w:r>
      <w:r w:rsidR="00F70662">
        <w:rPr>
          <w:rFonts w:hint="eastAsia"/>
        </w:rPr>
        <w:t xml:space="preserve"> </w:t>
      </w:r>
    </w:p>
    <w:p w14:paraId="20799D2E" w14:textId="77777777" w:rsidR="0003613F" w:rsidRDefault="0003613F" w:rsidP="008A4D17">
      <w:pPr>
        <w:pStyle w:val="a9"/>
        <w:widowControl w:val="0"/>
        <w:numPr>
          <w:ilvl w:val="1"/>
          <w:numId w:val="62"/>
        </w:numPr>
        <w:spacing w:after="0" w:line="240" w:lineRule="auto"/>
        <w:jc w:val="both"/>
      </w:pPr>
      <w:r>
        <w:rPr>
          <w:rFonts w:hint="eastAsia"/>
        </w:rPr>
        <w:t>P</w:t>
      </w:r>
      <w:r>
        <w:t>/Q/S/PF</w:t>
      </w:r>
    </w:p>
    <w:p w14:paraId="748FAD66" w14:textId="77777777" w:rsidR="0003613F" w:rsidRDefault="0003613F" w:rsidP="008A4D17">
      <w:pPr>
        <w:pStyle w:val="a9"/>
        <w:widowControl w:val="0"/>
        <w:numPr>
          <w:ilvl w:val="1"/>
          <w:numId w:val="62"/>
        </w:numPr>
        <w:spacing w:after="0" w:line="240" w:lineRule="auto"/>
        <w:jc w:val="both"/>
      </w:pPr>
      <w:r>
        <w:rPr>
          <w:rFonts w:hint="eastAsia"/>
        </w:rPr>
        <w:t>F</w:t>
      </w:r>
      <w:r>
        <w:t>req</w:t>
      </w:r>
    </w:p>
    <w:p w14:paraId="4E3FF7D0" w14:textId="77777777" w:rsidR="0003613F" w:rsidRDefault="0003613F" w:rsidP="008A4D17">
      <w:pPr>
        <w:pStyle w:val="a9"/>
        <w:widowControl w:val="0"/>
        <w:numPr>
          <w:ilvl w:val="1"/>
          <w:numId w:val="62"/>
        </w:numPr>
        <w:spacing w:after="0" w:line="240" w:lineRule="auto"/>
        <w:jc w:val="both"/>
      </w:pPr>
      <w:r>
        <w:rPr>
          <w:rFonts w:hint="eastAsia"/>
        </w:rPr>
        <w:t>U</w:t>
      </w:r>
      <w:r>
        <w:t>nbalance V/I</w:t>
      </w:r>
    </w:p>
    <w:p w14:paraId="0712D277" w14:textId="77777777" w:rsidR="0003613F" w:rsidRDefault="0003613F" w:rsidP="008A4D17">
      <w:pPr>
        <w:pStyle w:val="a9"/>
        <w:widowControl w:val="0"/>
        <w:numPr>
          <w:ilvl w:val="1"/>
          <w:numId w:val="62"/>
        </w:numPr>
        <w:spacing w:after="0" w:line="240" w:lineRule="auto"/>
        <w:jc w:val="both"/>
      </w:pPr>
      <w:r>
        <w:t>V THD a/b/c</w:t>
      </w:r>
    </w:p>
    <w:p w14:paraId="7820C1EB" w14:textId="77777777" w:rsidR="0003613F" w:rsidRDefault="0003613F" w:rsidP="008A4D17">
      <w:pPr>
        <w:pStyle w:val="a9"/>
        <w:widowControl w:val="0"/>
        <w:numPr>
          <w:ilvl w:val="1"/>
          <w:numId w:val="62"/>
        </w:numPr>
        <w:spacing w:after="0" w:line="240" w:lineRule="auto"/>
        <w:jc w:val="both"/>
      </w:pPr>
      <w:r>
        <w:rPr>
          <w:rFonts w:hint="eastAsia"/>
        </w:rPr>
        <w:t>I</w:t>
      </w:r>
      <w:r>
        <w:t xml:space="preserve"> THD a/b/c</w:t>
      </w:r>
    </w:p>
    <w:p w14:paraId="7238D05A" w14:textId="3D914699" w:rsidR="00371E51" w:rsidRDefault="00371E51" w:rsidP="008A4D17">
      <w:pPr>
        <w:pStyle w:val="a9"/>
        <w:widowControl w:val="0"/>
        <w:numPr>
          <w:ilvl w:val="0"/>
          <w:numId w:val="62"/>
        </w:numPr>
        <w:spacing w:after="0" w:line="240" w:lineRule="auto"/>
        <w:jc w:val="both"/>
      </w:pPr>
      <w:r>
        <w:rPr>
          <w:rFonts w:hint="eastAsia"/>
        </w:rPr>
        <w:t>各输入通道</w:t>
      </w:r>
      <w:r>
        <w:rPr>
          <w:rFonts w:hint="eastAsia"/>
        </w:rPr>
        <w:t>1-24</w:t>
      </w:r>
    </w:p>
    <w:p w14:paraId="19D7113A" w14:textId="0B38E679" w:rsidR="00371E51" w:rsidRDefault="00371E51" w:rsidP="008A4D17">
      <w:pPr>
        <w:pStyle w:val="a9"/>
        <w:widowControl w:val="0"/>
        <w:numPr>
          <w:ilvl w:val="1"/>
          <w:numId w:val="62"/>
        </w:numPr>
        <w:spacing w:after="0" w:line="240" w:lineRule="auto"/>
        <w:jc w:val="both"/>
      </w:pPr>
      <w:r>
        <w:rPr>
          <w:rFonts w:hint="eastAsia"/>
        </w:rPr>
        <w:t>I</w:t>
      </w:r>
    </w:p>
    <w:p w14:paraId="766ED3B7" w14:textId="0F344F9B" w:rsidR="00371E51" w:rsidRDefault="00371E51" w:rsidP="008A4D17">
      <w:pPr>
        <w:pStyle w:val="a9"/>
        <w:widowControl w:val="0"/>
        <w:numPr>
          <w:ilvl w:val="1"/>
          <w:numId w:val="62"/>
        </w:numPr>
        <w:spacing w:after="0" w:line="240" w:lineRule="auto"/>
        <w:jc w:val="both"/>
      </w:pPr>
      <w:r>
        <w:rPr>
          <w:rFonts w:hint="eastAsia"/>
        </w:rPr>
        <w:t>P/Q/S/PF</w:t>
      </w:r>
    </w:p>
    <w:p w14:paraId="13449563" w14:textId="0C753B25" w:rsidR="006E394E" w:rsidRDefault="006E394E" w:rsidP="008A4D17">
      <w:pPr>
        <w:pStyle w:val="a9"/>
        <w:widowControl w:val="0"/>
        <w:numPr>
          <w:ilvl w:val="1"/>
          <w:numId w:val="62"/>
        </w:numPr>
        <w:spacing w:after="0" w:line="240" w:lineRule="auto"/>
        <w:jc w:val="both"/>
      </w:pPr>
      <w:r>
        <w:rPr>
          <w:rFonts w:hint="eastAsia"/>
        </w:rPr>
        <w:t>I THD</w:t>
      </w:r>
    </w:p>
    <w:p w14:paraId="00D27436" w14:textId="1B867D24" w:rsidR="006E394E" w:rsidRDefault="006E394E" w:rsidP="008A4D17">
      <w:pPr>
        <w:pStyle w:val="a9"/>
        <w:widowControl w:val="0"/>
        <w:numPr>
          <w:ilvl w:val="0"/>
          <w:numId w:val="62"/>
        </w:numPr>
        <w:spacing w:after="0" w:line="240" w:lineRule="auto"/>
        <w:jc w:val="both"/>
      </w:pPr>
      <w:r>
        <w:rPr>
          <w:rFonts w:hint="eastAsia"/>
        </w:rPr>
        <w:t>各用户通道</w:t>
      </w:r>
      <w:r>
        <w:rPr>
          <w:rFonts w:hint="eastAsia"/>
        </w:rPr>
        <w:t>1-12</w:t>
      </w:r>
    </w:p>
    <w:p w14:paraId="519919C7" w14:textId="77777777" w:rsidR="006E394E" w:rsidRDefault="006E394E" w:rsidP="008A4D17">
      <w:pPr>
        <w:pStyle w:val="a9"/>
        <w:widowControl w:val="0"/>
        <w:numPr>
          <w:ilvl w:val="1"/>
          <w:numId w:val="62"/>
        </w:numPr>
        <w:spacing w:after="0" w:line="240" w:lineRule="auto"/>
        <w:jc w:val="both"/>
      </w:pPr>
      <w:r>
        <w:rPr>
          <w:rFonts w:hint="eastAsia"/>
        </w:rPr>
        <w:t>I</w:t>
      </w:r>
    </w:p>
    <w:p w14:paraId="4BA4450F" w14:textId="0D9FC1E9" w:rsidR="006E394E" w:rsidRDefault="006E394E" w:rsidP="008A4D17">
      <w:pPr>
        <w:pStyle w:val="a9"/>
        <w:widowControl w:val="0"/>
        <w:numPr>
          <w:ilvl w:val="1"/>
          <w:numId w:val="62"/>
        </w:numPr>
        <w:spacing w:after="0" w:line="240" w:lineRule="auto"/>
        <w:jc w:val="both"/>
      </w:pPr>
      <w:r>
        <w:rPr>
          <w:rFonts w:hint="eastAsia"/>
        </w:rPr>
        <w:t>P/Q/S/PF</w:t>
      </w:r>
    </w:p>
    <w:p w14:paraId="37B17751" w14:textId="6BE1E407" w:rsidR="00FA794B" w:rsidRDefault="00FA794B" w:rsidP="00FA794B">
      <w:pPr>
        <w:widowControl w:val="0"/>
        <w:spacing w:after="0" w:line="240" w:lineRule="auto"/>
        <w:jc w:val="both"/>
      </w:pPr>
      <w:r>
        <w:rPr>
          <w:rFonts w:hint="eastAsia"/>
        </w:rPr>
        <w:t>Max/Min</w:t>
      </w:r>
      <w:r>
        <w:rPr>
          <w:rFonts w:hint="eastAsia"/>
        </w:rPr>
        <w:t>可被用户手动清除。</w:t>
      </w:r>
    </w:p>
    <w:p w14:paraId="1BBC5866" w14:textId="77777777" w:rsidR="0003613F" w:rsidRDefault="0003613F" w:rsidP="0003613F">
      <w:pPr>
        <w:pStyle w:val="3"/>
      </w:pPr>
      <w:bookmarkStart w:id="90" w:name="_Toc100504430"/>
      <w:bookmarkStart w:id="91" w:name="_Toc173749005"/>
      <w:r>
        <w:rPr>
          <w:rFonts w:hint="eastAsia"/>
        </w:rPr>
        <w:t>3</w:t>
      </w:r>
      <w:r>
        <w:t>.5.2 SOE Log</w:t>
      </w:r>
      <w:bookmarkEnd w:id="90"/>
      <w:bookmarkEnd w:id="91"/>
    </w:p>
    <w:p w14:paraId="09F6C9B6" w14:textId="7BF20BBB" w:rsidR="001D7280" w:rsidRDefault="002C6846" w:rsidP="001D7280">
      <w:r>
        <w:rPr>
          <w:rFonts w:hint="eastAsia"/>
        </w:rPr>
        <w:t>AcuRev4100</w:t>
      </w:r>
      <w:r w:rsidR="001D7280">
        <w:rPr>
          <w:rFonts w:hint="eastAsia"/>
        </w:rPr>
        <w:t>把所有</w:t>
      </w:r>
      <w:r w:rsidR="001D7280">
        <w:rPr>
          <w:rFonts w:hint="eastAsia"/>
        </w:rPr>
        <w:t xml:space="preserve">DI </w:t>
      </w:r>
      <w:r w:rsidR="001D7280">
        <w:rPr>
          <w:rFonts w:hint="eastAsia"/>
        </w:rPr>
        <w:t>状态变化记录在</w:t>
      </w:r>
      <w:r w:rsidR="001D7280">
        <w:rPr>
          <w:rFonts w:hint="eastAsia"/>
        </w:rPr>
        <w:t>SOE Log</w:t>
      </w:r>
      <w:r w:rsidR="001D7280">
        <w:rPr>
          <w:rFonts w:hint="eastAsia"/>
        </w:rPr>
        <w:t>中</w:t>
      </w:r>
    </w:p>
    <w:p w14:paraId="6B16B181" w14:textId="57618460" w:rsidR="00F02643" w:rsidRPr="001D7280" w:rsidRDefault="00F02643" w:rsidP="001D7280">
      <w:r>
        <w:rPr>
          <w:rFonts w:hint="eastAsia"/>
        </w:rPr>
        <w:t>每当有任一</w:t>
      </w:r>
      <w:r>
        <w:rPr>
          <w:rFonts w:hint="eastAsia"/>
        </w:rPr>
        <w:t xml:space="preserve">DI </w:t>
      </w:r>
      <w:r>
        <w:rPr>
          <w:rFonts w:hint="eastAsia"/>
        </w:rPr>
        <w:t>状态变化</w:t>
      </w:r>
      <w:r>
        <w:rPr>
          <w:rFonts w:hint="eastAsia"/>
        </w:rPr>
        <w:t xml:space="preserve">(ON-&gt;OFF, </w:t>
      </w:r>
      <w:r>
        <w:rPr>
          <w:rFonts w:hint="eastAsia"/>
        </w:rPr>
        <w:t>或</w:t>
      </w:r>
      <w:r>
        <w:rPr>
          <w:rFonts w:hint="eastAsia"/>
        </w:rPr>
        <w:t>OFF-&gt;ON)</w:t>
      </w:r>
      <w:r w:rsidR="00C62AB8">
        <w:rPr>
          <w:rFonts w:hint="eastAsia"/>
        </w:rPr>
        <w:t>，会记录一条</w:t>
      </w:r>
      <w:r w:rsidR="00C62AB8">
        <w:rPr>
          <w:rFonts w:hint="eastAsia"/>
        </w:rPr>
        <w:t>SOE log</w:t>
      </w:r>
    </w:p>
    <w:p w14:paraId="07A007F0" w14:textId="2FBA2426" w:rsidR="0003613F" w:rsidRDefault="00C62AB8" w:rsidP="0003613F">
      <w:r>
        <w:rPr>
          <w:rFonts w:hint="eastAsia"/>
        </w:rPr>
        <w:t>SOE log</w:t>
      </w:r>
      <w:r>
        <w:rPr>
          <w:rFonts w:hint="eastAsia"/>
        </w:rPr>
        <w:t>包括</w:t>
      </w:r>
    </w:p>
    <w:p w14:paraId="215D3810" w14:textId="6EBC9C56" w:rsidR="0003613F" w:rsidRDefault="00C62AB8" w:rsidP="008A4D17">
      <w:pPr>
        <w:pStyle w:val="a9"/>
        <w:widowControl w:val="0"/>
        <w:numPr>
          <w:ilvl w:val="0"/>
          <w:numId w:val="63"/>
        </w:numPr>
        <w:spacing w:after="0" w:line="240" w:lineRule="auto"/>
        <w:jc w:val="both"/>
      </w:pPr>
      <w:r>
        <w:rPr>
          <w:rFonts w:hint="eastAsia"/>
        </w:rPr>
        <w:t>时间戳</w:t>
      </w:r>
      <w:r w:rsidR="0003613F">
        <w:t>(year, month, day, hour, minute, second, millisecond)</w:t>
      </w:r>
    </w:p>
    <w:p w14:paraId="103C884B" w14:textId="65DDE8D9" w:rsidR="0003613F" w:rsidRDefault="00C62AB8" w:rsidP="008A4D17">
      <w:pPr>
        <w:pStyle w:val="a9"/>
        <w:widowControl w:val="0"/>
        <w:numPr>
          <w:ilvl w:val="0"/>
          <w:numId w:val="63"/>
        </w:numPr>
        <w:spacing w:after="0" w:line="240" w:lineRule="auto"/>
        <w:jc w:val="both"/>
      </w:pPr>
      <w:r>
        <w:rPr>
          <w:rFonts w:hint="eastAsia"/>
        </w:rPr>
        <w:t>所有</w:t>
      </w:r>
      <w:r w:rsidR="0003613F">
        <w:t>DI status</w:t>
      </w:r>
    </w:p>
    <w:p w14:paraId="65744AA9" w14:textId="5BE49B88" w:rsidR="0003613F" w:rsidRDefault="002C6846" w:rsidP="00170D91">
      <w:pPr>
        <w:widowControl w:val="0"/>
        <w:spacing w:after="0" w:line="240" w:lineRule="auto"/>
        <w:jc w:val="both"/>
      </w:pPr>
      <w:r>
        <w:rPr>
          <w:rFonts w:hint="eastAsia"/>
        </w:rPr>
        <w:t>AcuRev4100</w:t>
      </w:r>
      <w:r w:rsidR="00170D91">
        <w:rPr>
          <w:rFonts w:hint="eastAsia"/>
        </w:rPr>
        <w:t>循环记录</w:t>
      </w:r>
      <w:r w:rsidR="00523858">
        <w:rPr>
          <w:rFonts w:hint="eastAsia"/>
        </w:rPr>
        <w:t>2</w:t>
      </w:r>
      <w:r w:rsidR="003874B5">
        <w:rPr>
          <w:rFonts w:hint="eastAsia"/>
        </w:rPr>
        <w:t>00</w:t>
      </w:r>
      <w:r w:rsidR="00170D91">
        <w:rPr>
          <w:rFonts w:hint="eastAsia"/>
        </w:rPr>
        <w:t>条</w:t>
      </w:r>
      <w:r w:rsidR="00170D91">
        <w:rPr>
          <w:rFonts w:hint="eastAsia"/>
        </w:rPr>
        <w:t>SOE log</w:t>
      </w:r>
    </w:p>
    <w:p w14:paraId="396111C8" w14:textId="77777777" w:rsidR="0003613F" w:rsidRPr="00B34BB2" w:rsidRDefault="0003613F" w:rsidP="0003613F"/>
    <w:p w14:paraId="5BF3FE12" w14:textId="77777777" w:rsidR="0003613F" w:rsidRDefault="0003613F" w:rsidP="0003613F">
      <w:pPr>
        <w:pStyle w:val="3"/>
      </w:pPr>
      <w:bookmarkStart w:id="92" w:name="_Toc100504431"/>
      <w:bookmarkStart w:id="93" w:name="_Toc173749006"/>
      <w:r>
        <w:rPr>
          <w:rFonts w:hint="eastAsia"/>
        </w:rPr>
        <w:t>3</w:t>
      </w:r>
      <w:r>
        <w:t>.5.3 Data Log</w:t>
      </w:r>
      <w:bookmarkEnd w:id="92"/>
      <w:bookmarkEnd w:id="93"/>
    </w:p>
    <w:p w14:paraId="48DCCF08" w14:textId="46105328" w:rsidR="00317048" w:rsidRDefault="002C6846" w:rsidP="00317048">
      <w:r>
        <w:rPr>
          <w:rFonts w:hint="eastAsia"/>
        </w:rPr>
        <w:t>AcuRev4100</w:t>
      </w:r>
      <w:r w:rsidR="00317048">
        <w:rPr>
          <w:rFonts w:hint="eastAsia"/>
        </w:rPr>
        <w:t>支持</w:t>
      </w:r>
    </w:p>
    <w:p w14:paraId="4552C922" w14:textId="76EAB03A" w:rsidR="00317048" w:rsidRDefault="00317048" w:rsidP="008A4D17">
      <w:pPr>
        <w:pStyle w:val="a9"/>
        <w:numPr>
          <w:ilvl w:val="0"/>
          <w:numId w:val="63"/>
        </w:numPr>
      </w:pPr>
      <w:r>
        <w:rPr>
          <w:rFonts w:hint="eastAsia"/>
        </w:rPr>
        <w:lastRenderedPageBreak/>
        <w:t>3</w:t>
      </w:r>
      <w:r>
        <w:rPr>
          <w:rFonts w:hint="eastAsia"/>
        </w:rPr>
        <w:t>个数据记录器</w:t>
      </w:r>
      <w:r>
        <w:rPr>
          <w:rFonts w:hint="eastAsia"/>
        </w:rPr>
        <w:t>datalogger</w:t>
      </w:r>
      <w:r w:rsidR="003430BF">
        <w:rPr>
          <w:rFonts w:hint="eastAsia"/>
        </w:rPr>
        <w:t>，可独立配置需要记录的参数，记录</w:t>
      </w:r>
      <w:r w:rsidR="00A01351">
        <w:rPr>
          <w:rFonts w:hint="eastAsia"/>
        </w:rPr>
        <w:t>时间</w:t>
      </w:r>
      <w:r w:rsidR="003430BF">
        <w:rPr>
          <w:rFonts w:hint="eastAsia"/>
        </w:rPr>
        <w:t>和间隔</w:t>
      </w:r>
      <w:r w:rsidR="00C5138B">
        <w:rPr>
          <w:rFonts w:hint="eastAsia"/>
        </w:rPr>
        <w:t>，来记录参数实时值</w:t>
      </w:r>
    </w:p>
    <w:p w14:paraId="5DDD4091" w14:textId="3FD0F4DE" w:rsidR="00C5138B" w:rsidRDefault="00317048" w:rsidP="008A4D17">
      <w:pPr>
        <w:pStyle w:val="a9"/>
        <w:numPr>
          <w:ilvl w:val="0"/>
          <w:numId w:val="63"/>
        </w:numPr>
      </w:pPr>
      <w:r>
        <w:rPr>
          <w:rFonts w:hint="eastAsia"/>
        </w:rPr>
        <w:t>1</w:t>
      </w:r>
      <w:r>
        <w:rPr>
          <w:rFonts w:hint="eastAsia"/>
        </w:rPr>
        <w:t>个</w:t>
      </w:r>
      <w:r w:rsidR="003430BF">
        <w:rPr>
          <w:rFonts w:hint="eastAsia"/>
        </w:rPr>
        <w:t>趋势记录器</w:t>
      </w:r>
      <w:r w:rsidR="003430BF">
        <w:rPr>
          <w:rFonts w:hint="eastAsia"/>
        </w:rPr>
        <w:t>trendlogger</w:t>
      </w:r>
      <w:r w:rsidR="00C5138B">
        <w:rPr>
          <w:rFonts w:hint="eastAsia"/>
        </w:rPr>
        <w:t>可独立配置需要记录的参数，</w:t>
      </w:r>
      <w:r w:rsidR="00A01351">
        <w:rPr>
          <w:rFonts w:hint="eastAsia"/>
        </w:rPr>
        <w:t>记录时间</w:t>
      </w:r>
      <w:r w:rsidR="00C5138B">
        <w:rPr>
          <w:rFonts w:hint="eastAsia"/>
        </w:rPr>
        <w:t>和间隔，来记录参数</w:t>
      </w:r>
      <w:r w:rsidR="00C5138B">
        <w:rPr>
          <w:rFonts w:hint="eastAsia"/>
        </w:rPr>
        <w:t>max/min/average</w:t>
      </w:r>
    </w:p>
    <w:p w14:paraId="13AABE3C" w14:textId="626583BB" w:rsidR="00317048" w:rsidRPr="00317048" w:rsidRDefault="00A01351" w:rsidP="00A01351">
      <w:r>
        <w:rPr>
          <w:rFonts w:hint="eastAsia"/>
        </w:rPr>
        <w:t>用户可以通过</w:t>
      </w:r>
      <w:r>
        <w:rPr>
          <w:rFonts w:hint="eastAsia"/>
        </w:rPr>
        <w:t>Modbus</w:t>
      </w:r>
      <w:r>
        <w:rPr>
          <w:rFonts w:hint="eastAsia"/>
        </w:rPr>
        <w:t>来访问</w:t>
      </w:r>
      <w:r>
        <w:rPr>
          <w:rFonts w:hint="eastAsia"/>
        </w:rPr>
        <w:t>datalog</w:t>
      </w:r>
      <w:r>
        <w:rPr>
          <w:rFonts w:hint="eastAsia"/>
        </w:rPr>
        <w:t>和</w:t>
      </w:r>
      <w:r>
        <w:rPr>
          <w:rFonts w:hint="eastAsia"/>
        </w:rPr>
        <w:t>trendlog</w:t>
      </w:r>
      <w:r>
        <w:rPr>
          <w:rFonts w:hint="eastAsia"/>
        </w:rPr>
        <w:t>数据</w:t>
      </w:r>
    </w:p>
    <w:p w14:paraId="34AEE8CA" w14:textId="0368671D" w:rsidR="0003613F" w:rsidRDefault="00E33042" w:rsidP="00E33042">
      <w:pPr>
        <w:widowControl w:val="0"/>
        <w:spacing w:after="0" w:line="240" w:lineRule="auto"/>
        <w:jc w:val="both"/>
      </w:pPr>
      <w:r>
        <w:rPr>
          <w:rFonts w:hint="eastAsia"/>
        </w:rPr>
        <w:t>参数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3613F" w14:paraId="4975DF2E" w14:textId="77777777" w:rsidTr="00447EE0">
        <w:tc>
          <w:tcPr>
            <w:tcW w:w="2765" w:type="dxa"/>
          </w:tcPr>
          <w:p w14:paraId="35255E28" w14:textId="77777777" w:rsidR="0003613F" w:rsidRDefault="0003613F" w:rsidP="00447EE0">
            <w:r>
              <w:rPr>
                <w:rFonts w:hint="eastAsia"/>
              </w:rPr>
              <w:t>Ca</w:t>
            </w:r>
            <w:r>
              <w:t>tegory</w:t>
            </w:r>
          </w:p>
        </w:tc>
        <w:tc>
          <w:tcPr>
            <w:tcW w:w="2765" w:type="dxa"/>
          </w:tcPr>
          <w:p w14:paraId="7599F706" w14:textId="77777777" w:rsidR="0003613F" w:rsidRDefault="0003613F" w:rsidP="00447EE0">
            <w:r>
              <w:rPr>
                <w:rFonts w:hint="eastAsia"/>
              </w:rPr>
              <w:t>P</w:t>
            </w:r>
            <w:r>
              <w:t>arameter</w:t>
            </w:r>
          </w:p>
        </w:tc>
        <w:tc>
          <w:tcPr>
            <w:tcW w:w="2766" w:type="dxa"/>
          </w:tcPr>
          <w:p w14:paraId="2EA6A0DC" w14:textId="77777777" w:rsidR="0003613F" w:rsidRDefault="0003613F" w:rsidP="00447EE0">
            <w:r>
              <w:rPr>
                <w:rFonts w:hint="eastAsia"/>
              </w:rPr>
              <w:t>N</w:t>
            </w:r>
            <w:r>
              <w:t>ote</w:t>
            </w:r>
          </w:p>
        </w:tc>
      </w:tr>
      <w:tr w:rsidR="0003613F" w14:paraId="0D7F99F6" w14:textId="77777777" w:rsidTr="00447EE0">
        <w:tc>
          <w:tcPr>
            <w:tcW w:w="2765" w:type="dxa"/>
          </w:tcPr>
          <w:p w14:paraId="49FFB796" w14:textId="77777777" w:rsidR="0003613F" w:rsidRDefault="0003613F" w:rsidP="00447EE0">
            <w:r>
              <w:rPr>
                <w:rFonts w:hint="eastAsia"/>
              </w:rPr>
              <w:t>R</w:t>
            </w:r>
            <w:r>
              <w:t>eal-time</w:t>
            </w:r>
          </w:p>
        </w:tc>
        <w:tc>
          <w:tcPr>
            <w:tcW w:w="2765" w:type="dxa"/>
          </w:tcPr>
          <w:p w14:paraId="35FC2A99" w14:textId="77777777" w:rsidR="001C3692" w:rsidRDefault="001C3692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系统</w:t>
            </w:r>
          </w:p>
          <w:p w14:paraId="7232C118" w14:textId="636BB499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t>Freq</w:t>
            </w:r>
          </w:p>
          <w:p w14:paraId="20269A20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V</w:t>
            </w:r>
            <w:r>
              <w:t xml:space="preserve"> an/bn/cn/lnavg</w:t>
            </w:r>
          </w:p>
          <w:p w14:paraId="03F38064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V</w:t>
            </w:r>
            <w:r>
              <w:t xml:space="preserve"> ab/bc/ca/llavg</w:t>
            </w:r>
          </w:p>
          <w:p w14:paraId="2F9129BC" w14:textId="3D26329D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I</w:t>
            </w:r>
            <w:r>
              <w:t xml:space="preserve"> a/b/c/avg</w:t>
            </w:r>
          </w:p>
          <w:p w14:paraId="6EFAEDFB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P</w:t>
            </w:r>
            <w:r>
              <w:t xml:space="preserve"> a/b/c/total</w:t>
            </w:r>
          </w:p>
          <w:p w14:paraId="2B88AA79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Q</w:t>
            </w:r>
            <w:r>
              <w:t xml:space="preserve"> a/b/c/total</w:t>
            </w:r>
          </w:p>
          <w:p w14:paraId="3500BA33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S</w:t>
            </w:r>
            <w:r>
              <w:t xml:space="preserve"> a/b/c/total</w:t>
            </w:r>
          </w:p>
          <w:p w14:paraId="77F412FC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P</w:t>
            </w:r>
            <w:r>
              <w:t>F a/b/c/total</w:t>
            </w:r>
          </w:p>
          <w:p w14:paraId="6989534B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t>Unbalance V/I</w:t>
            </w:r>
          </w:p>
          <w:p w14:paraId="544D46ED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t>Load type</w:t>
            </w:r>
          </w:p>
          <w:p w14:paraId="33A6D468" w14:textId="77777777" w:rsidR="0003613F" w:rsidRPr="007D31E6" w:rsidRDefault="0003613F" w:rsidP="00447EE0"/>
        </w:tc>
        <w:tc>
          <w:tcPr>
            <w:tcW w:w="2766" w:type="dxa"/>
          </w:tcPr>
          <w:p w14:paraId="222F593F" w14:textId="3A202B2B" w:rsidR="0003613F" w:rsidRPr="007D31E6" w:rsidRDefault="0003613F" w:rsidP="00447EE0">
            <w:r>
              <w:t xml:space="preserve">Load type (not in </w:t>
            </w:r>
            <w:r w:rsidR="004B5CC1">
              <w:rPr>
                <w:rFonts w:hint="eastAsia"/>
              </w:rPr>
              <w:t>trendlog</w:t>
            </w:r>
            <w:r>
              <w:t>)</w:t>
            </w:r>
          </w:p>
        </w:tc>
      </w:tr>
      <w:tr w:rsidR="004B5CC1" w14:paraId="19794C68" w14:textId="77777777" w:rsidTr="00447EE0">
        <w:tc>
          <w:tcPr>
            <w:tcW w:w="2765" w:type="dxa"/>
          </w:tcPr>
          <w:p w14:paraId="73421E33" w14:textId="77777777" w:rsidR="004B5CC1" w:rsidRDefault="004B5CC1" w:rsidP="004B5CC1">
            <w:r>
              <w:rPr>
                <w:rFonts w:hint="eastAsia"/>
              </w:rPr>
              <w:t>D</w:t>
            </w:r>
            <w:r>
              <w:t>emand</w:t>
            </w:r>
          </w:p>
        </w:tc>
        <w:tc>
          <w:tcPr>
            <w:tcW w:w="2765" w:type="dxa"/>
          </w:tcPr>
          <w:p w14:paraId="4A8D6E55" w14:textId="77777777" w:rsidR="004B5CC1" w:rsidRDefault="004B5CC1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P</w:t>
            </w:r>
            <w:r>
              <w:t>/Q/S total demand</w:t>
            </w:r>
          </w:p>
          <w:p w14:paraId="2ECE8A9F" w14:textId="77777777" w:rsidR="004B5CC1" w:rsidRDefault="004B5CC1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I</w:t>
            </w:r>
            <w:r>
              <w:t xml:space="preserve"> a/b/c demand</w:t>
            </w:r>
          </w:p>
        </w:tc>
        <w:tc>
          <w:tcPr>
            <w:tcW w:w="2766" w:type="dxa"/>
          </w:tcPr>
          <w:p w14:paraId="44A8C423" w14:textId="675A9AD0" w:rsidR="004B5CC1" w:rsidRDefault="004B5CC1" w:rsidP="004B5CC1">
            <w:r>
              <w:rPr>
                <w:rFonts w:hint="eastAsia"/>
              </w:rPr>
              <w:t>N</w:t>
            </w:r>
            <w:r>
              <w:t xml:space="preserve">ot in </w:t>
            </w:r>
            <w:r>
              <w:rPr>
                <w:rFonts w:hint="eastAsia"/>
              </w:rPr>
              <w:t>trendlog</w:t>
            </w:r>
          </w:p>
        </w:tc>
      </w:tr>
      <w:tr w:rsidR="004B5CC1" w14:paraId="0B083597" w14:textId="77777777" w:rsidTr="00447EE0">
        <w:tc>
          <w:tcPr>
            <w:tcW w:w="2765" w:type="dxa"/>
          </w:tcPr>
          <w:p w14:paraId="5D74F584" w14:textId="77777777" w:rsidR="004B5CC1" w:rsidRDefault="004B5CC1" w:rsidP="004B5CC1">
            <w:r>
              <w:rPr>
                <w:rFonts w:hint="eastAsia"/>
              </w:rPr>
              <w:t>E</w:t>
            </w:r>
            <w:r>
              <w:t>nergy</w:t>
            </w:r>
          </w:p>
        </w:tc>
        <w:tc>
          <w:tcPr>
            <w:tcW w:w="2765" w:type="dxa"/>
          </w:tcPr>
          <w:p w14:paraId="6AFBAA95" w14:textId="77777777" w:rsidR="004B5CC1" w:rsidRDefault="004B5CC1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E</w:t>
            </w:r>
            <w:r>
              <w:t>p imp/exp/net/total</w:t>
            </w:r>
          </w:p>
          <w:p w14:paraId="53CC09F8" w14:textId="77777777" w:rsidR="004B5CC1" w:rsidRDefault="004B5CC1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E</w:t>
            </w:r>
            <w:r>
              <w:t>q imp/exp/net/total</w:t>
            </w:r>
          </w:p>
          <w:p w14:paraId="55A7420A" w14:textId="77777777" w:rsidR="004B5CC1" w:rsidRDefault="004B5CC1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E</w:t>
            </w:r>
            <w:r>
              <w:t>s</w:t>
            </w:r>
          </w:p>
        </w:tc>
        <w:tc>
          <w:tcPr>
            <w:tcW w:w="2766" w:type="dxa"/>
          </w:tcPr>
          <w:p w14:paraId="0C9D5666" w14:textId="74C0C429" w:rsidR="004B5CC1" w:rsidRDefault="004B5CC1" w:rsidP="004B5CC1">
            <w:r>
              <w:rPr>
                <w:rFonts w:hint="eastAsia"/>
              </w:rPr>
              <w:t>N</w:t>
            </w:r>
            <w:r>
              <w:t xml:space="preserve">ot in </w:t>
            </w:r>
            <w:r>
              <w:rPr>
                <w:rFonts w:hint="eastAsia"/>
              </w:rPr>
              <w:t>trendlog</w:t>
            </w:r>
          </w:p>
        </w:tc>
      </w:tr>
      <w:tr w:rsidR="0003613F" w14:paraId="446D9B6C" w14:textId="77777777" w:rsidTr="00447EE0">
        <w:tc>
          <w:tcPr>
            <w:tcW w:w="2765" w:type="dxa"/>
          </w:tcPr>
          <w:p w14:paraId="54FC8D9D" w14:textId="77777777" w:rsidR="0003613F" w:rsidRDefault="0003613F" w:rsidP="00447EE0">
            <w:r>
              <w:rPr>
                <w:rFonts w:hint="eastAsia"/>
              </w:rPr>
              <w:t>T</w:t>
            </w:r>
            <w:r>
              <w:t>HD</w:t>
            </w:r>
          </w:p>
        </w:tc>
        <w:tc>
          <w:tcPr>
            <w:tcW w:w="2765" w:type="dxa"/>
          </w:tcPr>
          <w:p w14:paraId="77D19CDE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V</w:t>
            </w:r>
            <w:r>
              <w:t xml:space="preserve"> THD a/b/c/avg</w:t>
            </w:r>
          </w:p>
          <w:p w14:paraId="3F7BF2E0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V</w:t>
            </w:r>
            <w:r>
              <w:t xml:space="preserve"> OTHD a/b/c</w:t>
            </w:r>
          </w:p>
          <w:p w14:paraId="11214987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V</w:t>
            </w:r>
            <w:r>
              <w:t xml:space="preserve"> ETHD a/b/c</w:t>
            </w:r>
          </w:p>
          <w:p w14:paraId="450E84D4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V</w:t>
            </w:r>
            <w:r>
              <w:t xml:space="preserve"> Crest factor a/b/c</w:t>
            </w:r>
          </w:p>
          <w:p w14:paraId="590A891D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V</w:t>
            </w:r>
            <w:r>
              <w:t xml:space="preserve"> THFF a/b/c</w:t>
            </w:r>
          </w:p>
          <w:p w14:paraId="043AFE0C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I</w:t>
            </w:r>
            <w:r>
              <w:t xml:space="preserve"> THD a/b/c/avg</w:t>
            </w:r>
          </w:p>
          <w:p w14:paraId="6630C409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t>I OTHD a/b/c</w:t>
            </w:r>
          </w:p>
          <w:p w14:paraId="77DD7784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t>I ETHD a/b/c</w:t>
            </w:r>
          </w:p>
          <w:p w14:paraId="063EF286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t>I K factor a/b/c</w:t>
            </w:r>
          </w:p>
        </w:tc>
        <w:tc>
          <w:tcPr>
            <w:tcW w:w="2766" w:type="dxa"/>
          </w:tcPr>
          <w:p w14:paraId="37EAC3FD" w14:textId="77777777" w:rsidR="0003613F" w:rsidRDefault="0003613F" w:rsidP="00447EE0"/>
        </w:tc>
      </w:tr>
      <w:tr w:rsidR="0003613F" w14:paraId="0ABA77C6" w14:textId="77777777" w:rsidTr="00447EE0">
        <w:tc>
          <w:tcPr>
            <w:tcW w:w="2765" w:type="dxa"/>
          </w:tcPr>
          <w:p w14:paraId="3BF06842" w14:textId="77777777" w:rsidR="0003613F" w:rsidRDefault="0003613F" w:rsidP="00447EE0">
            <w:r>
              <w:rPr>
                <w:rFonts w:hint="eastAsia"/>
              </w:rPr>
              <w:t>H</w:t>
            </w:r>
            <w:r>
              <w:t>armonic V AN/AB</w:t>
            </w:r>
          </w:p>
        </w:tc>
        <w:tc>
          <w:tcPr>
            <w:tcW w:w="2765" w:type="dxa"/>
          </w:tcPr>
          <w:p w14:paraId="10DC86A5" w14:textId="27BF61F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2</w:t>
            </w:r>
            <w:r>
              <w:t>-</w:t>
            </w:r>
            <w:r w:rsidR="00637B7A">
              <w:rPr>
                <w:rFonts w:hint="eastAsia"/>
              </w:rPr>
              <w:t>31st</w:t>
            </w:r>
            <w:r>
              <w:t xml:space="preserve"> harmonics</w:t>
            </w:r>
          </w:p>
        </w:tc>
        <w:tc>
          <w:tcPr>
            <w:tcW w:w="2766" w:type="dxa"/>
          </w:tcPr>
          <w:p w14:paraId="7726132C" w14:textId="77777777" w:rsidR="0003613F" w:rsidRDefault="0003613F" w:rsidP="00447EE0"/>
        </w:tc>
      </w:tr>
      <w:tr w:rsidR="00637B7A" w14:paraId="598F2B5A" w14:textId="77777777" w:rsidTr="00447EE0">
        <w:tc>
          <w:tcPr>
            <w:tcW w:w="2765" w:type="dxa"/>
          </w:tcPr>
          <w:p w14:paraId="2E9192EA" w14:textId="77777777" w:rsidR="00637B7A" w:rsidRDefault="00637B7A" w:rsidP="00637B7A">
            <w:r>
              <w:rPr>
                <w:rFonts w:hint="eastAsia"/>
              </w:rPr>
              <w:t>H</w:t>
            </w:r>
            <w:r>
              <w:t>armonic V BN/BC</w:t>
            </w:r>
          </w:p>
        </w:tc>
        <w:tc>
          <w:tcPr>
            <w:tcW w:w="2765" w:type="dxa"/>
          </w:tcPr>
          <w:p w14:paraId="21BDE663" w14:textId="22E54AC4" w:rsidR="00637B7A" w:rsidRDefault="00637B7A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 w:rsidRPr="00B132A4">
              <w:rPr>
                <w:rFonts w:hint="eastAsia"/>
              </w:rPr>
              <w:t>2</w:t>
            </w:r>
            <w:r w:rsidRPr="00B132A4">
              <w:t>-</w:t>
            </w:r>
            <w:r w:rsidRPr="00B132A4">
              <w:rPr>
                <w:rFonts w:hint="eastAsia"/>
              </w:rPr>
              <w:t>31st</w:t>
            </w:r>
            <w:r w:rsidRPr="00B132A4">
              <w:t xml:space="preserve"> harmonics</w:t>
            </w:r>
          </w:p>
        </w:tc>
        <w:tc>
          <w:tcPr>
            <w:tcW w:w="2766" w:type="dxa"/>
          </w:tcPr>
          <w:p w14:paraId="0D3C3378" w14:textId="77777777" w:rsidR="00637B7A" w:rsidRDefault="00637B7A" w:rsidP="00637B7A"/>
        </w:tc>
      </w:tr>
      <w:tr w:rsidR="00637B7A" w14:paraId="246863B4" w14:textId="77777777" w:rsidTr="00447EE0">
        <w:tc>
          <w:tcPr>
            <w:tcW w:w="2765" w:type="dxa"/>
          </w:tcPr>
          <w:p w14:paraId="647F14B4" w14:textId="77777777" w:rsidR="00637B7A" w:rsidRDefault="00637B7A" w:rsidP="00637B7A">
            <w:r>
              <w:rPr>
                <w:rFonts w:hint="eastAsia"/>
              </w:rPr>
              <w:t>H</w:t>
            </w:r>
            <w:r>
              <w:t>armonic V CN/CA</w:t>
            </w:r>
          </w:p>
        </w:tc>
        <w:tc>
          <w:tcPr>
            <w:tcW w:w="2765" w:type="dxa"/>
          </w:tcPr>
          <w:p w14:paraId="7A4A24A3" w14:textId="204DD4A3" w:rsidR="00637B7A" w:rsidRDefault="00637B7A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 w:rsidRPr="00B132A4">
              <w:rPr>
                <w:rFonts w:hint="eastAsia"/>
              </w:rPr>
              <w:t>2</w:t>
            </w:r>
            <w:r w:rsidRPr="00B132A4">
              <w:t>-</w:t>
            </w:r>
            <w:r w:rsidRPr="00B132A4">
              <w:rPr>
                <w:rFonts w:hint="eastAsia"/>
              </w:rPr>
              <w:t>31st</w:t>
            </w:r>
            <w:r w:rsidRPr="00B132A4">
              <w:t xml:space="preserve"> harmonics</w:t>
            </w:r>
          </w:p>
        </w:tc>
        <w:tc>
          <w:tcPr>
            <w:tcW w:w="2766" w:type="dxa"/>
          </w:tcPr>
          <w:p w14:paraId="096C8CF6" w14:textId="77777777" w:rsidR="00637B7A" w:rsidRDefault="00637B7A" w:rsidP="00637B7A"/>
        </w:tc>
      </w:tr>
      <w:tr w:rsidR="00637B7A" w14:paraId="7BB97005" w14:textId="77777777" w:rsidTr="00447EE0">
        <w:tc>
          <w:tcPr>
            <w:tcW w:w="2765" w:type="dxa"/>
          </w:tcPr>
          <w:p w14:paraId="53C5BBEB" w14:textId="7C4D8905" w:rsidR="00637B7A" w:rsidRDefault="00637B7A" w:rsidP="00637B7A">
            <w:r>
              <w:rPr>
                <w:rFonts w:hint="eastAsia"/>
              </w:rPr>
              <w:t>H</w:t>
            </w:r>
            <w:r>
              <w:t xml:space="preserve">armonic I </w:t>
            </w:r>
            <w:r>
              <w:rPr>
                <w:rFonts w:hint="eastAsia"/>
              </w:rPr>
              <w:t>1-24</w:t>
            </w:r>
          </w:p>
        </w:tc>
        <w:tc>
          <w:tcPr>
            <w:tcW w:w="2765" w:type="dxa"/>
          </w:tcPr>
          <w:p w14:paraId="63C703CE" w14:textId="7C6784EA" w:rsidR="00637B7A" w:rsidRDefault="00637B7A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 w:rsidRPr="00B132A4">
              <w:rPr>
                <w:rFonts w:hint="eastAsia"/>
              </w:rPr>
              <w:t>2</w:t>
            </w:r>
            <w:r w:rsidRPr="00B132A4">
              <w:t>-</w:t>
            </w:r>
            <w:r w:rsidRPr="00B132A4">
              <w:rPr>
                <w:rFonts w:hint="eastAsia"/>
              </w:rPr>
              <w:t>31st</w:t>
            </w:r>
            <w:r w:rsidRPr="00B132A4">
              <w:t xml:space="preserve"> harmonics</w:t>
            </w:r>
          </w:p>
        </w:tc>
        <w:tc>
          <w:tcPr>
            <w:tcW w:w="2766" w:type="dxa"/>
          </w:tcPr>
          <w:p w14:paraId="64E9E314" w14:textId="77777777" w:rsidR="00637B7A" w:rsidRDefault="00637B7A" w:rsidP="00637B7A"/>
        </w:tc>
      </w:tr>
      <w:tr w:rsidR="0003613F" w14:paraId="6F886C72" w14:textId="77777777" w:rsidTr="00447EE0">
        <w:tc>
          <w:tcPr>
            <w:tcW w:w="2765" w:type="dxa"/>
          </w:tcPr>
          <w:p w14:paraId="5355BC75" w14:textId="77777777" w:rsidR="0003613F" w:rsidRDefault="0003613F" w:rsidP="00447EE0">
            <w:r>
              <w:rPr>
                <w:rFonts w:hint="eastAsia"/>
              </w:rPr>
              <w:t>S</w:t>
            </w:r>
            <w:r>
              <w:t>equence Components</w:t>
            </w:r>
          </w:p>
        </w:tc>
        <w:tc>
          <w:tcPr>
            <w:tcW w:w="2765" w:type="dxa"/>
          </w:tcPr>
          <w:p w14:paraId="1B2BC366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t>Real/imag for V0/V1/V2</w:t>
            </w:r>
          </w:p>
          <w:p w14:paraId="78F3F34C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R</w:t>
            </w:r>
            <w:r>
              <w:t>eal/imag for I0/I1/I2</w:t>
            </w:r>
          </w:p>
        </w:tc>
        <w:tc>
          <w:tcPr>
            <w:tcW w:w="2766" w:type="dxa"/>
          </w:tcPr>
          <w:p w14:paraId="41C9A33F" w14:textId="77777777" w:rsidR="0003613F" w:rsidRDefault="0003613F" w:rsidP="00447EE0"/>
        </w:tc>
      </w:tr>
      <w:tr w:rsidR="0003613F" w14:paraId="196D5649" w14:textId="77777777" w:rsidTr="00447EE0">
        <w:tc>
          <w:tcPr>
            <w:tcW w:w="2765" w:type="dxa"/>
          </w:tcPr>
          <w:p w14:paraId="5FB532F8" w14:textId="77777777" w:rsidR="0003613F" w:rsidRDefault="0003613F" w:rsidP="00447EE0">
            <w:r>
              <w:rPr>
                <w:rFonts w:hint="eastAsia"/>
              </w:rPr>
              <w:t>P</w:t>
            </w:r>
            <w:r>
              <w:t>hase Angle</w:t>
            </w:r>
          </w:p>
        </w:tc>
        <w:tc>
          <w:tcPr>
            <w:tcW w:w="2765" w:type="dxa"/>
          </w:tcPr>
          <w:p w14:paraId="4571411D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V</w:t>
            </w:r>
            <w:r>
              <w:t xml:space="preserve"> bn, Vcn</w:t>
            </w:r>
          </w:p>
          <w:p w14:paraId="24DBDA64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I</w:t>
            </w:r>
            <w:r>
              <w:t xml:space="preserve"> a/b/c</w:t>
            </w:r>
          </w:p>
          <w:p w14:paraId="2155F48A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 w:rsidRPr="00E73BD9">
              <w:rPr>
                <w:rFonts w:hint="eastAsia"/>
                <w:highlight w:val="yellow"/>
              </w:rPr>
              <w:t>V</w:t>
            </w:r>
            <w:r w:rsidRPr="00E73BD9">
              <w:rPr>
                <w:highlight w:val="yellow"/>
              </w:rPr>
              <w:t xml:space="preserve"> ab/bc/ca</w:t>
            </w:r>
          </w:p>
        </w:tc>
        <w:tc>
          <w:tcPr>
            <w:tcW w:w="2766" w:type="dxa"/>
          </w:tcPr>
          <w:p w14:paraId="79930D2C" w14:textId="77777777" w:rsidR="0003613F" w:rsidRDefault="0003613F" w:rsidP="00447EE0"/>
        </w:tc>
      </w:tr>
      <w:tr w:rsidR="0003613F" w14:paraId="62436C2E" w14:textId="77777777" w:rsidTr="00447EE0">
        <w:tc>
          <w:tcPr>
            <w:tcW w:w="2765" w:type="dxa"/>
          </w:tcPr>
          <w:p w14:paraId="1293E765" w14:textId="77777777" w:rsidR="0003613F" w:rsidRDefault="0003613F" w:rsidP="00447EE0">
            <w:r>
              <w:rPr>
                <w:rFonts w:hint="eastAsia"/>
              </w:rPr>
              <w:t>D</w:t>
            </w:r>
            <w:r>
              <w:t>I counter</w:t>
            </w:r>
          </w:p>
        </w:tc>
        <w:tc>
          <w:tcPr>
            <w:tcW w:w="2765" w:type="dxa"/>
          </w:tcPr>
          <w:p w14:paraId="4F20BBFF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t>For each DI</w:t>
            </w:r>
          </w:p>
        </w:tc>
        <w:tc>
          <w:tcPr>
            <w:tcW w:w="2766" w:type="dxa"/>
          </w:tcPr>
          <w:p w14:paraId="35D90938" w14:textId="77777777" w:rsidR="0003613F" w:rsidRDefault="0003613F" w:rsidP="00447EE0"/>
        </w:tc>
      </w:tr>
      <w:tr w:rsidR="0003613F" w14:paraId="75B80AC9" w14:textId="77777777" w:rsidTr="00447EE0">
        <w:tc>
          <w:tcPr>
            <w:tcW w:w="2765" w:type="dxa"/>
          </w:tcPr>
          <w:p w14:paraId="4F99FB73" w14:textId="77777777" w:rsidR="0003613F" w:rsidRDefault="0003613F" w:rsidP="00447EE0">
            <w:r>
              <w:rPr>
                <w:rFonts w:hint="eastAsia"/>
              </w:rPr>
              <w:t>A</w:t>
            </w:r>
            <w:r>
              <w:t>O/AI raw</w:t>
            </w:r>
          </w:p>
        </w:tc>
        <w:tc>
          <w:tcPr>
            <w:tcW w:w="2765" w:type="dxa"/>
          </w:tcPr>
          <w:p w14:paraId="61504357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F</w:t>
            </w:r>
            <w:r>
              <w:t>or each AO/AI</w:t>
            </w:r>
          </w:p>
        </w:tc>
        <w:tc>
          <w:tcPr>
            <w:tcW w:w="2766" w:type="dxa"/>
          </w:tcPr>
          <w:p w14:paraId="5F345544" w14:textId="77777777" w:rsidR="0003613F" w:rsidRDefault="0003613F" w:rsidP="00447EE0"/>
        </w:tc>
      </w:tr>
      <w:tr w:rsidR="0003613F" w14:paraId="3465C2F1" w14:textId="77777777" w:rsidTr="00447EE0">
        <w:tc>
          <w:tcPr>
            <w:tcW w:w="2765" w:type="dxa"/>
          </w:tcPr>
          <w:p w14:paraId="3082AF3E" w14:textId="77777777" w:rsidR="0003613F" w:rsidRDefault="0003613F" w:rsidP="00447EE0">
            <w:r>
              <w:rPr>
                <w:rFonts w:hint="eastAsia"/>
              </w:rPr>
              <w:lastRenderedPageBreak/>
              <w:t>A</w:t>
            </w:r>
            <w:r>
              <w:t>O/AI value</w:t>
            </w:r>
          </w:p>
        </w:tc>
        <w:tc>
          <w:tcPr>
            <w:tcW w:w="2765" w:type="dxa"/>
          </w:tcPr>
          <w:p w14:paraId="2089987F" w14:textId="77777777" w:rsidR="0003613F" w:rsidRDefault="0003613F" w:rsidP="008A4D17">
            <w:pPr>
              <w:pStyle w:val="a9"/>
              <w:widowControl w:val="0"/>
              <w:numPr>
                <w:ilvl w:val="0"/>
                <w:numId w:val="22"/>
              </w:numPr>
              <w:contextualSpacing w:val="0"/>
              <w:jc w:val="both"/>
            </w:pPr>
            <w:r>
              <w:rPr>
                <w:rFonts w:hint="eastAsia"/>
              </w:rPr>
              <w:t>F</w:t>
            </w:r>
            <w:r>
              <w:t>or each AO/AI</w:t>
            </w:r>
          </w:p>
        </w:tc>
        <w:tc>
          <w:tcPr>
            <w:tcW w:w="2766" w:type="dxa"/>
          </w:tcPr>
          <w:p w14:paraId="59ABF1BD" w14:textId="77777777" w:rsidR="0003613F" w:rsidRDefault="0003613F" w:rsidP="00447EE0"/>
        </w:tc>
      </w:tr>
    </w:tbl>
    <w:p w14:paraId="3EF464E1" w14:textId="77777777" w:rsidR="0003613F" w:rsidRPr="00B34BB2" w:rsidRDefault="0003613F" w:rsidP="0003613F"/>
    <w:p w14:paraId="40CED099" w14:textId="77777777" w:rsidR="0003613F" w:rsidRDefault="0003613F" w:rsidP="0003613F">
      <w:pPr>
        <w:pStyle w:val="2"/>
      </w:pPr>
      <w:bookmarkStart w:id="94" w:name="_Toc100504432"/>
      <w:bookmarkStart w:id="95" w:name="_Toc173749007"/>
      <w:r>
        <w:rPr>
          <w:rFonts w:hint="eastAsia"/>
        </w:rPr>
        <w:t>3</w:t>
      </w:r>
      <w:r>
        <w:t>.6 Input and Output</w:t>
      </w:r>
      <w:bookmarkEnd w:id="94"/>
      <w:bookmarkEnd w:id="95"/>
    </w:p>
    <w:p w14:paraId="1AACEE36" w14:textId="275D4225" w:rsidR="0003613F" w:rsidRDefault="002C6846" w:rsidP="0003613F">
      <w:r>
        <w:rPr>
          <w:rFonts w:hint="eastAsia"/>
        </w:rPr>
        <w:t>AcuRev4100</w:t>
      </w:r>
      <w:r w:rsidR="0055578D">
        <w:rPr>
          <w:rFonts w:hint="eastAsia"/>
        </w:rPr>
        <w:t>本体带</w:t>
      </w:r>
    </w:p>
    <w:p w14:paraId="6FAC5507" w14:textId="0E28CCB3" w:rsidR="00BA5F10" w:rsidRDefault="00BA5F10" w:rsidP="008A4D17">
      <w:pPr>
        <w:pStyle w:val="a9"/>
        <w:numPr>
          <w:ilvl w:val="0"/>
          <w:numId w:val="22"/>
        </w:numPr>
      </w:pPr>
      <w:r>
        <w:t>8</w:t>
      </w:r>
      <w:r>
        <w:rPr>
          <w:rFonts w:hint="eastAsia"/>
        </w:rPr>
        <w:t>个</w:t>
      </w:r>
      <w:r>
        <w:t>DO</w:t>
      </w:r>
    </w:p>
    <w:p w14:paraId="4146F071" w14:textId="487F6F77" w:rsidR="00BA5F10" w:rsidRDefault="00BA5F10" w:rsidP="008A4D17">
      <w:pPr>
        <w:pStyle w:val="a9"/>
        <w:numPr>
          <w:ilvl w:val="0"/>
          <w:numId w:val="22"/>
        </w:numPr>
      </w:pPr>
      <w:r>
        <w:t>4</w:t>
      </w:r>
      <w:r>
        <w:rPr>
          <w:rFonts w:hint="eastAsia"/>
        </w:rPr>
        <w:t>个</w:t>
      </w:r>
      <w:r>
        <w:t>DI</w:t>
      </w:r>
    </w:p>
    <w:p w14:paraId="29C5D534" w14:textId="54168AE2" w:rsidR="00BA5F10" w:rsidRDefault="00BA5F10" w:rsidP="008A4D17">
      <w:pPr>
        <w:pStyle w:val="a9"/>
        <w:numPr>
          <w:ilvl w:val="0"/>
          <w:numId w:val="22"/>
        </w:numPr>
      </w:pPr>
      <w:r>
        <w:t>2</w:t>
      </w:r>
      <w:r>
        <w:rPr>
          <w:rFonts w:hint="eastAsia"/>
        </w:rPr>
        <w:t>个</w:t>
      </w:r>
      <w:r>
        <w:t>RO</w:t>
      </w:r>
    </w:p>
    <w:p w14:paraId="12216993" w14:textId="1344054F" w:rsidR="004D0C23" w:rsidRDefault="002C6846" w:rsidP="0003613F">
      <w:r>
        <w:rPr>
          <w:rFonts w:hint="eastAsia"/>
        </w:rPr>
        <w:t>AcuRev4100</w:t>
      </w:r>
      <w:r w:rsidR="0055578D">
        <w:rPr>
          <w:rFonts w:hint="eastAsia"/>
        </w:rPr>
        <w:t>可</w:t>
      </w:r>
      <w:r w:rsidR="006C02DA">
        <w:rPr>
          <w:rFonts w:hint="eastAsia"/>
        </w:rPr>
        <w:t>通过通信扩展模块的网络连接再接</w:t>
      </w:r>
      <w:r w:rsidR="0055578D">
        <w:rPr>
          <w:rFonts w:hint="eastAsia"/>
        </w:rPr>
        <w:t>IO</w:t>
      </w:r>
      <w:r w:rsidR="0055578D">
        <w:rPr>
          <w:rFonts w:hint="eastAsia"/>
        </w:rPr>
        <w:t>扩展模块</w:t>
      </w:r>
      <w:r w:rsidR="007A2A9A">
        <w:rPr>
          <w:rFonts w:hint="eastAsia"/>
        </w:rPr>
        <w:t>；</w:t>
      </w:r>
      <w:r w:rsidR="004D0C23">
        <w:rPr>
          <w:rFonts w:hint="eastAsia"/>
        </w:rPr>
        <w:t>IO</w:t>
      </w:r>
      <w:r w:rsidR="004D0C23">
        <w:rPr>
          <w:rFonts w:hint="eastAsia"/>
        </w:rPr>
        <w:t>扩展模块将包含若干</w:t>
      </w:r>
      <w:r w:rsidR="004D0C23">
        <w:rPr>
          <w:rFonts w:hint="eastAsia"/>
        </w:rPr>
        <w:t>DI,DO,AI,AO,RO</w:t>
      </w:r>
      <w:r w:rsidR="004D0C23">
        <w:rPr>
          <w:rFonts w:hint="eastAsia"/>
        </w:rPr>
        <w:t>。</w:t>
      </w:r>
    </w:p>
    <w:p w14:paraId="640E6516" w14:textId="6A8137C7" w:rsidR="009815F7" w:rsidRDefault="000E2205" w:rsidP="000E2205">
      <w:pPr>
        <w:pStyle w:val="3"/>
      </w:pPr>
      <w:bookmarkStart w:id="96" w:name="_Toc173749008"/>
      <w:r>
        <w:rPr>
          <w:rFonts w:hint="eastAsia"/>
        </w:rPr>
        <w:t xml:space="preserve">3.6.1 </w:t>
      </w:r>
      <w:r w:rsidR="009815F7">
        <w:rPr>
          <w:rFonts w:hint="eastAsia"/>
        </w:rPr>
        <w:t>数字输入（</w:t>
      </w:r>
      <w:r w:rsidR="009815F7">
        <w:rPr>
          <w:rFonts w:hint="eastAsia"/>
        </w:rPr>
        <w:t>DI</w:t>
      </w:r>
      <w:r w:rsidR="009815F7">
        <w:rPr>
          <w:rFonts w:hint="eastAsia"/>
        </w:rPr>
        <w:t>）</w:t>
      </w:r>
      <w:bookmarkEnd w:id="96"/>
    </w:p>
    <w:p w14:paraId="63015D0C" w14:textId="62CA4A00" w:rsidR="009815F7" w:rsidRDefault="009815F7" w:rsidP="009815F7">
      <w:r>
        <w:rPr>
          <w:rFonts w:hint="eastAsia"/>
        </w:rPr>
        <w:t>每个</w:t>
      </w:r>
      <w:r>
        <w:rPr>
          <w:rFonts w:hint="eastAsia"/>
        </w:rPr>
        <w:t>DI</w:t>
      </w:r>
      <w:r>
        <w:rPr>
          <w:rFonts w:hint="eastAsia"/>
        </w:rPr>
        <w:t>可分别用于状态指示或脉冲计数。</w:t>
      </w:r>
    </w:p>
    <w:p w14:paraId="465B71BF" w14:textId="106F8979" w:rsidR="009815F7" w:rsidRDefault="009815F7" w:rsidP="000E2205">
      <w:pPr>
        <w:pStyle w:val="4"/>
      </w:pPr>
      <w:r>
        <w:rPr>
          <w:rFonts w:hint="eastAsia"/>
        </w:rPr>
        <w:t>DI</w:t>
      </w:r>
      <w:r>
        <w:rPr>
          <w:rFonts w:hint="eastAsia"/>
        </w:rPr>
        <w:t>用于状态指示</w:t>
      </w:r>
    </w:p>
    <w:p w14:paraId="3D2784CD" w14:textId="04690E60" w:rsidR="009815F7" w:rsidRDefault="009815F7" w:rsidP="009815F7">
      <w:r>
        <w:rPr>
          <w:rFonts w:hint="eastAsia"/>
        </w:rPr>
        <w:t>当用于状态指示时，</w:t>
      </w:r>
      <w:r w:rsidR="002C6846">
        <w:rPr>
          <w:rFonts w:hint="eastAsia"/>
        </w:rPr>
        <w:t>AcuRev4100</w:t>
      </w:r>
      <w:r>
        <w:rPr>
          <w:rFonts w:hint="eastAsia"/>
        </w:rPr>
        <w:t>测量</w:t>
      </w:r>
      <w:r>
        <w:rPr>
          <w:rFonts w:hint="eastAsia"/>
        </w:rPr>
        <w:t>DI</w:t>
      </w:r>
      <w:r>
        <w:rPr>
          <w:rFonts w:hint="eastAsia"/>
        </w:rPr>
        <w:t>的状态值：</w:t>
      </w:r>
    </w:p>
    <w:p w14:paraId="2001E67E" w14:textId="77777777" w:rsidR="009815F7" w:rsidRDefault="009815F7" w:rsidP="009815F7">
      <w:r>
        <w:rPr>
          <w:rFonts w:hint="eastAsia"/>
        </w:rPr>
        <w:t>逻辑</w:t>
      </w:r>
      <w:r>
        <w:rPr>
          <w:rFonts w:hint="eastAsia"/>
        </w:rPr>
        <w:t>0</w:t>
      </w:r>
      <w:r>
        <w:rPr>
          <w:rFonts w:hint="eastAsia"/>
        </w:rPr>
        <w:t>（关闭），表示低输入</w:t>
      </w:r>
    </w:p>
    <w:p w14:paraId="03F436E2" w14:textId="77777777" w:rsidR="009815F7" w:rsidRDefault="009815F7" w:rsidP="009815F7">
      <w:r>
        <w:rPr>
          <w:rFonts w:hint="eastAsia"/>
        </w:rPr>
        <w:t>逻辑</w:t>
      </w:r>
      <w:r>
        <w:rPr>
          <w:rFonts w:hint="eastAsia"/>
        </w:rPr>
        <w:t>1</w:t>
      </w:r>
      <w:r>
        <w:rPr>
          <w:rFonts w:hint="eastAsia"/>
        </w:rPr>
        <w:t>（开启），表示高输入</w:t>
      </w:r>
    </w:p>
    <w:p w14:paraId="4AEA3E0A" w14:textId="3F2B06C1" w:rsidR="009815F7" w:rsidRDefault="009815F7" w:rsidP="009815F7">
      <w:r>
        <w:rPr>
          <w:rFonts w:hint="eastAsia"/>
        </w:rPr>
        <w:t>DI</w:t>
      </w:r>
      <w:r>
        <w:rPr>
          <w:rFonts w:hint="eastAsia"/>
        </w:rPr>
        <w:t>状态变化将被监控并记录为</w:t>
      </w:r>
      <w:r>
        <w:rPr>
          <w:rFonts w:hint="eastAsia"/>
        </w:rPr>
        <w:t>SOE</w:t>
      </w:r>
      <w:r w:rsidR="000E2205">
        <w:rPr>
          <w:rFonts w:hint="eastAsia"/>
        </w:rPr>
        <w:t xml:space="preserve"> log</w:t>
      </w:r>
      <w:r>
        <w:rPr>
          <w:rFonts w:hint="eastAsia"/>
        </w:rPr>
        <w:t>（详见“</w:t>
      </w:r>
      <w:r>
        <w:rPr>
          <w:rFonts w:hint="eastAsia"/>
        </w:rPr>
        <w:t>SOE</w:t>
      </w:r>
      <w:r w:rsidR="000E2205">
        <w:rPr>
          <w:rFonts w:hint="eastAsia"/>
        </w:rPr>
        <w:t xml:space="preserve"> log</w:t>
      </w:r>
      <w:r>
        <w:rPr>
          <w:rFonts w:hint="eastAsia"/>
        </w:rPr>
        <w:t>”）。</w:t>
      </w:r>
      <w:r>
        <w:rPr>
          <w:rFonts w:hint="eastAsia"/>
        </w:rPr>
        <w:t>DI</w:t>
      </w:r>
      <w:r>
        <w:rPr>
          <w:rFonts w:hint="eastAsia"/>
        </w:rPr>
        <w:t>状态可用于</w:t>
      </w:r>
      <w:r w:rsidR="000E2205">
        <w:rPr>
          <w:rFonts w:hint="eastAsia"/>
        </w:rPr>
        <w:t>告警</w:t>
      </w:r>
      <w:r>
        <w:rPr>
          <w:rFonts w:hint="eastAsia"/>
        </w:rPr>
        <w:t>监控以触发</w:t>
      </w:r>
      <w:r w:rsidR="004C081D">
        <w:rPr>
          <w:rFonts w:hint="eastAsia"/>
        </w:rPr>
        <w:t>告警</w:t>
      </w:r>
      <w:r>
        <w:rPr>
          <w:rFonts w:hint="eastAsia"/>
        </w:rPr>
        <w:t>（详见“</w:t>
      </w:r>
      <w:r w:rsidR="000E2205">
        <w:rPr>
          <w:rFonts w:hint="eastAsia"/>
        </w:rPr>
        <w:t>告警</w:t>
      </w:r>
      <w:r>
        <w:rPr>
          <w:rFonts w:hint="eastAsia"/>
        </w:rPr>
        <w:t>”）。</w:t>
      </w:r>
    </w:p>
    <w:p w14:paraId="175AD97B" w14:textId="77777777" w:rsidR="009815F7" w:rsidRDefault="009815F7" w:rsidP="009815F7"/>
    <w:p w14:paraId="135600FA" w14:textId="77777777" w:rsidR="009815F7" w:rsidRDefault="009815F7" w:rsidP="009815F7">
      <w:r w:rsidRPr="000D3DA0">
        <w:rPr>
          <w:rFonts w:hint="eastAsia"/>
          <w:highlight w:val="yellow"/>
        </w:rPr>
        <w:t>扫描速率：</w:t>
      </w:r>
      <w:r w:rsidRPr="000D3DA0">
        <w:rPr>
          <w:rFonts w:hint="eastAsia"/>
          <w:highlight w:val="yellow"/>
        </w:rPr>
        <w:t>100ms</w:t>
      </w:r>
      <w:r w:rsidRPr="000D3DA0">
        <w:rPr>
          <w:rFonts w:hint="eastAsia"/>
          <w:highlight w:val="yellow"/>
        </w:rPr>
        <w:t>？在通信协议中我们能多快更新</w:t>
      </w:r>
      <w:r w:rsidRPr="000D3DA0">
        <w:rPr>
          <w:rFonts w:hint="eastAsia"/>
          <w:highlight w:val="yellow"/>
        </w:rPr>
        <w:t>DI</w:t>
      </w:r>
      <w:r w:rsidRPr="000D3DA0">
        <w:rPr>
          <w:rFonts w:hint="eastAsia"/>
          <w:highlight w:val="yellow"/>
        </w:rPr>
        <w:t>状态？</w:t>
      </w:r>
    </w:p>
    <w:p w14:paraId="6570409F" w14:textId="77777777" w:rsidR="009815F7" w:rsidRDefault="009815F7" w:rsidP="009815F7"/>
    <w:p w14:paraId="1E6C10BF" w14:textId="77777777" w:rsidR="009815F7" w:rsidRDefault="009815F7" w:rsidP="000D3DA0">
      <w:pPr>
        <w:pStyle w:val="4"/>
      </w:pPr>
      <w:r>
        <w:rPr>
          <w:rFonts w:hint="eastAsia"/>
        </w:rPr>
        <w:t>DI</w:t>
      </w:r>
      <w:r>
        <w:rPr>
          <w:rFonts w:hint="eastAsia"/>
        </w:rPr>
        <w:t>用于脉冲计数</w:t>
      </w:r>
    </w:p>
    <w:p w14:paraId="32CB21F7" w14:textId="4D80B8E1" w:rsidR="009815F7" w:rsidRDefault="009815F7" w:rsidP="009815F7">
      <w:r>
        <w:rPr>
          <w:rFonts w:hint="eastAsia"/>
        </w:rPr>
        <w:t>当用于脉冲计数时，</w:t>
      </w:r>
      <w:r w:rsidR="002C6846">
        <w:rPr>
          <w:rFonts w:hint="eastAsia"/>
        </w:rPr>
        <w:t>AcuRev4100</w:t>
      </w:r>
      <w:r>
        <w:rPr>
          <w:rFonts w:hint="eastAsia"/>
        </w:rPr>
        <w:t>计数并累积来自</w:t>
      </w:r>
      <w:r>
        <w:rPr>
          <w:rFonts w:hint="eastAsia"/>
        </w:rPr>
        <w:t>DI</w:t>
      </w:r>
      <w:r>
        <w:rPr>
          <w:rFonts w:hint="eastAsia"/>
        </w:rPr>
        <w:t>的脉冲输入数。</w:t>
      </w:r>
      <w:r w:rsidR="002C6846">
        <w:rPr>
          <w:rFonts w:hint="eastAsia"/>
        </w:rPr>
        <w:t>AcuRev4100</w:t>
      </w:r>
      <w:r>
        <w:rPr>
          <w:rFonts w:hint="eastAsia"/>
        </w:rPr>
        <w:t>还根据用户配置将计数器转换为物理测量读数，例如用于气体</w:t>
      </w:r>
      <w:r>
        <w:rPr>
          <w:rFonts w:hint="eastAsia"/>
        </w:rPr>
        <w:t>/</w:t>
      </w:r>
      <w:r>
        <w:rPr>
          <w:rFonts w:hint="eastAsia"/>
        </w:rPr>
        <w:t>水的消耗量测量。</w:t>
      </w:r>
    </w:p>
    <w:p w14:paraId="35E2CB83" w14:textId="77777777" w:rsidR="009815F7" w:rsidRDefault="009815F7" w:rsidP="009815F7"/>
    <w:p w14:paraId="58A61EB4" w14:textId="1067AE53" w:rsidR="009815F7" w:rsidRDefault="002C6846" w:rsidP="009815F7">
      <w:r>
        <w:rPr>
          <w:rFonts w:hint="eastAsia"/>
        </w:rPr>
        <w:t>AcuRev4100</w:t>
      </w:r>
      <w:r w:rsidR="009815F7">
        <w:rPr>
          <w:rFonts w:hint="eastAsia"/>
        </w:rPr>
        <w:t>将所有</w:t>
      </w:r>
      <w:r w:rsidR="009815F7">
        <w:rPr>
          <w:rFonts w:hint="eastAsia"/>
        </w:rPr>
        <w:t>DI</w:t>
      </w:r>
      <w:r w:rsidR="009815F7">
        <w:rPr>
          <w:rFonts w:hint="eastAsia"/>
        </w:rPr>
        <w:t>计数器测量值保存在非易失性存储器中，以防止因断电而导致数据丢失。</w:t>
      </w:r>
    </w:p>
    <w:p w14:paraId="77F4CF7B" w14:textId="70E57E29" w:rsidR="009815F7" w:rsidRDefault="009815F7" w:rsidP="009815F7">
      <w:r>
        <w:rPr>
          <w:rFonts w:hint="eastAsia"/>
        </w:rPr>
        <w:t>如果</w:t>
      </w:r>
      <w:r w:rsidR="00F50ED2">
        <w:rPr>
          <w:rFonts w:hint="eastAsia"/>
        </w:rPr>
        <w:t>铅封</w:t>
      </w:r>
      <w:r>
        <w:rPr>
          <w:rFonts w:hint="eastAsia"/>
        </w:rPr>
        <w:t>被解除，</w:t>
      </w:r>
      <w:r w:rsidR="002C6846">
        <w:rPr>
          <w:rFonts w:hint="eastAsia"/>
        </w:rPr>
        <w:t>AcuRev4100</w:t>
      </w:r>
      <w:r>
        <w:rPr>
          <w:rFonts w:hint="eastAsia"/>
        </w:rPr>
        <w:t>允许用户重置</w:t>
      </w:r>
      <w:r>
        <w:rPr>
          <w:rFonts w:hint="eastAsia"/>
        </w:rPr>
        <w:t>/</w:t>
      </w:r>
      <w:r>
        <w:rPr>
          <w:rFonts w:hint="eastAsia"/>
        </w:rPr>
        <w:t>修改</w:t>
      </w:r>
      <w:r>
        <w:rPr>
          <w:rFonts w:hint="eastAsia"/>
        </w:rPr>
        <w:t>DI</w:t>
      </w:r>
      <w:r>
        <w:rPr>
          <w:rFonts w:hint="eastAsia"/>
        </w:rPr>
        <w:t>脉冲计数器测量值。</w:t>
      </w:r>
    </w:p>
    <w:p w14:paraId="05C897B3" w14:textId="77777777" w:rsidR="009815F7" w:rsidRDefault="009815F7" w:rsidP="00F50ED2">
      <w:pPr>
        <w:pStyle w:val="4"/>
      </w:pPr>
      <w:r>
        <w:rPr>
          <w:rFonts w:hint="eastAsia"/>
        </w:rPr>
        <w:lastRenderedPageBreak/>
        <w:t>DI</w:t>
      </w:r>
      <w:r>
        <w:rPr>
          <w:rFonts w:hint="eastAsia"/>
        </w:rPr>
        <w:t>配置</w:t>
      </w:r>
    </w:p>
    <w:p w14:paraId="7B7064CC" w14:textId="5C5CF3F7" w:rsidR="009815F7" w:rsidRDefault="002C6846" w:rsidP="009815F7">
      <w:r>
        <w:rPr>
          <w:rFonts w:hint="eastAsia"/>
        </w:rPr>
        <w:t>AcuRev4100</w:t>
      </w:r>
      <w:r w:rsidR="009815F7">
        <w:rPr>
          <w:rFonts w:hint="eastAsia"/>
        </w:rPr>
        <w:t>支持对每个</w:t>
      </w:r>
      <w:r w:rsidR="009815F7">
        <w:rPr>
          <w:rFonts w:hint="eastAsia"/>
        </w:rPr>
        <w:t>DI</w:t>
      </w:r>
      <w:r w:rsidR="009815F7">
        <w:rPr>
          <w:rFonts w:hint="eastAsia"/>
        </w:rPr>
        <w:t>分别进行配置。配置包括：</w:t>
      </w:r>
    </w:p>
    <w:p w14:paraId="71668B7F" w14:textId="1D049A1D" w:rsidR="009815F7" w:rsidRDefault="009815F7" w:rsidP="008A4D17">
      <w:pPr>
        <w:pStyle w:val="a9"/>
        <w:numPr>
          <w:ilvl w:val="0"/>
          <w:numId w:val="22"/>
        </w:numPr>
      </w:pPr>
      <w:r>
        <w:rPr>
          <w:rFonts w:hint="eastAsia"/>
        </w:rPr>
        <w:t>用途，选项</w:t>
      </w:r>
      <w:r w:rsidR="003E4BB3">
        <w:rPr>
          <w:rFonts w:hint="eastAsia"/>
        </w:rPr>
        <w:t>为</w:t>
      </w:r>
      <w:r>
        <w:rPr>
          <w:rFonts w:hint="eastAsia"/>
        </w:rPr>
        <w:t>：</w:t>
      </w:r>
    </w:p>
    <w:p w14:paraId="060273C9" w14:textId="77777777" w:rsidR="009815F7" w:rsidRDefault="009815F7" w:rsidP="008A4D17">
      <w:pPr>
        <w:pStyle w:val="a9"/>
        <w:numPr>
          <w:ilvl w:val="1"/>
          <w:numId w:val="22"/>
        </w:numPr>
      </w:pPr>
      <w:r>
        <w:rPr>
          <w:rFonts w:hint="eastAsia"/>
        </w:rPr>
        <w:t>状态</w:t>
      </w:r>
    </w:p>
    <w:p w14:paraId="2720A82F" w14:textId="77777777" w:rsidR="009815F7" w:rsidRDefault="009815F7" w:rsidP="008A4D17">
      <w:pPr>
        <w:pStyle w:val="a9"/>
        <w:numPr>
          <w:ilvl w:val="1"/>
          <w:numId w:val="22"/>
        </w:numPr>
      </w:pPr>
      <w:r>
        <w:rPr>
          <w:rFonts w:hint="eastAsia"/>
        </w:rPr>
        <w:t>脉冲计数</w:t>
      </w:r>
    </w:p>
    <w:p w14:paraId="0E69E729" w14:textId="31B9CAC5" w:rsidR="009815F7" w:rsidRDefault="009815F7" w:rsidP="008A4D17">
      <w:pPr>
        <w:pStyle w:val="a9"/>
        <w:numPr>
          <w:ilvl w:val="2"/>
          <w:numId w:val="22"/>
        </w:numPr>
      </w:pPr>
      <w:r>
        <w:rPr>
          <w:rFonts w:hint="eastAsia"/>
        </w:rPr>
        <w:t>如果配置为脉冲</w:t>
      </w:r>
      <w:r w:rsidR="003E4BB3">
        <w:rPr>
          <w:rFonts w:hint="eastAsia"/>
        </w:rPr>
        <w:t>计数</w:t>
      </w:r>
      <w:r w:rsidR="000F3387">
        <w:rPr>
          <w:rFonts w:hint="eastAsia"/>
        </w:rPr>
        <w:t>，</w:t>
      </w:r>
      <w:r w:rsidR="00BF5DB0">
        <w:rPr>
          <w:rFonts w:hint="eastAsia"/>
        </w:rPr>
        <w:t>可</w:t>
      </w:r>
      <w:r w:rsidR="00056D8B">
        <w:rPr>
          <w:rFonts w:hint="eastAsia"/>
        </w:rPr>
        <w:t>配置</w:t>
      </w:r>
      <w:r>
        <w:rPr>
          <w:rFonts w:hint="eastAsia"/>
        </w:rPr>
        <w:t>转换率：浮点数</w:t>
      </w:r>
    </w:p>
    <w:p w14:paraId="0B8BA392" w14:textId="0FA02FEB" w:rsidR="00F83718" w:rsidRDefault="00F83718" w:rsidP="00F50ED2">
      <w:pPr>
        <w:pStyle w:val="3"/>
      </w:pPr>
      <w:bookmarkStart w:id="97" w:name="_Toc173749009"/>
      <w:r>
        <w:rPr>
          <w:rFonts w:hint="eastAsia"/>
        </w:rPr>
        <w:t xml:space="preserve">3.6.2 </w:t>
      </w:r>
      <w:r>
        <w:rPr>
          <w:rFonts w:hint="eastAsia"/>
        </w:rPr>
        <w:t>数字输出</w:t>
      </w:r>
      <w:r>
        <w:rPr>
          <w:rFonts w:hint="eastAsia"/>
        </w:rPr>
        <w:t>(DO)</w:t>
      </w:r>
      <w:bookmarkEnd w:id="97"/>
    </w:p>
    <w:p w14:paraId="0C6A3DCC" w14:textId="4D39CC15" w:rsidR="00D57391" w:rsidRDefault="00D57391" w:rsidP="00D57391">
      <w:r>
        <w:rPr>
          <w:rFonts w:hint="eastAsia"/>
        </w:rPr>
        <w:t>每个</w:t>
      </w:r>
      <w:r>
        <w:rPr>
          <w:rFonts w:hint="eastAsia"/>
        </w:rPr>
        <w:t>DO</w:t>
      </w:r>
      <w:r>
        <w:rPr>
          <w:rFonts w:hint="eastAsia"/>
        </w:rPr>
        <w:t>可分别用于告警指示或能量脉冲输出。</w:t>
      </w:r>
    </w:p>
    <w:p w14:paraId="66401F16" w14:textId="59187CAE" w:rsidR="00221CB8" w:rsidRDefault="00221CB8" w:rsidP="00221CB8">
      <w:pPr>
        <w:pStyle w:val="4"/>
      </w:pPr>
      <w:r>
        <w:rPr>
          <w:rFonts w:hint="eastAsia"/>
        </w:rPr>
        <w:t>DO</w:t>
      </w:r>
      <w:r>
        <w:rPr>
          <w:rFonts w:hint="eastAsia"/>
        </w:rPr>
        <w:t>用于脉冲输出</w:t>
      </w:r>
    </w:p>
    <w:p w14:paraId="19FC546D" w14:textId="1B8393B0" w:rsidR="00221CB8" w:rsidRDefault="00221CB8" w:rsidP="00221CB8">
      <w:r>
        <w:rPr>
          <w:rFonts w:hint="eastAsia"/>
        </w:rPr>
        <w:t>当用于脉冲输出（启动器）时，</w:t>
      </w:r>
      <w:r>
        <w:rPr>
          <w:rFonts w:hint="eastAsia"/>
        </w:rPr>
        <w:t>DO</w:t>
      </w:r>
      <w:r>
        <w:rPr>
          <w:rFonts w:hint="eastAsia"/>
        </w:rPr>
        <w:t>生成脉冲输出，以根据用户配置指示消耗</w:t>
      </w:r>
      <w:r>
        <w:rPr>
          <w:rFonts w:hint="eastAsia"/>
        </w:rPr>
        <w:t>/</w:t>
      </w:r>
      <w:r>
        <w:rPr>
          <w:rFonts w:hint="eastAsia"/>
        </w:rPr>
        <w:t>生成的能量。</w:t>
      </w:r>
    </w:p>
    <w:p w14:paraId="003FA401" w14:textId="28743CEB" w:rsidR="00221CB8" w:rsidRDefault="00221CB8" w:rsidP="00221CB8">
      <w:pPr>
        <w:pStyle w:val="4"/>
      </w:pPr>
      <w:r>
        <w:rPr>
          <w:rFonts w:hint="eastAsia"/>
        </w:rPr>
        <w:t>DO</w:t>
      </w:r>
      <w:r>
        <w:rPr>
          <w:rFonts w:hint="eastAsia"/>
        </w:rPr>
        <w:t>用于</w:t>
      </w:r>
      <w:r w:rsidR="00744983">
        <w:rPr>
          <w:rFonts w:hint="eastAsia"/>
        </w:rPr>
        <w:t>告警</w:t>
      </w:r>
      <w:r>
        <w:rPr>
          <w:rFonts w:hint="eastAsia"/>
        </w:rPr>
        <w:t>指示</w:t>
      </w:r>
    </w:p>
    <w:p w14:paraId="6338EA56" w14:textId="00076DE8" w:rsidR="00221CB8" w:rsidRDefault="00221CB8" w:rsidP="00221CB8">
      <w:r>
        <w:rPr>
          <w:rFonts w:hint="eastAsia"/>
        </w:rPr>
        <w:t>当用于</w:t>
      </w:r>
      <w:r w:rsidR="00744983">
        <w:rPr>
          <w:rFonts w:hint="eastAsia"/>
        </w:rPr>
        <w:t>告警</w:t>
      </w:r>
      <w:r>
        <w:rPr>
          <w:rFonts w:hint="eastAsia"/>
        </w:rPr>
        <w:t>指示时，</w:t>
      </w:r>
      <w:r>
        <w:rPr>
          <w:rFonts w:hint="eastAsia"/>
        </w:rPr>
        <w:t>DO</w:t>
      </w:r>
      <w:r>
        <w:rPr>
          <w:rFonts w:hint="eastAsia"/>
        </w:rPr>
        <w:t>可以在</w:t>
      </w:r>
      <w:r w:rsidR="00744983">
        <w:rPr>
          <w:rFonts w:hint="eastAsia"/>
        </w:rPr>
        <w:t>告警</w:t>
      </w:r>
      <w:r>
        <w:rPr>
          <w:rFonts w:hint="eastAsia"/>
        </w:rPr>
        <w:t>配置中选择用于</w:t>
      </w:r>
      <w:r w:rsidR="00744983">
        <w:rPr>
          <w:rFonts w:hint="eastAsia"/>
        </w:rPr>
        <w:t>告警</w:t>
      </w:r>
      <w:r>
        <w:rPr>
          <w:rFonts w:hint="eastAsia"/>
        </w:rPr>
        <w:t>指示（详见“</w:t>
      </w:r>
      <w:r w:rsidR="00744983">
        <w:rPr>
          <w:rFonts w:hint="eastAsia"/>
        </w:rPr>
        <w:t>告警</w:t>
      </w:r>
      <w:r>
        <w:rPr>
          <w:rFonts w:hint="eastAsia"/>
        </w:rPr>
        <w:t>”），并生成：</w:t>
      </w:r>
    </w:p>
    <w:p w14:paraId="1982C168" w14:textId="76B027F1" w:rsidR="00221CB8" w:rsidRDefault="00744983" w:rsidP="008A4D17">
      <w:pPr>
        <w:pStyle w:val="a9"/>
        <w:numPr>
          <w:ilvl w:val="0"/>
          <w:numId w:val="22"/>
        </w:numPr>
      </w:pPr>
      <w:r>
        <w:rPr>
          <w:rFonts w:hint="eastAsia"/>
        </w:rPr>
        <w:t>告警</w:t>
      </w:r>
      <w:r w:rsidR="00221CB8">
        <w:rPr>
          <w:rFonts w:hint="eastAsia"/>
        </w:rPr>
        <w:t>状态开启时的高电压输出（逻辑</w:t>
      </w:r>
      <w:r w:rsidR="00221CB8">
        <w:rPr>
          <w:rFonts w:hint="eastAsia"/>
        </w:rPr>
        <w:t>1</w:t>
      </w:r>
      <w:r w:rsidR="00221CB8">
        <w:rPr>
          <w:rFonts w:hint="eastAsia"/>
        </w:rPr>
        <w:t>）</w:t>
      </w:r>
    </w:p>
    <w:p w14:paraId="5217F703" w14:textId="1AA87A0A" w:rsidR="00950517" w:rsidRPr="00950517" w:rsidRDefault="00744983" w:rsidP="008A4D17">
      <w:pPr>
        <w:pStyle w:val="a9"/>
        <w:numPr>
          <w:ilvl w:val="0"/>
          <w:numId w:val="22"/>
        </w:numPr>
      </w:pPr>
      <w:r>
        <w:rPr>
          <w:rFonts w:hint="eastAsia"/>
        </w:rPr>
        <w:t>告警</w:t>
      </w:r>
      <w:r w:rsidR="00221CB8">
        <w:rPr>
          <w:rFonts w:hint="eastAsia"/>
        </w:rPr>
        <w:t>状态关闭时的低电压输出（逻辑</w:t>
      </w:r>
      <w:r w:rsidR="00221CB8">
        <w:rPr>
          <w:rFonts w:hint="eastAsia"/>
        </w:rPr>
        <w:t>0</w:t>
      </w:r>
      <w:r w:rsidR="00221CB8">
        <w:rPr>
          <w:rFonts w:hint="eastAsia"/>
        </w:rPr>
        <w:t>）。</w:t>
      </w:r>
    </w:p>
    <w:p w14:paraId="0FD5DAD3" w14:textId="50904B66" w:rsidR="009815F7" w:rsidRDefault="00F50ED2" w:rsidP="00F50ED2">
      <w:pPr>
        <w:pStyle w:val="3"/>
      </w:pPr>
      <w:bookmarkStart w:id="98" w:name="_Toc173749010"/>
      <w:r>
        <w:rPr>
          <w:rFonts w:hint="eastAsia"/>
        </w:rPr>
        <w:t>3.6.</w:t>
      </w:r>
      <w:r w:rsidR="00553A69">
        <w:rPr>
          <w:rFonts w:hint="eastAsia"/>
        </w:rPr>
        <w:t>3</w:t>
      </w:r>
      <w:r w:rsidR="00CA0EB7">
        <w:rPr>
          <w:rFonts w:hint="eastAsia"/>
        </w:rPr>
        <w:t xml:space="preserve"> </w:t>
      </w:r>
      <w:r w:rsidR="009815F7">
        <w:rPr>
          <w:rFonts w:hint="eastAsia"/>
        </w:rPr>
        <w:t>继电器输出（</w:t>
      </w:r>
      <w:r w:rsidR="009815F7">
        <w:rPr>
          <w:rFonts w:hint="eastAsia"/>
        </w:rPr>
        <w:t>RO</w:t>
      </w:r>
      <w:r w:rsidR="009815F7">
        <w:rPr>
          <w:rFonts w:hint="eastAsia"/>
        </w:rPr>
        <w:t>）</w:t>
      </w:r>
      <w:bookmarkEnd w:id="98"/>
    </w:p>
    <w:p w14:paraId="08E08D3F" w14:textId="7F7BEFB8" w:rsidR="009815F7" w:rsidRDefault="009815F7" w:rsidP="009815F7">
      <w:r>
        <w:rPr>
          <w:rFonts w:hint="eastAsia"/>
        </w:rPr>
        <w:t>每个</w:t>
      </w:r>
      <w:r>
        <w:rPr>
          <w:rFonts w:hint="eastAsia"/>
        </w:rPr>
        <w:t>RO</w:t>
      </w:r>
      <w:r>
        <w:rPr>
          <w:rFonts w:hint="eastAsia"/>
        </w:rPr>
        <w:t>可分别用于</w:t>
      </w:r>
      <w:r w:rsidR="004C081D">
        <w:rPr>
          <w:rFonts w:hint="eastAsia"/>
        </w:rPr>
        <w:t>告警</w:t>
      </w:r>
      <w:r>
        <w:rPr>
          <w:rFonts w:hint="eastAsia"/>
        </w:rPr>
        <w:t>指示或继电器控制。</w:t>
      </w:r>
    </w:p>
    <w:p w14:paraId="299753EC" w14:textId="57BE0813" w:rsidR="009815F7" w:rsidRDefault="009815F7" w:rsidP="004C081D">
      <w:pPr>
        <w:pStyle w:val="4"/>
      </w:pPr>
      <w:r>
        <w:rPr>
          <w:rFonts w:hint="eastAsia"/>
        </w:rPr>
        <w:t>RO</w:t>
      </w:r>
      <w:r>
        <w:rPr>
          <w:rFonts w:hint="eastAsia"/>
        </w:rPr>
        <w:t>用于</w:t>
      </w:r>
      <w:r w:rsidR="004C081D">
        <w:rPr>
          <w:rFonts w:hint="eastAsia"/>
        </w:rPr>
        <w:t>告警</w:t>
      </w:r>
      <w:r>
        <w:rPr>
          <w:rFonts w:hint="eastAsia"/>
        </w:rPr>
        <w:t>指示</w:t>
      </w:r>
    </w:p>
    <w:p w14:paraId="705565AB" w14:textId="4B7E8741" w:rsidR="009815F7" w:rsidRDefault="009815F7" w:rsidP="009815F7">
      <w:r>
        <w:rPr>
          <w:rFonts w:hint="eastAsia"/>
        </w:rPr>
        <w:t>当配置为</w:t>
      </w:r>
      <w:r w:rsidR="004C081D">
        <w:rPr>
          <w:rFonts w:hint="eastAsia"/>
        </w:rPr>
        <w:t>告警</w:t>
      </w:r>
      <w:r>
        <w:rPr>
          <w:rFonts w:hint="eastAsia"/>
        </w:rPr>
        <w:t>指示时，此</w:t>
      </w:r>
      <w:r>
        <w:rPr>
          <w:rFonts w:hint="eastAsia"/>
        </w:rPr>
        <w:t>RO</w:t>
      </w:r>
      <w:r>
        <w:rPr>
          <w:rFonts w:hint="eastAsia"/>
        </w:rPr>
        <w:t>可在</w:t>
      </w:r>
      <w:r w:rsidR="004C081D">
        <w:rPr>
          <w:rFonts w:hint="eastAsia"/>
        </w:rPr>
        <w:t>告警</w:t>
      </w:r>
      <w:r>
        <w:rPr>
          <w:rFonts w:hint="eastAsia"/>
        </w:rPr>
        <w:t>配置中选择用于</w:t>
      </w:r>
      <w:r w:rsidR="004C081D">
        <w:rPr>
          <w:rFonts w:hint="eastAsia"/>
        </w:rPr>
        <w:t>告警</w:t>
      </w:r>
      <w:r>
        <w:rPr>
          <w:rFonts w:hint="eastAsia"/>
        </w:rPr>
        <w:t>指示（详见</w:t>
      </w:r>
      <w:r w:rsidR="004C081D">
        <w:rPr>
          <w:rFonts w:hint="eastAsia"/>
        </w:rPr>
        <w:t>告警</w:t>
      </w:r>
      <w:r>
        <w:rPr>
          <w:rFonts w:hint="eastAsia"/>
        </w:rPr>
        <w:t>）。它会在</w:t>
      </w:r>
      <w:r w:rsidR="004C081D">
        <w:rPr>
          <w:rFonts w:hint="eastAsia"/>
        </w:rPr>
        <w:t>告警</w:t>
      </w:r>
      <w:r>
        <w:rPr>
          <w:rFonts w:hint="eastAsia"/>
        </w:rPr>
        <w:t>开启时（逻辑</w:t>
      </w:r>
      <w:r>
        <w:rPr>
          <w:rFonts w:hint="eastAsia"/>
        </w:rPr>
        <w:t>1</w:t>
      </w:r>
      <w:r>
        <w:rPr>
          <w:rFonts w:hint="eastAsia"/>
        </w:rPr>
        <w:t>）生成信号，并在</w:t>
      </w:r>
      <w:r w:rsidR="004C081D">
        <w:rPr>
          <w:rFonts w:hint="eastAsia"/>
        </w:rPr>
        <w:t>告警</w:t>
      </w:r>
      <w:r>
        <w:rPr>
          <w:rFonts w:hint="eastAsia"/>
        </w:rPr>
        <w:t>关闭时保持低电压输出（逻辑</w:t>
      </w:r>
      <w:r>
        <w:rPr>
          <w:rFonts w:hint="eastAsia"/>
        </w:rPr>
        <w:t>0</w:t>
      </w:r>
      <w:r>
        <w:rPr>
          <w:rFonts w:hint="eastAsia"/>
        </w:rPr>
        <w:t>）。</w:t>
      </w:r>
    </w:p>
    <w:p w14:paraId="172A3CDF" w14:textId="77777777" w:rsidR="009815F7" w:rsidRDefault="009815F7" w:rsidP="004E077C">
      <w:pPr>
        <w:pStyle w:val="4"/>
      </w:pPr>
      <w:r>
        <w:rPr>
          <w:rFonts w:hint="eastAsia"/>
        </w:rPr>
        <w:t>RO</w:t>
      </w:r>
      <w:r>
        <w:rPr>
          <w:rFonts w:hint="eastAsia"/>
        </w:rPr>
        <w:t>用于继电器控制</w:t>
      </w:r>
    </w:p>
    <w:p w14:paraId="76F481A1" w14:textId="57EDBE7D" w:rsidR="009815F7" w:rsidRDefault="009815F7" w:rsidP="009815F7">
      <w:r>
        <w:rPr>
          <w:rFonts w:hint="eastAsia"/>
        </w:rPr>
        <w:t>当配置为继电器控制时，</w:t>
      </w:r>
      <w:r w:rsidR="002C6846">
        <w:rPr>
          <w:rFonts w:hint="eastAsia"/>
        </w:rPr>
        <w:t>AcuRev4100</w:t>
      </w:r>
      <w:r>
        <w:rPr>
          <w:rFonts w:hint="eastAsia"/>
        </w:rPr>
        <w:t>允许用户控制此</w:t>
      </w:r>
      <w:r>
        <w:rPr>
          <w:rFonts w:hint="eastAsia"/>
        </w:rPr>
        <w:t>RO</w:t>
      </w:r>
      <w:r>
        <w:rPr>
          <w:rFonts w:hint="eastAsia"/>
        </w:rPr>
        <w:t>，例如从通过通信协议生成信号。</w:t>
      </w:r>
    </w:p>
    <w:p w14:paraId="1D1DF6A6" w14:textId="77777777" w:rsidR="009815F7" w:rsidRDefault="009815F7" w:rsidP="004E077C">
      <w:pPr>
        <w:pStyle w:val="4"/>
      </w:pPr>
      <w:r>
        <w:rPr>
          <w:rFonts w:hint="eastAsia"/>
        </w:rPr>
        <w:t>RO</w:t>
      </w:r>
      <w:r>
        <w:rPr>
          <w:rFonts w:hint="eastAsia"/>
        </w:rPr>
        <w:t>模式</w:t>
      </w:r>
    </w:p>
    <w:p w14:paraId="14E367FF" w14:textId="77F4AD76" w:rsidR="009815F7" w:rsidRDefault="009815F7" w:rsidP="009815F7">
      <w:r>
        <w:rPr>
          <w:rFonts w:hint="eastAsia"/>
        </w:rPr>
        <w:t>RO</w:t>
      </w:r>
      <w:r>
        <w:rPr>
          <w:rFonts w:hint="eastAsia"/>
        </w:rPr>
        <w:t>可工作在两种模式下：</w:t>
      </w:r>
    </w:p>
    <w:p w14:paraId="73196EE3" w14:textId="54B98FE7" w:rsidR="009815F7" w:rsidRDefault="009815F7" w:rsidP="008A4D17">
      <w:pPr>
        <w:pStyle w:val="a9"/>
        <w:numPr>
          <w:ilvl w:val="0"/>
          <w:numId w:val="64"/>
        </w:numPr>
      </w:pPr>
      <w:r>
        <w:rPr>
          <w:rFonts w:hint="eastAsia"/>
        </w:rPr>
        <w:t>锁存</w:t>
      </w:r>
      <w:r w:rsidR="004C081D">
        <w:rPr>
          <w:rFonts w:hint="eastAsia"/>
        </w:rPr>
        <w:t>latch</w:t>
      </w:r>
      <w:r>
        <w:rPr>
          <w:rFonts w:hint="eastAsia"/>
        </w:rPr>
        <w:t>：</w:t>
      </w:r>
      <w:r>
        <w:rPr>
          <w:rFonts w:hint="eastAsia"/>
        </w:rPr>
        <w:t>RO</w:t>
      </w:r>
      <w:r>
        <w:rPr>
          <w:rFonts w:hint="eastAsia"/>
        </w:rPr>
        <w:t>在开启时生成高电压输出（逻辑</w:t>
      </w:r>
      <w:r>
        <w:rPr>
          <w:rFonts w:hint="eastAsia"/>
        </w:rPr>
        <w:t>1</w:t>
      </w:r>
      <w:r>
        <w:rPr>
          <w:rFonts w:hint="eastAsia"/>
        </w:rPr>
        <w:t>），在关闭时生成低电压输出（逻辑</w:t>
      </w:r>
      <w:r>
        <w:rPr>
          <w:rFonts w:hint="eastAsia"/>
        </w:rPr>
        <w:t>0</w:t>
      </w:r>
      <w:r>
        <w:rPr>
          <w:rFonts w:hint="eastAsia"/>
        </w:rPr>
        <w:t>）。</w:t>
      </w:r>
    </w:p>
    <w:p w14:paraId="31BFDEB8" w14:textId="18CA2803" w:rsidR="009815F7" w:rsidRDefault="009815F7" w:rsidP="008A4D17">
      <w:pPr>
        <w:pStyle w:val="a9"/>
        <w:numPr>
          <w:ilvl w:val="0"/>
          <w:numId w:val="64"/>
        </w:numPr>
      </w:pPr>
      <w:r>
        <w:rPr>
          <w:rFonts w:hint="eastAsia"/>
        </w:rPr>
        <w:lastRenderedPageBreak/>
        <w:t>脉冲</w:t>
      </w:r>
      <w:r w:rsidR="004C081D">
        <w:rPr>
          <w:rFonts w:hint="eastAsia"/>
        </w:rPr>
        <w:t>pulse</w:t>
      </w:r>
      <w:r>
        <w:rPr>
          <w:rFonts w:hint="eastAsia"/>
        </w:rPr>
        <w:t>：</w:t>
      </w:r>
      <w:r>
        <w:rPr>
          <w:rFonts w:hint="eastAsia"/>
        </w:rPr>
        <w:t>RO</w:t>
      </w:r>
      <w:r>
        <w:rPr>
          <w:rFonts w:hint="eastAsia"/>
        </w:rPr>
        <w:t>在开启时生成脉冲（逻辑</w:t>
      </w:r>
      <w:r>
        <w:rPr>
          <w:rFonts w:hint="eastAsia"/>
        </w:rPr>
        <w:t>1</w:t>
      </w:r>
      <w:r>
        <w:rPr>
          <w:rFonts w:hint="eastAsia"/>
        </w:rPr>
        <w:t>），在关闭时保持低电压输出（逻辑</w:t>
      </w:r>
      <w:r>
        <w:rPr>
          <w:rFonts w:hint="eastAsia"/>
        </w:rPr>
        <w:t>0</w:t>
      </w:r>
      <w:r>
        <w:rPr>
          <w:rFonts w:hint="eastAsia"/>
        </w:rPr>
        <w:t>）。</w:t>
      </w:r>
    </w:p>
    <w:p w14:paraId="28D0142F" w14:textId="77777777" w:rsidR="009815F7" w:rsidRDefault="009815F7" w:rsidP="004E077C">
      <w:pPr>
        <w:pStyle w:val="4"/>
      </w:pPr>
      <w:r>
        <w:rPr>
          <w:rFonts w:hint="eastAsia"/>
        </w:rPr>
        <w:t>RO</w:t>
      </w:r>
      <w:r>
        <w:rPr>
          <w:rFonts w:hint="eastAsia"/>
        </w:rPr>
        <w:t>配置</w:t>
      </w:r>
    </w:p>
    <w:p w14:paraId="780FB116" w14:textId="79F65161" w:rsidR="009815F7" w:rsidRDefault="002C6846" w:rsidP="009815F7">
      <w:r>
        <w:rPr>
          <w:rFonts w:hint="eastAsia"/>
        </w:rPr>
        <w:t>AcuRev4100</w:t>
      </w:r>
      <w:r w:rsidR="009815F7">
        <w:rPr>
          <w:rFonts w:hint="eastAsia"/>
        </w:rPr>
        <w:t>支持对每个</w:t>
      </w:r>
      <w:r w:rsidR="009815F7">
        <w:rPr>
          <w:rFonts w:hint="eastAsia"/>
        </w:rPr>
        <w:t>RO</w:t>
      </w:r>
      <w:r w:rsidR="009815F7">
        <w:rPr>
          <w:rFonts w:hint="eastAsia"/>
        </w:rPr>
        <w:t>分别进行配置。配置包括：</w:t>
      </w:r>
    </w:p>
    <w:p w14:paraId="0D099514" w14:textId="77777777" w:rsidR="009815F7" w:rsidRDefault="009815F7" w:rsidP="008A4D17">
      <w:pPr>
        <w:pStyle w:val="a9"/>
        <w:numPr>
          <w:ilvl w:val="0"/>
          <w:numId w:val="65"/>
        </w:numPr>
      </w:pPr>
      <w:r>
        <w:rPr>
          <w:rFonts w:hint="eastAsia"/>
        </w:rPr>
        <w:t>用途：</w:t>
      </w:r>
    </w:p>
    <w:p w14:paraId="43A8CBF3" w14:textId="3785E838" w:rsidR="009815F7" w:rsidRDefault="004C081D" w:rsidP="008A4D17">
      <w:pPr>
        <w:pStyle w:val="a9"/>
        <w:numPr>
          <w:ilvl w:val="1"/>
          <w:numId w:val="65"/>
        </w:numPr>
      </w:pPr>
      <w:r>
        <w:rPr>
          <w:rFonts w:hint="eastAsia"/>
        </w:rPr>
        <w:t>告警</w:t>
      </w:r>
    </w:p>
    <w:p w14:paraId="3DA4FF25" w14:textId="77777777" w:rsidR="009815F7" w:rsidRDefault="009815F7" w:rsidP="008A4D17">
      <w:pPr>
        <w:pStyle w:val="a9"/>
        <w:numPr>
          <w:ilvl w:val="1"/>
          <w:numId w:val="65"/>
        </w:numPr>
      </w:pPr>
      <w:r>
        <w:rPr>
          <w:rFonts w:hint="eastAsia"/>
        </w:rPr>
        <w:t>继电器控制</w:t>
      </w:r>
    </w:p>
    <w:p w14:paraId="7DDD0E6C" w14:textId="77777777" w:rsidR="009815F7" w:rsidRDefault="009815F7" w:rsidP="008A4D17">
      <w:pPr>
        <w:pStyle w:val="a9"/>
        <w:numPr>
          <w:ilvl w:val="0"/>
          <w:numId w:val="65"/>
        </w:numPr>
      </w:pPr>
      <w:r>
        <w:rPr>
          <w:rFonts w:hint="eastAsia"/>
        </w:rPr>
        <w:t>模式：</w:t>
      </w:r>
    </w:p>
    <w:p w14:paraId="247F393A" w14:textId="77777777" w:rsidR="009815F7" w:rsidRDefault="009815F7" w:rsidP="008A4D17">
      <w:pPr>
        <w:pStyle w:val="a9"/>
        <w:numPr>
          <w:ilvl w:val="1"/>
          <w:numId w:val="65"/>
        </w:numPr>
      </w:pPr>
      <w:r>
        <w:rPr>
          <w:rFonts w:hint="eastAsia"/>
        </w:rPr>
        <w:t>锁存</w:t>
      </w:r>
    </w:p>
    <w:p w14:paraId="3FC32071" w14:textId="77777777" w:rsidR="009815F7" w:rsidRDefault="009815F7" w:rsidP="008A4D17">
      <w:pPr>
        <w:pStyle w:val="a9"/>
        <w:numPr>
          <w:ilvl w:val="1"/>
          <w:numId w:val="65"/>
        </w:numPr>
      </w:pPr>
      <w:r>
        <w:rPr>
          <w:rFonts w:hint="eastAsia"/>
        </w:rPr>
        <w:t>脉冲</w:t>
      </w:r>
    </w:p>
    <w:p w14:paraId="3BC055A2" w14:textId="77777777" w:rsidR="009815F7" w:rsidRDefault="009815F7" w:rsidP="008A4D17">
      <w:pPr>
        <w:pStyle w:val="a9"/>
        <w:numPr>
          <w:ilvl w:val="0"/>
          <w:numId w:val="65"/>
        </w:numPr>
      </w:pPr>
      <w:r>
        <w:rPr>
          <w:rFonts w:hint="eastAsia"/>
        </w:rPr>
        <w:t>如果配置为脉冲模式：</w:t>
      </w:r>
    </w:p>
    <w:p w14:paraId="5CA205BC" w14:textId="77777777" w:rsidR="009815F7" w:rsidRDefault="009815F7" w:rsidP="008A4D17">
      <w:pPr>
        <w:pStyle w:val="a9"/>
        <w:numPr>
          <w:ilvl w:val="1"/>
          <w:numId w:val="65"/>
        </w:numPr>
      </w:pPr>
      <w:r>
        <w:rPr>
          <w:rFonts w:hint="eastAsia"/>
        </w:rPr>
        <w:t>脉冲宽度：</w:t>
      </w:r>
      <w:r>
        <w:rPr>
          <w:rFonts w:hint="eastAsia"/>
        </w:rPr>
        <w:t xml:space="preserve">20ms </w:t>
      </w:r>
      <w:r>
        <w:rPr>
          <w:rFonts w:hint="eastAsia"/>
        </w:rPr>
        <w:t>–</w:t>
      </w:r>
      <w:r>
        <w:rPr>
          <w:rFonts w:hint="eastAsia"/>
        </w:rPr>
        <w:t xml:space="preserve"> 3000ms</w:t>
      </w:r>
    </w:p>
    <w:p w14:paraId="4EC2EDFD" w14:textId="5A99F6A7" w:rsidR="009815F7" w:rsidRDefault="00DD437E" w:rsidP="00DD437E">
      <w:pPr>
        <w:pStyle w:val="3"/>
      </w:pPr>
      <w:bookmarkStart w:id="99" w:name="_Toc173749011"/>
      <w:r>
        <w:rPr>
          <w:rFonts w:hint="eastAsia"/>
        </w:rPr>
        <w:t xml:space="preserve">3.6.4 </w:t>
      </w:r>
      <w:r w:rsidR="009815F7">
        <w:rPr>
          <w:rFonts w:hint="eastAsia"/>
        </w:rPr>
        <w:t>模拟输入（</w:t>
      </w:r>
      <w:r w:rsidR="009815F7">
        <w:rPr>
          <w:rFonts w:hint="eastAsia"/>
        </w:rPr>
        <w:t>AI</w:t>
      </w:r>
      <w:r w:rsidR="009815F7">
        <w:rPr>
          <w:rFonts w:hint="eastAsia"/>
        </w:rPr>
        <w:t>）</w:t>
      </w:r>
      <w:bookmarkEnd w:id="99"/>
    </w:p>
    <w:p w14:paraId="31567D15" w14:textId="77777777" w:rsidR="00165C5E" w:rsidRDefault="00165C5E" w:rsidP="00165C5E">
      <w:r>
        <w:rPr>
          <w:rFonts w:hint="eastAsia"/>
        </w:rPr>
        <w:t>模拟输入类型</w:t>
      </w:r>
    </w:p>
    <w:p w14:paraId="5E096399" w14:textId="77777777" w:rsidR="00165C5E" w:rsidRDefault="00165C5E" w:rsidP="008A4D17">
      <w:pPr>
        <w:pStyle w:val="a9"/>
        <w:numPr>
          <w:ilvl w:val="0"/>
          <w:numId w:val="67"/>
        </w:numPr>
      </w:pPr>
      <w:r>
        <w:rPr>
          <w:rFonts w:hint="eastAsia"/>
        </w:rPr>
        <w:t>电压：</w:t>
      </w:r>
      <w:r>
        <w:rPr>
          <w:rFonts w:hint="eastAsia"/>
        </w:rPr>
        <w:t>0-10 V</w:t>
      </w:r>
    </w:p>
    <w:p w14:paraId="2023893E" w14:textId="293EBDAC" w:rsidR="00414747" w:rsidRPr="00414747" w:rsidRDefault="00165C5E" w:rsidP="008A4D17">
      <w:pPr>
        <w:pStyle w:val="a9"/>
        <w:numPr>
          <w:ilvl w:val="0"/>
          <w:numId w:val="67"/>
        </w:numPr>
      </w:pPr>
      <w:r>
        <w:rPr>
          <w:rFonts w:hint="eastAsia"/>
        </w:rPr>
        <w:t>电流：</w:t>
      </w:r>
      <w:r>
        <w:rPr>
          <w:rFonts w:hint="eastAsia"/>
        </w:rPr>
        <w:t>0-20mA</w:t>
      </w:r>
    </w:p>
    <w:p w14:paraId="2730E3F2" w14:textId="1584A05A" w:rsidR="009815F7" w:rsidRDefault="009815F7" w:rsidP="009815F7">
      <w:r>
        <w:rPr>
          <w:rFonts w:hint="eastAsia"/>
        </w:rPr>
        <w:t>每个</w:t>
      </w:r>
      <w:r>
        <w:rPr>
          <w:rFonts w:hint="eastAsia"/>
        </w:rPr>
        <w:t>AI</w:t>
      </w:r>
      <w:r>
        <w:rPr>
          <w:rFonts w:hint="eastAsia"/>
        </w:rPr>
        <w:t>可连接外部传感器（如温度传感器、压力传感器、声音传感器等）。</w:t>
      </w:r>
      <w:r w:rsidR="002C6846">
        <w:rPr>
          <w:rFonts w:hint="eastAsia"/>
        </w:rPr>
        <w:t>AcuRev4100</w:t>
      </w:r>
      <w:r>
        <w:rPr>
          <w:rFonts w:hint="eastAsia"/>
        </w:rPr>
        <w:t>测量</w:t>
      </w:r>
      <w:r>
        <w:rPr>
          <w:rFonts w:hint="eastAsia"/>
        </w:rPr>
        <w:t>AI</w:t>
      </w:r>
      <w:r>
        <w:rPr>
          <w:rFonts w:hint="eastAsia"/>
        </w:rPr>
        <w:t>读数，并转换为物理测量读数。转换可以配置为最多</w:t>
      </w:r>
      <w:r>
        <w:rPr>
          <w:rFonts w:hint="eastAsia"/>
        </w:rPr>
        <w:t>3</w:t>
      </w:r>
      <w:r>
        <w:rPr>
          <w:rFonts w:hint="eastAsia"/>
        </w:rPr>
        <w:t>段线段</w:t>
      </w:r>
      <w:r>
        <w:rPr>
          <w:rFonts w:hint="eastAsia"/>
        </w:rPr>
        <w:t>/4</w:t>
      </w:r>
      <w:r>
        <w:rPr>
          <w:rFonts w:hint="eastAsia"/>
        </w:rPr>
        <w:t>个改变点的连续分段线性函数。</w:t>
      </w:r>
    </w:p>
    <w:p w14:paraId="19A57702" w14:textId="6AF862AC" w:rsidR="009815F7" w:rsidRDefault="00854586" w:rsidP="009815F7">
      <w:r>
        <w:rPr>
          <w:noProof/>
        </w:rPr>
        <w:lastRenderedPageBreak/>
        <w:drawing>
          <wp:inline distT="0" distB="0" distL="0" distR="0" wp14:anchorId="55EE62A3" wp14:editId="354AE540">
            <wp:extent cx="4460875" cy="3512185"/>
            <wp:effectExtent l="0" t="0" r="0" b="0"/>
            <wp:docPr id="5" name="Picture 5" descr="A graph on a white 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on a white she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875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35520" w14:textId="089EDB24" w:rsidR="009815F7" w:rsidRDefault="002C6846" w:rsidP="009815F7">
      <w:r>
        <w:rPr>
          <w:rFonts w:hint="eastAsia"/>
        </w:rPr>
        <w:t>AcuRev4100</w:t>
      </w:r>
      <w:r w:rsidR="009815F7">
        <w:rPr>
          <w:rFonts w:hint="eastAsia"/>
        </w:rPr>
        <w:t>支持对每个</w:t>
      </w:r>
      <w:r w:rsidR="009815F7">
        <w:rPr>
          <w:rFonts w:hint="eastAsia"/>
        </w:rPr>
        <w:t>AI</w:t>
      </w:r>
      <w:r w:rsidR="009815F7">
        <w:rPr>
          <w:rFonts w:hint="eastAsia"/>
        </w:rPr>
        <w:t>分别进行配置。配置包括：</w:t>
      </w:r>
    </w:p>
    <w:p w14:paraId="75759ED0" w14:textId="77777777" w:rsidR="009815F7" w:rsidRDefault="009815F7" w:rsidP="009815F7"/>
    <w:p w14:paraId="3C5A8ADF" w14:textId="1CA15711" w:rsidR="009815F7" w:rsidRDefault="009815F7" w:rsidP="008A4D17">
      <w:pPr>
        <w:pStyle w:val="a9"/>
        <w:numPr>
          <w:ilvl w:val="0"/>
          <w:numId w:val="66"/>
        </w:numPr>
      </w:pPr>
      <w:r>
        <w:rPr>
          <w:rFonts w:hint="eastAsia"/>
        </w:rPr>
        <w:t>类型</w:t>
      </w:r>
    </w:p>
    <w:p w14:paraId="745D536E" w14:textId="77777777" w:rsidR="00165C5E" w:rsidRDefault="00165C5E" w:rsidP="008A4D17">
      <w:pPr>
        <w:pStyle w:val="a9"/>
        <w:numPr>
          <w:ilvl w:val="1"/>
          <w:numId w:val="66"/>
        </w:numPr>
      </w:pPr>
      <w:r>
        <w:rPr>
          <w:rFonts w:hint="eastAsia"/>
        </w:rPr>
        <w:t>电压：</w:t>
      </w:r>
      <w:r>
        <w:rPr>
          <w:rFonts w:hint="eastAsia"/>
        </w:rPr>
        <w:t>0-10 V</w:t>
      </w:r>
    </w:p>
    <w:p w14:paraId="7C4D5240" w14:textId="1ABB8F07" w:rsidR="00165C5E" w:rsidRDefault="00165C5E" w:rsidP="008A4D17">
      <w:pPr>
        <w:pStyle w:val="a9"/>
        <w:numPr>
          <w:ilvl w:val="1"/>
          <w:numId w:val="66"/>
        </w:numPr>
      </w:pPr>
      <w:r>
        <w:rPr>
          <w:rFonts w:hint="eastAsia"/>
        </w:rPr>
        <w:t>电流：</w:t>
      </w:r>
      <w:r>
        <w:rPr>
          <w:rFonts w:hint="eastAsia"/>
        </w:rPr>
        <w:t>0-20mA</w:t>
      </w:r>
    </w:p>
    <w:p w14:paraId="788E69D8" w14:textId="03D21B1F" w:rsidR="009815F7" w:rsidRDefault="009815F7" w:rsidP="008A4D17">
      <w:pPr>
        <w:pStyle w:val="a9"/>
        <w:numPr>
          <w:ilvl w:val="0"/>
          <w:numId w:val="66"/>
        </w:numPr>
      </w:pPr>
      <w:r>
        <w:rPr>
          <w:rFonts w:hint="eastAsia"/>
        </w:rPr>
        <w:t>有效范围</w:t>
      </w:r>
      <w:r w:rsidR="00C92550">
        <w:rPr>
          <w:rFonts w:hint="eastAsia"/>
        </w:rPr>
        <w:t xml:space="preserve"> </w:t>
      </w:r>
      <w:r w:rsidR="00C92550">
        <w:rPr>
          <w:rFonts w:hint="eastAsia"/>
        </w:rPr>
        <w:t>（电压或电流有效范围由类型决定）</w:t>
      </w:r>
    </w:p>
    <w:p w14:paraId="0A7F85B3" w14:textId="77777777" w:rsidR="009815F7" w:rsidRDefault="009815F7" w:rsidP="008A4D17">
      <w:pPr>
        <w:pStyle w:val="a9"/>
        <w:numPr>
          <w:ilvl w:val="1"/>
          <w:numId w:val="66"/>
        </w:numPr>
      </w:pPr>
      <w:r>
        <w:rPr>
          <w:rFonts w:hint="eastAsia"/>
        </w:rPr>
        <w:t>下限</w:t>
      </w:r>
    </w:p>
    <w:p w14:paraId="5938CBD0" w14:textId="77777777" w:rsidR="009815F7" w:rsidRDefault="009815F7" w:rsidP="008A4D17">
      <w:pPr>
        <w:pStyle w:val="a9"/>
        <w:numPr>
          <w:ilvl w:val="1"/>
          <w:numId w:val="66"/>
        </w:numPr>
      </w:pPr>
      <w:r>
        <w:rPr>
          <w:rFonts w:hint="eastAsia"/>
        </w:rPr>
        <w:t>上限</w:t>
      </w:r>
    </w:p>
    <w:p w14:paraId="72EFD5B5" w14:textId="77777777" w:rsidR="009815F7" w:rsidRDefault="009815F7" w:rsidP="008A4D17">
      <w:pPr>
        <w:pStyle w:val="a9"/>
        <w:numPr>
          <w:ilvl w:val="0"/>
          <w:numId w:val="66"/>
        </w:numPr>
      </w:pPr>
      <w:r>
        <w:rPr>
          <w:rFonts w:hint="eastAsia"/>
        </w:rPr>
        <w:t>转换函数的段数：</w:t>
      </w:r>
      <w:r>
        <w:rPr>
          <w:rFonts w:hint="eastAsia"/>
        </w:rPr>
        <w:t>1-3</w:t>
      </w:r>
    </w:p>
    <w:p w14:paraId="75E67736" w14:textId="77777777" w:rsidR="009815F7" w:rsidRDefault="009815F7" w:rsidP="008A4D17">
      <w:pPr>
        <w:pStyle w:val="a9"/>
        <w:numPr>
          <w:ilvl w:val="0"/>
          <w:numId w:val="66"/>
        </w:numPr>
      </w:pPr>
      <w:r>
        <w:rPr>
          <w:rFonts w:hint="eastAsia"/>
        </w:rPr>
        <w:t>转换函数的（段数</w:t>
      </w:r>
      <w:r>
        <w:rPr>
          <w:rFonts w:hint="eastAsia"/>
        </w:rPr>
        <w:t>+1</w:t>
      </w:r>
      <w:r>
        <w:rPr>
          <w:rFonts w:hint="eastAsia"/>
        </w:rPr>
        <w:t>）个改变点，每个配置包括：</w:t>
      </w:r>
    </w:p>
    <w:p w14:paraId="25785991" w14:textId="77777777" w:rsidR="009815F7" w:rsidRDefault="009815F7" w:rsidP="008A4D17">
      <w:pPr>
        <w:pStyle w:val="a9"/>
        <w:numPr>
          <w:ilvl w:val="1"/>
          <w:numId w:val="66"/>
        </w:numPr>
      </w:pPr>
      <w:r>
        <w:rPr>
          <w:rFonts w:hint="eastAsia"/>
        </w:rPr>
        <w:t>原始输入值：</w:t>
      </w:r>
      <w:r>
        <w:rPr>
          <w:rFonts w:hint="eastAsia"/>
        </w:rPr>
        <w:t>AI</w:t>
      </w:r>
      <w:r>
        <w:rPr>
          <w:rFonts w:hint="eastAsia"/>
        </w:rPr>
        <w:t>输入范围内的非负浮点数</w:t>
      </w:r>
    </w:p>
    <w:p w14:paraId="1510C866" w14:textId="77777777" w:rsidR="009815F7" w:rsidRDefault="009815F7" w:rsidP="008A4D17">
      <w:pPr>
        <w:pStyle w:val="a9"/>
        <w:numPr>
          <w:ilvl w:val="1"/>
          <w:numId w:val="66"/>
        </w:numPr>
      </w:pPr>
      <w:r>
        <w:rPr>
          <w:rFonts w:hint="eastAsia"/>
        </w:rPr>
        <w:t>转换值：非负浮点数</w:t>
      </w:r>
    </w:p>
    <w:p w14:paraId="602E34A1" w14:textId="0F971C51" w:rsidR="004D0C23" w:rsidRDefault="009815F7" w:rsidP="009815F7">
      <w:r>
        <w:rPr>
          <w:rFonts w:hint="eastAsia"/>
        </w:rPr>
        <w:t>例如，对于一个输出为电流（</w:t>
      </w:r>
      <w:r>
        <w:rPr>
          <w:rFonts w:hint="eastAsia"/>
        </w:rPr>
        <w:t>mA</w:t>
      </w:r>
      <w:r>
        <w:rPr>
          <w:rFonts w:hint="eastAsia"/>
        </w:rPr>
        <w:t>）的温度传感器。我们将传感器连接到</w:t>
      </w:r>
      <w:r w:rsidR="002C6846">
        <w:rPr>
          <w:rFonts w:hint="eastAsia"/>
        </w:rPr>
        <w:t>AcuRev4100</w:t>
      </w:r>
      <w:r>
        <w:rPr>
          <w:rFonts w:hint="eastAsia"/>
        </w:rPr>
        <w:t>的模拟输入。我们允许用户配置</w:t>
      </w:r>
      <w:r>
        <w:rPr>
          <w:rFonts w:hint="eastAsia"/>
        </w:rPr>
        <w:t>AI</w:t>
      </w:r>
      <w:r>
        <w:rPr>
          <w:rFonts w:hint="eastAsia"/>
        </w:rPr>
        <w:t>值到温度的转换，以反映</w:t>
      </w:r>
      <w:r>
        <w:rPr>
          <w:rFonts w:hint="eastAsia"/>
        </w:rPr>
        <w:t>/</w:t>
      </w:r>
      <w:r>
        <w:rPr>
          <w:rFonts w:hint="eastAsia"/>
        </w:rPr>
        <w:t>模拟温度传感器的行为，例如，作为一个最多有</w:t>
      </w:r>
      <w:r>
        <w:rPr>
          <w:rFonts w:hint="eastAsia"/>
        </w:rPr>
        <w:t>3</w:t>
      </w:r>
      <w:r>
        <w:rPr>
          <w:rFonts w:hint="eastAsia"/>
        </w:rPr>
        <w:t>段线段</w:t>
      </w:r>
      <w:r>
        <w:rPr>
          <w:rFonts w:hint="eastAsia"/>
        </w:rPr>
        <w:t>/4</w:t>
      </w:r>
      <w:r>
        <w:rPr>
          <w:rFonts w:hint="eastAsia"/>
        </w:rPr>
        <w:t>个改变点的连续分段线性函数。表中的值是改变点的配置。</w:t>
      </w:r>
    </w:p>
    <w:p w14:paraId="61C29D6A" w14:textId="6C6A2FF3" w:rsidR="0018119D" w:rsidRDefault="0018119D" w:rsidP="0018119D">
      <w:pPr>
        <w:pStyle w:val="3"/>
      </w:pPr>
      <w:bookmarkStart w:id="100" w:name="_Toc173749012"/>
      <w:r>
        <w:rPr>
          <w:rFonts w:hint="eastAsia"/>
        </w:rPr>
        <w:lastRenderedPageBreak/>
        <w:t xml:space="preserve">3.6.5 </w:t>
      </w:r>
      <w:r>
        <w:rPr>
          <w:rFonts w:hint="eastAsia"/>
        </w:rPr>
        <w:t>模拟输</w:t>
      </w:r>
      <w:r w:rsidR="00F44FAA">
        <w:rPr>
          <w:rFonts w:hint="eastAsia"/>
        </w:rPr>
        <w:t>出</w:t>
      </w:r>
      <w:r>
        <w:rPr>
          <w:rFonts w:hint="eastAsia"/>
        </w:rPr>
        <w:t>（</w:t>
      </w:r>
      <w:r>
        <w:rPr>
          <w:rFonts w:hint="eastAsia"/>
        </w:rPr>
        <w:t>AO</w:t>
      </w:r>
      <w:r>
        <w:rPr>
          <w:rFonts w:hint="eastAsia"/>
        </w:rPr>
        <w:t>）</w:t>
      </w:r>
      <w:bookmarkEnd w:id="100"/>
    </w:p>
    <w:p w14:paraId="1BE93E81" w14:textId="071A03C7" w:rsidR="00062B3E" w:rsidRDefault="00062B3E" w:rsidP="00062B3E">
      <w:r>
        <w:rPr>
          <w:rFonts w:hint="eastAsia"/>
        </w:rPr>
        <w:t>模拟输出类型</w:t>
      </w:r>
    </w:p>
    <w:p w14:paraId="5E0FA484" w14:textId="77777777" w:rsidR="00062B3E" w:rsidRDefault="00062B3E" w:rsidP="008A4D17">
      <w:pPr>
        <w:pStyle w:val="a9"/>
        <w:numPr>
          <w:ilvl w:val="0"/>
          <w:numId w:val="67"/>
        </w:numPr>
      </w:pPr>
      <w:r>
        <w:rPr>
          <w:rFonts w:hint="eastAsia"/>
        </w:rPr>
        <w:t>电压：</w:t>
      </w:r>
      <w:r>
        <w:rPr>
          <w:rFonts w:hint="eastAsia"/>
        </w:rPr>
        <w:t>0-10 V</w:t>
      </w:r>
    </w:p>
    <w:p w14:paraId="19274B00" w14:textId="77777777" w:rsidR="00062B3E" w:rsidRPr="00414747" w:rsidRDefault="00062B3E" w:rsidP="008A4D17">
      <w:pPr>
        <w:pStyle w:val="a9"/>
        <w:numPr>
          <w:ilvl w:val="0"/>
          <w:numId w:val="67"/>
        </w:numPr>
      </w:pPr>
      <w:r>
        <w:rPr>
          <w:rFonts w:hint="eastAsia"/>
        </w:rPr>
        <w:t>电流：</w:t>
      </w:r>
      <w:r>
        <w:rPr>
          <w:rFonts w:hint="eastAsia"/>
        </w:rPr>
        <w:t>0-20mA</w:t>
      </w:r>
    </w:p>
    <w:p w14:paraId="52AE059C" w14:textId="541C2BA8" w:rsidR="002D2423" w:rsidRDefault="002D2423" w:rsidP="00C72FA7">
      <w:r>
        <w:rPr>
          <w:rFonts w:hint="eastAsia"/>
        </w:rPr>
        <w:t>每个</w:t>
      </w:r>
      <w:r>
        <w:rPr>
          <w:rFonts w:hint="eastAsia"/>
        </w:rPr>
        <w:t>AO</w:t>
      </w:r>
      <w:r>
        <w:rPr>
          <w:rFonts w:hint="eastAsia"/>
        </w:rPr>
        <w:t>可以配置为跟随</w:t>
      </w:r>
      <w:r w:rsidR="002C6846">
        <w:rPr>
          <w:rFonts w:hint="eastAsia"/>
        </w:rPr>
        <w:t>AcuRev4100</w:t>
      </w:r>
      <w:r>
        <w:rPr>
          <w:rFonts w:hint="eastAsia"/>
        </w:rPr>
        <w:t>的实时</w:t>
      </w:r>
      <w:r>
        <w:rPr>
          <w:rFonts w:hint="eastAsia"/>
        </w:rPr>
        <w:t>/</w:t>
      </w:r>
      <w:r>
        <w:rPr>
          <w:rFonts w:hint="eastAsia"/>
        </w:rPr>
        <w:t>功率参数，并生成从跟随参数读数转换来的模拟输出信号。转换可以配置为最多</w:t>
      </w:r>
      <w:r>
        <w:rPr>
          <w:rFonts w:hint="eastAsia"/>
        </w:rPr>
        <w:t>3</w:t>
      </w:r>
      <w:r>
        <w:rPr>
          <w:rFonts w:hint="eastAsia"/>
        </w:rPr>
        <w:t>段线段</w:t>
      </w:r>
      <w:r>
        <w:rPr>
          <w:rFonts w:hint="eastAsia"/>
        </w:rPr>
        <w:t>/4</w:t>
      </w:r>
      <w:r>
        <w:rPr>
          <w:rFonts w:hint="eastAsia"/>
        </w:rPr>
        <w:t>个改变点的连续分段线性函数（类似于模拟输入）。</w:t>
      </w:r>
    </w:p>
    <w:p w14:paraId="791A0EBB" w14:textId="0BCFBEDF" w:rsidR="002D2423" w:rsidRDefault="002C6846" w:rsidP="00C72FA7">
      <w:r>
        <w:rPr>
          <w:rFonts w:hint="eastAsia"/>
        </w:rPr>
        <w:t>AcuRev4100</w:t>
      </w:r>
      <w:r w:rsidR="002D2423">
        <w:rPr>
          <w:rFonts w:hint="eastAsia"/>
        </w:rPr>
        <w:t>支持对每个</w:t>
      </w:r>
      <w:r w:rsidR="002D2423">
        <w:rPr>
          <w:rFonts w:hint="eastAsia"/>
        </w:rPr>
        <w:t>AO</w:t>
      </w:r>
      <w:r w:rsidR="002D2423">
        <w:rPr>
          <w:rFonts w:hint="eastAsia"/>
        </w:rPr>
        <w:t>分别进行配置。配置包括：</w:t>
      </w:r>
    </w:p>
    <w:p w14:paraId="77B40CB3" w14:textId="77777777" w:rsidR="002D2423" w:rsidRDefault="002D2423" w:rsidP="008A4D17">
      <w:pPr>
        <w:pStyle w:val="a9"/>
        <w:numPr>
          <w:ilvl w:val="0"/>
          <w:numId w:val="68"/>
        </w:numPr>
      </w:pPr>
      <w:r>
        <w:rPr>
          <w:rFonts w:hint="eastAsia"/>
        </w:rPr>
        <w:t>类型</w:t>
      </w:r>
    </w:p>
    <w:p w14:paraId="5158171A" w14:textId="77777777" w:rsidR="002D2423" w:rsidRDefault="002D2423" w:rsidP="008A4D17">
      <w:pPr>
        <w:pStyle w:val="a9"/>
        <w:numPr>
          <w:ilvl w:val="1"/>
          <w:numId w:val="68"/>
        </w:numPr>
      </w:pPr>
      <w:r>
        <w:rPr>
          <w:rFonts w:hint="eastAsia"/>
        </w:rPr>
        <w:t>电压：</w:t>
      </w:r>
      <w:r>
        <w:rPr>
          <w:rFonts w:hint="eastAsia"/>
        </w:rPr>
        <w:t>0-10 V</w:t>
      </w:r>
    </w:p>
    <w:p w14:paraId="3B7B25D3" w14:textId="77777777" w:rsidR="002D2423" w:rsidRDefault="002D2423" w:rsidP="008A4D17">
      <w:pPr>
        <w:pStyle w:val="a9"/>
        <w:numPr>
          <w:ilvl w:val="1"/>
          <w:numId w:val="68"/>
        </w:numPr>
      </w:pPr>
      <w:r>
        <w:rPr>
          <w:rFonts w:hint="eastAsia"/>
        </w:rPr>
        <w:t>电流：</w:t>
      </w:r>
      <w:r>
        <w:rPr>
          <w:rFonts w:hint="eastAsia"/>
        </w:rPr>
        <w:t>0-20mA</w:t>
      </w:r>
    </w:p>
    <w:p w14:paraId="7E66E046" w14:textId="77777777" w:rsidR="002D2423" w:rsidRDefault="002D2423" w:rsidP="008A4D17">
      <w:pPr>
        <w:pStyle w:val="a9"/>
        <w:numPr>
          <w:ilvl w:val="0"/>
          <w:numId w:val="68"/>
        </w:numPr>
      </w:pPr>
      <w:r>
        <w:rPr>
          <w:rFonts w:hint="eastAsia"/>
        </w:rPr>
        <w:t>有效范围</w:t>
      </w:r>
    </w:p>
    <w:p w14:paraId="4BB6C85A" w14:textId="77777777" w:rsidR="002D2423" w:rsidRDefault="002D2423" w:rsidP="008A4D17">
      <w:pPr>
        <w:pStyle w:val="a9"/>
        <w:numPr>
          <w:ilvl w:val="1"/>
          <w:numId w:val="68"/>
        </w:numPr>
      </w:pPr>
      <w:r>
        <w:rPr>
          <w:rFonts w:hint="eastAsia"/>
        </w:rPr>
        <w:t>下限</w:t>
      </w:r>
    </w:p>
    <w:p w14:paraId="3E310654" w14:textId="77777777" w:rsidR="002D2423" w:rsidRDefault="002D2423" w:rsidP="008A4D17">
      <w:pPr>
        <w:pStyle w:val="a9"/>
        <w:numPr>
          <w:ilvl w:val="1"/>
          <w:numId w:val="68"/>
        </w:numPr>
      </w:pPr>
      <w:r>
        <w:rPr>
          <w:rFonts w:hint="eastAsia"/>
        </w:rPr>
        <w:t>上限</w:t>
      </w:r>
    </w:p>
    <w:p w14:paraId="79CC91FD" w14:textId="77777777" w:rsidR="002D2423" w:rsidRDefault="002D2423" w:rsidP="008A4D17">
      <w:pPr>
        <w:pStyle w:val="a9"/>
        <w:numPr>
          <w:ilvl w:val="0"/>
          <w:numId w:val="68"/>
        </w:numPr>
      </w:pPr>
      <w:r>
        <w:rPr>
          <w:rFonts w:hint="eastAsia"/>
        </w:rPr>
        <w:t>参数：</w:t>
      </w:r>
      <w:r>
        <w:rPr>
          <w:rFonts w:hint="eastAsia"/>
        </w:rPr>
        <w:t>AO</w:t>
      </w:r>
      <w:r>
        <w:rPr>
          <w:rFonts w:hint="eastAsia"/>
        </w:rPr>
        <w:t>要跟随的参数。参数可以是以下类型之一：电压、电流、功率、需量</w:t>
      </w:r>
    </w:p>
    <w:p w14:paraId="38099012" w14:textId="77777777" w:rsidR="002D2423" w:rsidRDefault="002D2423" w:rsidP="008A4D17">
      <w:pPr>
        <w:pStyle w:val="a9"/>
        <w:numPr>
          <w:ilvl w:val="0"/>
          <w:numId w:val="68"/>
        </w:numPr>
      </w:pPr>
      <w:r>
        <w:rPr>
          <w:rFonts w:hint="eastAsia"/>
        </w:rPr>
        <w:t>转换函数的段数：</w:t>
      </w:r>
      <w:r>
        <w:rPr>
          <w:rFonts w:hint="eastAsia"/>
        </w:rPr>
        <w:t>1-3</w:t>
      </w:r>
    </w:p>
    <w:p w14:paraId="61E8D170" w14:textId="77777777" w:rsidR="002D2423" w:rsidRDefault="002D2423" w:rsidP="008A4D17">
      <w:pPr>
        <w:pStyle w:val="a9"/>
        <w:numPr>
          <w:ilvl w:val="0"/>
          <w:numId w:val="68"/>
        </w:numPr>
      </w:pPr>
      <w:r>
        <w:rPr>
          <w:rFonts w:hint="eastAsia"/>
        </w:rPr>
        <w:t>转换函数的（段数</w:t>
      </w:r>
      <w:r>
        <w:rPr>
          <w:rFonts w:hint="eastAsia"/>
        </w:rPr>
        <w:t>+1</w:t>
      </w:r>
      <w:r>
        <w:rPr>
          <w:rFonts w:hint="eastAsia"/>
        </w:rPr>
        <w:t>）个改变点，每个配置包括：</w:t>
      </w:r>
    </w:p>
    <w:p w14:paraId="3BB799CB" w14:textId="77777777" w:rsidR="002D2423" w:rsidRDefault="002D2423" w:rsidP="008A4D17">
      <w:pPr>
        <w:pStyle w:val="a9"/>
        <w:numPr>
          <w:ilvl w:val="0"/>
          <w:numId w:val="68"/>
        </w:numPr>
      </w:pPr>
      <w:r>
        <w:rPr>
          <w:rFonts w:hint="eastAsia"/>
        </w:rPr>
        <w:t>跟随参数输入值：非负浮点数</w:t>
      </w:r>
    </w:p>
    <w:p w14:paraId="0D93CE00" w14:textId="77777777" w:rsidR="002D2423" w:rsidRPr="00005AF0" w:rsidRDefault="002D2423" w:rsidP="008A4D17">
      <w:pPr>
        <w:pStyle w:val="a9"/>
        <w:numPr>
          <w:ilvl w:val="0"/>
          <w:numId w:val="68"/>
        </w:numPr>
      </w:pPr>
      <w:r>
        <w:rPr>
          <w:rFonts w:hint="eastAsia"/>
        </w:rPr>
        <w:t>输出值：</w:t>
      </w:r>
      <w:r>
        <w:rPr>
          <w:rFonts w:hint="eastAsia"/>
        </w:rPr>
        <w:t>AO</w:t>
      </w:r>
      <w:r>
        <w:rPr>
          <w:rFonts w:hint="eastAsia"/>
        </w:rPr>
        <w:t>输出范围内的非负浮点数</w:t>
      </w:r>
    </w:p>
    <w:p w14:paraId="7A5293E3" w14:textId="77777777" w:rsidR="002D2423" w:rsidRDefault="002D2423" w:rsidP="0003613F">
      <w:pPr>
        <w:pStyle w:val="2"/>
      </w:pPr>
      <w:bookmarkStart w:id="101" w:name="_Toc173749013"/>
      <w:bookmarkStart w:id="102" w:name="_Toc100504438"/>
      <w:r>
        <w:t xml:space="preserve">3.7 </w:t>
      </w:r>
      <w:r>
        <w:rPr>
          <w:rFonts w:hint="eastAsia"/>
        </w:rPr>
        <w:t>时间功能</w:t>
      </w:r>
      <w:bookmarkEnd w:id="101"/>
    </w:p>
    <w:p w14:paraId="4D006D04" w14:textId="77777777" w:rsidR="002D2423" w:rsidRDefault="002D2423" w:rsidP="0003613F">
      <w:pPr>
        <w:pStyle w:val="3"/>
      </w:pPr>
      <w:bookmarkStart w:id="103" w:name="_Toc173749014"/>
      <w:r>
        <w:t xml:space="preserve">3.7.1 RTC </w:t>
      </w:r>
      <w:r>
        <w:rPr>
          <w:rFonts w:hint="eastAsia"/>
        </w:rPr>
        <w:t>与时间保持</w:t>
      </w:r>
      <w:bookmarkEnd w:id="103"/>
    </w:p>
    <w:p w14:paraId="24630E8B" w14:textId="3B4C1A5C" w:rsidR="002D2423" w:rsidRPr="000E534A" w:rsidRDefault="002C6846" w:rsidP="000E534A">
      <w:pPr>
        <w:widowControl w:val="0"/>
        <w:jc w:val="both"/>
        <w:rPr>
          <w:rFonts w:ascii="Times New Roman" w:hAnsi="Times New Roman" w:cs="Times New Roman"/>
          <w:kern w:val="0"/>
          <w:lang w:val="en-CA"/>
          <w14:ligatures w14:val="none"/>
        </w:rPr>
      </w:pPr>
      <w:r>
        <w:rPr>
          <w:rFonts w:ascii="Times New Roman" w:hAnsi="Times New Roman" w:cs="Times New Roman"/>
          <w:kern w:val="0"/>
          <w:lang w:val="en-CA"/>
          <w14:ligatures w14:val="none"/>
        </w:rPr>
        <w:t>AcuRev4100</w:t>
      </w:r>
      <w:r w:rsidR="002D2423" w:rsidRPr="000E534A">
        <w:rPr>
          <w:rFonts w:ascii="Times New Roman" w:hAnsi="Times New Roman" w:cs="Times New Roman"/>
          <w:kern w:val="0"/>
          <w:lang w:val="en-CA"/>
          <w14:ligatures w14:val="none"/>
        </w:rPr>
        <w:t>具有实时时钟（</w:t>
      </w:r>
      <w:r w:rsidR="002D2423" w:rsidRPr="000E534A">
        <w:rPr>
          <w:rFonts w:ascii="Times New Roman" w:hAnsi="Times New Roman" w:cs="Times New Roman"/>
          <w:kern w:val="0"/>
          <w:lang w:val="en-CA"/>
          <w14:ligatures w14:val="none"/>
        </w:rPr>
        <w:t>RTC</w:t>
      </w:r>
      <w:r w:rsidR="002D2423" w:rsidRPr="000E534A">
        <w:rPr>
          <w:rFonts w:ascii="Times New Roman" w:hAnsi="Times New Roman" w:cs="Times New Roman"/>
          <w:kern w:val="0"/>
          <w:lang w:val="en-CA"/>
          <w14:ligatures w14:val="none"/>
        </w:rPr>
        <w:t>），即使在断电期间也能跟踪当前时间。</w:t>
      </w:r>
    </w:p>
    <w:p w14:paraId="0731A70B" w14:textId="061758B0" w:rsidR="002D2423" w:rsidRPr="006768FC" w:rsidRDefault="002D2423" w:rsidP="008A4D17">
      <w:pPr>
        <w:pStyle w:val="a9"/>
        <w:widowControl w:val="0"/>
        <w:numPr>
          <w:ilvl w:val="0"/>
          <w:numId w:val="69"/>
        </w:numPr>
        <w:jc w:val="both"/>
        <w:rPr>
          <w:rFonts w:ascii="Times New Roman" w:hAnsi="Times New Roman" w:cs="Times New Roman"/>
          <w:kern w:val="0"/>
          <w:lang w:val="en-CA"/>
          <w14:ligatures w14:val="none"/>
        </w:rPr>
      </w:pPr>
      <w:r w:rsidRPr="006768FC">
        <w:rPr>
          <w:rFonts w:ascii="Times New Roman" w:hAnsi="Times New Roman" w:cs="Times New Roman"/>
          <w:kern w:val="0"/>
          <w:lang w:val="en-CA"/>
          <w14:ligatures w14:val="none"/>
        </w:rPr>
        <w:t>漂移优于</w:t>
      </w:r>
      <w:r w:rsidRPr="006768FC">
        <w:rPr>
          <w:rFonts w:ascii="Times New Roman" w:hAnsi="Times New Roman" w:cs="Times New Roman"/>
          <w:kern w:val="0"/>
          <w:lang w:val="en-CA"/>
          <w14:ligatures w14:val="none"/>
        </w:rPr>
        <w:t xml:space="preserve"> ±0.5 </w:t>
      </w:r>
      <w:r w:rsidRPr="006768FC">
        <w:rPr>
          <w:rFonts w:ascii="Times New Roman" w:hAnsi="Times New Roman" w:cs="Times New Roman"/>
          <w:kern w:val="0"/>
          <w:lang w:val="en-CA"/>
          <w14:ligatures w14:val="none"/>
        </w:rPr>
        <w:t>秒</w:t>
      </w:r>
      <w:r w:rsidRPr="006768FC">
        <w:rPr>
          <w:rFonts w:ascii="Times New Roman" w:hAnsi="Times New Roman" w:cs="Times New Roman"/>
          <w:kern w:val="0"/>
          <w:lang w:val="en-CA"/>
          <w14:ligatures w14:val="none"/>
        </w:rPr>
        <w:t>/</w:t>
      </w:r>
      <w:r w:rsidRPr="006768FC">
        <w:rPr>
          <w:rFonts w:ascii="Times New Roman" w:hAnsi="Times New Roman" w:cs="Times New Roman"/>
          <w:kern w:val="0"/>
          <w:lang w:val="en-CA"/>
          <w14:ligatures w14:val="none"/>
        </w:rPr>
        <w:t>天</w:t>
      </w:r>
    </w:p>
    <w:p w14:paraId="16E1FB7C" w14:textId="77777777" w:rsidR="002D2423" w:rsidRPr="006768FC" w:rsidRDefault="002D2423" w:rsidP="008A4D17">
      <w:pPr>
        <w:pStyle w:val="a9"/>
        <w:widowControl w:val="0"/>
        <w:numPr>
          <w:ilvl w:val="0"/>
          <w:numId w:val="69"/>
        </w:numPr>
        <w:jc w:val="both"/>
        <w:rPr>
          <w:rFonts w:ascii="Times New Roman" w:hAnsi="Times New Roman" w:cs="Times New Roman"/>
          <w:kern w:val="0"/>
          <w:lang w:val="en-CA"/>
          <w14:ligatures w14:val="none"/>
        </w:rPr>
      </w:pPr>
      <w:r w:rsidRPr="006768FC">
        <w:rPr>
          <w:rFonts w:ascii="Times New Roman" w:hAnsi="Times New Roman" w:cs="Times New Roman" w:hint="eastAsia"/>
          <w:kern w:val="0"/>
          <w:lang w:val="en-CA"/>
          <w14:ligatures w14:val="none"/>
        </w:rPr>
        <w:t>断电时保持时间为</w:t>
      </w:r>
      <w:r w:rsidRPr="006768FC">
        <w:rPr>
          <w:rFonts w:ascii="Times New Roman" w:hAnsi="Times New Roman" w:cs="Times New Roman" w:hint="eastAsia"/>
          <w:kern w:val="0"/>
          <w:lang w:val="en-CA"/>
          <w14:ligatures w14:val="none"/>
        </w:rPr>
        <w:t xml:space="preserve"> 1 </w:t>
      </w:r>
      <w:r w:rsidRPr="006768FC">
        <w:rPr>
          <w:rFonts w:ascii="Times New Roman" w:hAnsi="Times New Roman" w:cs="Times New Roman" w:hint="eastAsia"/>
          <w:kern w:val="0"/>
          <w:lang w:val="en-CA"/>
          <w14:ligatures w14:val="none"/>
        </w:rPr>
        <w:t>周（标准可接受</w:t>
      </w:r>
      <w:r w:rsidRPr="006768FC">
        <w:rPr>
          <w:rFonts w:ascii="Times New Roman" w:hAnsi="Times New Roman" w:cs="Times New Roman" w:hint="eastAsia"/>
          <w:kern w:val="0"/>
          <w:lang w:val="en-CA"/>
          <w14:ligatures w14:val="none"/>
        </w:rPr>
        <w:t xml:space="preserve"> 36 </w:t>
      </w:r>
      <w:r w:rsidRPr="006768FC">
        <w:rPr>
          <w:rFonts w:ascii="Times New Roman" w:hAnsi="Times New Roman" w:cs="Times New Roman" w:hint="eastAsia"/>
          <w:kern w:val="0"/>
          <w:lang w:val="en-CA"/>
          <w14:ligatures w14:val="none"/>
        </w:rPr>
        <w:t>小时，首选</w:t>
      </w:r>
      <w:r w:rsidRPr="006768FC">
        <w:rPr>
          <w:rFonts w:ascii="Times New Roman" w:hAnsi="Times New Roman" w:cs="Times New Roman" w:hint="eastAsia"/>
          <w:kern w:val="0"/>
          <w:lang w:val="en-CA"/>
          <w14:ligatures w14:val="none"/>
        </w:rPr>
        <w:t xml:space="preserve"> 1 </w:t>
      </w:r>
      <w:r w:rsidRPr="006768FC">
        <w:rPr>
          <w:rFonts w:ascii="Times New Roman" w:hAnsi="Times New Roman" w:cs="Times New Roman" w:hint="eastAsia"/>
          <w:kern w:val="0"/>
          <w:lang w:val="en-CA"/>
          <w14:ligatures w14:val="none"/>
        </w:rPr>
        <w:t>周）</w:t>
      </w:r>
    </w:p>
    <w:p w14:paraId="76797725" w14:textId="77777777" w:rsidR="002D2423" w:rsidRPr="000E534A" w:rsidRDefault="002D2423" w:rsidP="0003613F">
      <w:pPr>
        <w:widowControl w:val="0"/>
        <w:jc w:val="both"/>
        <w:rPr>
          <w:lang w:val="en-CA"/>
        </w:rPr>
      </w:pPr>
    </w:p>
    <w:p w14:paraId="2CDCC200" w14:textId="77777777" w:rsidR="002D2423" w:rsidRDefault="002D2423" w:rsidP="0003613F">
      <w:pPr>
        <w:pStyle w:val="3"/>
      </w:pPr>
      <w:bookmarkStart w:id="104" w:name="_Toc173749015"/>
      <w:r>
        <w:t xml:space="preserve">3.7.2 </w:t>
      </w:r>
      <w:r>
        <w:rPr>
          <w:rFonts w:hint="eastAsia"/>
        </w:rPr>
        <w:t>时间配置</w:t>
      </w:r>
      <w:bookmarkEnd w:id="104"/>
    </w:p>
    <w:p w14:paraId="2C0B41B5" w14:textId="0878E497" w:rsidR="002D2423" w:rsidRPr="007A6B6F" w:rsidRDefault="002C6846" w:rsidP="007A6B6F">
      <w:pPr>
        <w:pStyle w:val="af0"/>
        <w:rPr>
          <w:lang w:val="en-CA"/>
        </w:rPr>
      </w:pPr>
      <w:r>
        <w:rPr>
          <w:lang w:val="en-CA"/>
        </w:rPr>
        <w:t>AcuRev4100</w:t>
      </w:r>
      <w:r w:rsidR="002D2423">
        <w:rPr>
          <w:lang w:val="en-CA"/>
        </w:rPr>
        <w:t xml:space="preserve"> </w:t>
      </w:r>
      <w:r w:rsidR="002D2423">
        <w:rPr>
          <w:rFonts w:hint="eastAsia"/>
          <w:lang w:val="en-CA"/>
        </w:rPr>
        <w:t>支持通过</w:t>
      </w:r>
      <w:r w:rsidR="002D2423">
        <w:rPr>
          <w:rFonts w:hint="eastAsia"/>
          <w:lang w:val="en-CA"/>
        </w:rPr>
        <w:t>Modbus</w:t>
      </w:r>
      <w:r w:rsidR="002D2423">
        <w:rPr>
          <w:rFonts w:hint="eastAsia"/>
          <w:lang w:val="en-CA"/>
        </w:rPr>
        <w:t>或者</w:t>
      </w:r>
      <w:r w:rsidR="002D2423">
        <w:rPr>
          <w:rFonts w:hint="eastAsia"/>
          <w:lang w:val="en-CA"/>
        </w:rPr>
        <w:t>HMI</w:t>
      </w:r>
      <w:r w:rsidR="002D2423">
        <w:rPr>
          <w:rFonts w:hint="eastAsia"/>
          <w:lang w:val="en-CA"/>
        </w:rPr>
        <w:t>配置时间</w:t>
      </w:r>
      <w:r w:rsidR="002D2423">
        <w:rPr>
          <w:rFonts w:hint="eastAsia"/>
          <w:lang w:val="en-CA"/>
        </w:rPr>
        <w:t>/</w:t>
      </w:r>
      <w:r w:rsidR="002D2423">
        <w:rPr>
          <w:rFonts w:hint="eastAsia"/>
          <w:lang w:val="en-CA"/>
        </w:rPr>
        <w:t>日期</w:t>
      </w:r>
      <w:r w:rsidR="002D2423" w:rsidRPr="007A6B6F">
        <w:rPr>
          <w:rFonts w:hint="eastAsia"/>
          <w:lang w:val="en-CA"/>
        </w:rPr>
        <w:t>，包括年</w:t>
      </w:r>
      <w:r w:rsidR="002D2423" w:rsidRPr="007A6B6F">
        <w:rPr>
          <w:rFonts w:hint="eastAsia"/>
          <w:lang w:val="en-CA"/>
        </w:rPr>
        <w:t>/</w:t>
      </w:r>
      <w:r w:rsidR="002D2423" w:rsidRPr="007A6B6F">
        <w:rPr>
          <w:rFonts w:hint="eastAsia"/>
          <w:lang w:val="en-CA"/>
        </w:rPr>
        <w:t>月</w:t>
      </w:r>
      <w:r w:rsidR="002D2423" w:rsidRPr="007A6B6F">
        <w:rPr>
          <w:rFonts w:hint="eastAsia"/>
          <w:lang w:val="en-CA"/>
        </w:rPr>
        <w:t>/</w:t>
      </w:r>
      <w:r w:rsidR="002D2423" w:rsidRPr="007A6B6F">
        <w:rPr>
          <w:rFonts w:hint="eastAsia"/>
          <w:lang w:val="en-CA"/>
        </w:rPr>
        <w:t>日和时</w:t>
      </w:r>
      <w:r w:rsidR="002D2423" w:rsidRPr="007A6B6F">
        <w:rPr>
          <w:rFonts w:hint="eastAsia"/>
          <w:lang w:val="en-CA"/>
        </w:rPr>
        <w:t>/</w:t>
      </w:r>
      <w:r w:rsidR="002D2423" w:rsidRPr="007A6B6F">
        <w:rPr>
          <w:rFonts w:hint="eastAsia"/>
          <w:lang w:val="en-CA"/>
        </w:rPr>
        <w:t>分</w:t>
      </w:r>
      <w:r w:rsidR="002D2423" w:rsidRPr="007A6B6F">
        <w:rPr>
          <w:rFonts w:hint="eastAsia"/>
          <w:lang w:val="en-CA"/>
        </w:rPr>
        <w:t>/</w:t>
      </w:r>
      <w:r w:rsidR="002D2423" w:rsidRPr="007A6B6F">
        <w:rPr>
          <w:rFonts w:hint="eastAsia"/>
          <w:lang w:val="en-CA"/>
        </w:rPr>
        <w:t>秒。分辨率为</w:t>
      </w:r>
      <w:r w:rsidR="002D2423" w:rsidRPr="007A6B6F">
        <w:rPr>
          <w:rFonts w:hint="eastAsia"/>
          <w:lang w:val="en-CA"/>
        </w:rPr>
        <w:t>1</w:t>
      </w:r>
      <w:r w:rsidR="002D2423" w:rsidRPr="007A6B6F">
        <w:rPr>
          <w:rFonts w:hint="eastAsia"/>
          <w:lang w:val="en-CA"/>
        </w:rPr>
        <w:t>秒。</w:t>
      </w:r>
    </w:p>
    <w:p w14:paraId="46E49013" w14:textId="55804D32" w:rsidR="002D2423" w:rsidRPr="007A6B6F" w:rsidRDefault="002D2423" w:rsidP="007A6B6F">
      <w:pPr>
        <w:pStyle w:val="af0"/>
        <w:rPr>
          <w:rFonts w:eastAsia="Times New Roman"/>
        </w:rPr>
      </w:pPr>
      <w:r w:rsidRPr="007A6B6F">
        <w:rPr>
          <w:rFonts w:hint="eastAsia"/>
          <w:lang w:val="en-CA"/>
        </w:rPr>
        <w:lastRenderedPageBreak/>
        <w:t>无论铅封是否封闭，</w:t>
      </w:r>
      <w:r w:rsidR="002C6846">
        <w:rPr>
          <w:rFonts w:hint="eastAsia"/>
          <w:lang w:val="en-CA"/>
        </w:rPr>
        <w:t>AcuRev4100</w:t>
      </w:r>
      <w:r w:rsidRPr="007A6B6F">
        <w:rPr>
          <w:rFonts w:hint="eastAsia"/>
          <w:lang w:val="en-CA"/>
        </w:rPr>
        <w:t>允许用户设置时间</w:t>
      </w:r>
      <w:r w:rsidRPr="007A6B6F">
        <w:rPr>
          <w:rFonts w:hint="eastAsia"/>
          <w:lang w:val="en-CA"/>
        </w:rPr>
        <w:t>/</w:t>
      </w:r>
      <w:r w:rsidRPr="007A6B6F">
        <w:rPr>
          <w:rFonts w:hint="eastAsia"/>
          <w:lang w:val="en-CA"/>
        </w:rPr>
        <w:t>日期。</w:t>
      </w:r>
    </w:p>
    <w:p w14:paraId="49780224" w14:textId="77777777" w:rsidR="002D2423" w:rsidRDefault="002D2423" w:rsidP="0003613F">
      <w:pPr>
        <w:pStyle w:val="3"/>
      </w:pPr>
      <w:bookmarkStart w:id="105" w:name="_Toc173749016"/>
      <w:r>
        <w:t>3.7.3 Run time</w:t>
      </w:r>
      <w:bookmarkEnd w:id="105"/>
    </w:p>
    <w:p w14:paraId="1BF705BB" w14:textId="16C6DEAA" w:rsidR="002D2423" w:rsidRDefault="002C6846" w:rsidP="00B7498E">
      <w:r>
        <w:rPr>
          <w:rFonts w:hint="eastAsia"/>
        </w:rPr>
        <w:t>AcuRev4100</w:t>
      </w:r>
      <w:r w:rsidR="002D2423">
        <w:rPr>
          <w:rFonts w:hint="eastAsia"/>
        </w:rPr>
        <w:t>在非易失性内存中跟踪并保留以下值：</w:t>
      </w:r>
    </w:p>
    <w:p w14:paraId="6EA3AAED" w14:textId="77777777" w:rsidR="002D2423" w:rsidRDefault="002D2423" w:rsidP="008A4D17">
      <w:pPr>
        <w:pStyle w:val="a9"/>
        <w:numPr>
          <w:ilvl w:val="0"/>
          <w:numId w:val="70"/>
        </w:numPr>
        <w:spacing w:after="0" w:line="240" w:lineRule="auto"/>
        <w:contextualSpacing w:val="0"/>
      </w:pPr>
      <w:r>
        <w:rPr>
          <w:rFonts w:hint="eastAsia"/>
        </w:rPr>
        <w:t>设备运行时间：设备开始运行以来的累计时间</w:t>
      </w:r>
    </w:p>
    <w:p w14:paraId="17E137B1" w14:textId="77777777" w:rsidR="002D2423" w:rsidRDefault="002D2423" w:rsidP="008A4D17">
      <w:pPr>
        <w:pStyle w:val="a9"/>
        <w:numPr>
          <w:ilvl w:val="0"/>
          <w:numId w:val="70"/>
        </w:numPr>
        <w:spacing w:after="0" w:line="240" w:lineRule="auto"/>
        <w:contextualSpacing w:val="0"/>
      </w:pPr>
      <w:r>
        <w:rPr>
          <w:rFonts w:hint="eastAsia"/>
        </w:rPr>
        <w:t>负载时间：设备有负载的累计时间；即电流输入</w:t>
      </w:r>
      <w:r>
        <w:rPr>
          <w:rFonts w:hint="eastAsia"/>
        </w:rPr>
        <w:t xml:space="preserve"> &gt; Ist</w:t>
      </w:r>
      <w:r>
        <w:rPr>
          <w:rFonts w:hint="eastAsia"/>
        </w:rPr>
        <w:t>且电压</w:t>
      </w:r>
      <w:r>
        <w:rPr>
          <w:rFonts w:hint="eastAsia"/>
        </w:rPr>
        <w:t xml:space="preserve"> &gt; </w:t>
      </w:r>
      <w:r>
        <w:rPr>
          <w:rFonts w:eastAsia="Times New Roman"/>
          <w:color w:val="000000"/>
          <w:lang w:val="en-CA"/>
        </w:rPr>
        <w:t>10% nominal voltage</w:t>
      </w:r>
      <w:r>
        <w:rPr>
          <w:rFonts w:hint="eastAsia"/>
        </w:rPr>
        <w:t>。</w:t>
      </w:r>
    </w:p>
    <w:p w14:paraId="362242DD" w14:textId="7A10E66E" w:rsidR="002D2423" w:rsidRPr="00B7498E" w:rsidRDefault="002D2423" w:rsidP="00B7498E">
      <w:r>
        <w:rPr>
          <w:rFonts w:hint="eastAsia"/>
        </w:rPr>
        <w:t>无论铅封是否封闭，</w:t>
      </w:r>
      <w:r w:rsidR="002C6846">
        <w:rPr>
          <w:rFonts w:hint="eastAsia"/>
        </w:rPr>
        <w:t>AcuRev4100</w:t>
      </w:r>
      <w:r>
        <w:rPr>
          <w:rFonts w:hint="eastAsia"/>
        </w:rPr>
        <w:t>允许用户重置这些时间</w:t>
      </w:r>
    </w:p>
    <w:p w14:paraId="5B6BEFA6" w14:textId="77777777" w:rsidR="002D2423" w:rsidRDefault="002D2423" w:rsidP="0003613F">
      <w:pPr>
        <w:pStyle w:val="2"/>
      </w:pPr>
      <w:bookmarkStart w:id="106" w:name="_Toc173749017"/>
      <w:r>
        <w:rPr>
          <w:rFonts w:hint="eastAsia"/>
        </w:rPr>
        <w:t>3</w:t>
      </w:r>
      <w:r>
        <w:t xml:space="preserve">.8 </w:t>
      </w:r>
      <w:bookmarkEnd w:id="102"/>
      <w:r>
        <w:rPr>
          <w:rFonts w:hint="eastAsia"/>
        </w:rPr>
        <w:t>通信协议</w:t>
      </w:r>
      <w:bookmarkEnd w:id="106"/>
    </w:p>
    <w:p w14:paraId="22ABFCB8" w14:textId="77777777" w:rsidR="002D2423" w:rsidRDefault="002D2423" w:rsidP="0003613F">
      <w:pPr>
        <w:pStyle w:val="3"/>
        <w:rPr>
          <w:rFonts w:ascii="宋体" w:eastAsia="宋体" w:hAnsi="宋体" w:cs="宋体" w:hint="eastAsia"/>
        </w:rPr>
      </w:pPr>
      <w:bookmarkStart w:id="107" w:name="_Toc173749018"/>
      <w:bookmarkStart w:id="108" w:name="_Toc100504441"/>
      <w:r>
        <w:rPr>
          <w:rFonts w:hint="eastAsia"/>
        </w:rPr>
        <w:t xml:space="preserve">3.8.1 </w:t>
      </w:r>
      <w:r>
        <w:rPr>
          <w:rFonts w:ascii="宋体" w:eastAsia="宋体" w:hAnsi="宋体" w:cs="宋体" w:hint="eastAsia"/>
        </w:rPr>
        <w:t>通过以太网通信</w:t>
      </w:r>
      <w:bookmarkEnd w:id="107"/>
    </w:p>
    <w:p w14:paraId="4D81E481" w14:textId="73EC3659" w:rsidR="00D8662C" w:rsidRDefault="002C6846" w:rsidP="00D8662C">
      <w:r>
        <w:rPr>
          <w:rFonts w:hint="eastAsia"/>
        </w:rPr>
        <w:t>AcuRev4100</w:t>
      </w:r>
      <w:r w:rsidR="00D8662C">
        <w:rPr>
          <w:rFonts w:hint="eastAsia"/>
        </w:rPr>
        <w:t>支持</w:t>
      </w:r>
    </w:p>
    <w:p w14:paraId="4516FC03" w14:textId="373D5019" w:rsidR="00D8662C" w:rsidRDefault="00D8662C" w:rsidP="008A4D17">
      <w:pPr>
        <w:pStyle w:val="a9"/>
        <w:numPr>
          <w:ilvl w:val="0"/>
          <w:numId w:val="69"/>
        </w:numPr>
      </w:pPr>
      <w:r>
        <w:rPr>
          <w:rFonts w:hint="eastAsia"/>
        </w:rPr>
        <w:t>手动配置或</w:t>
      </w:r>
      <w:r>
        <w:rPr>
          <w:rFonts w:hint="eastAsia"/>
        </w:rPr>
        <w:t>DHCP</w:t>
      </w:r>
      <w:r>
        <w:rPr>
          <w:rFonts w:hint="eastAsia"/>
        </w:rPr>
        <w:t>获取</w:t>
      </w:r>
      <w:r>
        <w:rPr>
          <w:rFonts w:hint="eastAsia"/>
        </w:rPr>
        <w:t>IP</w:t>
      </w:r>
    </w:p>
    <w:p w14:paraId="381B2D01" w14:textId="3441680D" w:rsidR="00D8662C" w:rsidRDefault="00D8662C" w:rsidP="008A4D17">
      <w:pPr>
        <w:pStyle w:val="a9"/>
        <w:numPr>
          <w:ilvl w:val="0"/>
          <w:numId w:val="69"/>
        </w:numPr>
      </w:pPr>
      <w:r>
        <w:rPr>
          <w:rFonts w:hint="eastAsia"/>
        </w:rPr>
        <w:t>子网掩码配置</w:t>
      </w:r>
    </w:p>
    <w:p w14:paraId="08A5A43E" w14:textId="7BD63F21" w:rsidR="00D8662C" w:rsidRPr="00D8662C" w:rsidRDefault="00D8662C" w:rsidP="008A4D17">
      <w:pPr>
        <w:pStyle w:val="a9"/>
        <w:numPr>
          <w:ilvl w:val="0"/>
          <w:numId w:val="69"/>
        </w:numPr>
      </w:pPr>
      <w:r>
        <w:rPr>
          <w:rFonts w:hint="eastAsia"/>
        </w:rPr>
        <w:t>DNS</w:t>
      </w:r>
      <w:r>
        <w:rPr>
          <w:rFonts w:hint="eastAsia"/>
        </w:rPr>
        <w:t>配置</w:t>
      </w:r>
    </w:p>
    <w:p w14:paraId="3B0AE846" w14:textId="0E04A685" w:rsidR="002D2423" w:rsidRDefault="002C6846" w:rsidP="0003613F">
      <w:pPr>
        <w:pStyle w:val="af0"/>
      </w:pPr>
      <w:r>
        <w:rPr>
          <w:lang w:val="en-CA"/>
        </w:rPr>
        <w:t>AcuRev4100</w:t>
      </w:r>
      <w:r w:rsidR="002D2423">
        <w:rPr>
          <w:lang w:val="en-CA"/>
        </w:rPr>
        <w:t xml:space="preserve"> </w:t>
      </w:r>
      <w:r w:rsidR="00CB69F9">
        <w:rPr>
          <w:rFonts w:hint="eastAsia"/>
        </w:rPr>
        <w:t>支持</w:t>
      </w:r>
      <w:r w:rsidR="00CB69F9">
        <w:rPr>
          <w:rFonts w:hint="eastAsia"/>
        </w:rPr>
        <w:t>Modbus TCP</w:t>
      </w:r>
      <w:r w:rsidR="00CB69F9">
        <w:rPr>
          <w:rFonts w:hint="eastAsia"/>
        </w:rPr>
        <w:t>用于</w:t>
      </w:r>
    </w:p>
    <w:p w14:paraId="749B6F49" w14:textId="77777777" w:rsidR="00074393" w:rsidRDefault="00074393" w:rsidP="008A4D17">
      <w:pPr>
        <w:pStyle w:val="af0"/>
        <w:numPr>
          <w:ilvl w:val="0"/>
          <w:numId w:val="71"/>
        </w:numPr>
      </w:pPr>
      <w:r>
        <w:rPr>
          <w:rFonts w:hint="eastAsia"/>
        </w:rPr>
        <w:t>读取</w:t>
      </w:r>
    </w:p>
    <w:p w14:paraId="0A092860" w14:textId="77777777" w:rsidR="00074393" w:rsidRDefault="00074393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所有电气测量</w:t>
      </w:r>
    </w:p>
    <w:p w14:paraId="64EC50FB" w14:textId="77777777" w:rsidR="00074393" w:rsidRDefault="00074393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最大</w:t>
      </w:r>
      <w:r>
        <w:rPr>
          <w:rFonts w:hint="eastAsia"/>
        </w:rPr>
        <w:t>/</w:t>
      </w:r>
      <w:r>
        <w:rPr>
          <w:rFonts w:hint="eastAsia"/>
        </w:rPr>
        <w:t>最小测量</w:t>
      </w:r>
    </w:p>
    <w:p w14:paraId="0BAB581C" w14:textId="45AEF6E8" w:rsidR="00C7162F" w:rsidRDefault="00C7162F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TOU</w:t>
      </w:r>
    </w:p>
    <w:p w14:paraId="58EB9A5A" w14:textId="7646BFDC" w:rsidR="00074393" w:rsidRDefault="00786001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告警状态</w:t>
      </w:r>
    </w:p>
    <w:p w14:paraId="1C1B3335" w14:textId="7556883A" w:rsidR="00137E43" w:rsidRDefault="00137E43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记录</w:t>
      </w:r>
    </w:p>
    <w:p w14:paraId="64550CB4" w14:textId="56B5EB92" w:rsidR="00786001" w:rsidRDefault="003041A8" w:rsidP="008A4D17">
      <w:pPr>
        <w:pStyle w:val="af0"/>
        <w:numPr>
          <w:ilvl w:val="2"/>
          <w:numId w:val="71"/>
        </w:numPr>
      </w:pPr>
      <w:r>
        <w:rPr>
          <w:rFonts w:hint="eastAsia"/>
        </w:rPr>
        <w:t>告警记录</w:t>
      </w:r>
      <w:r>
        <w:rPr>
          <w:rFonts w:hint="eastAsia"/>
        </w:rPr>
        <w:t xml:space="preserve"> alarm log</w:t>
      </w:r>
    </w:p>
    <w:p w14:paraId="5F2A9F42" w14:textId="11E59DCB" w:rsidR="003041A8" w:rsidRDefault="003041A8" w:rsidP="008A4D17">
      <w:pPr>
        <w:pStyle w:val="af0"/>
        <w:numPr>
          <w:ilvl w:val="2"/>
          <w:numId w:val="71"/>
        </w:numPr>
      </w:pPr>
      <w:r>
        <w:rPr>
          <w:rFonts w:hint="eastAsia"/>
        </w:rPr>
        <w:t>电能质量时间记录</w:t>
      </w:r>
      <w:r>
        <w:rPr>
          <w:rFonts w:hint="eastAsia"/>
        </w:rPr>
        <w:t xml:space="preserve"> power quality event log</w:t>
      </w:r>
    </w:p>
    <w:p w14:paraId="29B3183F" w14:textId="6AAD517D" w:rsidR="00137E43" w:rsidRDefault="00137E43" w:rsidP="008A4D17">
      <w:pPr>
        <w:pStyle w:val="af0"/>
        <w:numPr>
          <w:ilvl w:val="2"/>
          <w:numId w:val="71"/>
        </w:numPr>
      </w:pPr>
      <w:r>
        <w:rPr>
          <w:rFonts w:hint="eastAsia"/>
        </w:rPr>
        <w:t>SOE log</w:t>
      </w:r>
    </w:p>
    <w:p w14:paraId="5190FDBB" w14:textId="177638CB" w:rsidR="00137E43" w:rsidRDefault="00137E43" w:rsidP="008A4D17">
      <w:pPr>
        <w:pStyle w:val="af0"/>
        <w:numPr>
          <w:ilvl w:val="2"/>
          <w:numId w:val="71"/>
        </w:numPr>
      </w:pPr>
      <w:r>
        <w:t>D</w:t>
      </w:r>
      <w:r>
        <w:rPr>
          <w:rFonts w:hint="eastAsia"/>
        </w:rPr>
        <w:t>atalog &amp; trendlog</w:t>
      </w:r>
    </w:p>
    <w:p w14:paraId="31929F8E" w14:textId="5A93B793" w:rsidR="00074393" w:rsidRDefault="00074393" w:rsidP="008A4D17">
      <w:pPr>
        <w:pStyle w:val="af0"/>
        <w:numPr>
          <w:ilvl w:val="0"/>
          <w:numId w:val="71"/>
        </w:numPr>
      </w:pPr>
      <w:r>
        <w:rPr>
          <w:rFonts w:hint="eastAsia"/>
        </w:rPr>
        <w:t>配置</w:t>
      </w:r>
    </w:p>
    <w:p w14:paraId="60FFCAF3" w14:textId="0EFC4599" w:rsidR="00074393" w:rsidRDefault="00C7162F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测量配置</w:t>
      </w:r>
    </w:p>
    <w:p w14:paraId="0924F88E" w14:textId="704A51B7" w:rsidR="00150237" w:rsidRDefault="00150237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TOU</w:t>
      </w:r>
      <w:r>
        <w:rPr>
          <w:rFonts w:hint="eastAsia"/>
        </w:rPr>
        <w:t>配置</w:t>
      </w:r>
    </w:p>
    <w:p w14:paraId="3196E883" w14:textId="525E6C0B" w:rsidR="00C7162F" w:rsidRDefault="00C7162F" w:rsidP="008A4D17">
      <w:pPr>
        <w:pStyle w:val="af0"/>
        <w:numPr>
          <w:ilvl w:val="1"/>
          <w:numId w:val="71"/>
        </w:numPr>
      </w:pPr>
      <w:r>
        <w:t>D</w:t>
      </w:r>
      <w:r>
        <w:rPr>
          <w:rFonts w:hint="eastAsia"/>
        </w:rPr>
        <w:t xml:space="preserve">atalog </w:t>
      </w:r>
      <w:r>
        <w:rPr>
          <w:rFonts w:hint="eastAsia"/>
        </w:rPr>
        <w:t>配置</w:t>
      </w:r>
    </w:p>
    <w:p w14:paraId="78142B56" w14:textId="300AF136" w:rsidR="00C7162F" w:rsidRDefault="00C7162F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告警配置</w:t>
      </w:r>
    </w:p>
    <w:p w14:paraId="53FC697A" w14:textId="2BD5265C" w:rsidR="00FE2ECA" w:rsidRDefault="00FE2ECA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PQ Event</w:t>
      </w:r>
      <w:r>
        <w:rPr>
          <w:rFonts w:hint="eastAsia"/>
        </w:rPr>
        <w:t>及波形配置</w:t>
      </w:r>
    </w:p>
    <w:p w14:paraId="261E54CA" w14:textId="77777777" w:rsidR="00074393" w:rsidRDefault="00074393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时间配置</w:t>
      </w:r>
    </w:p>
    <w:p w14:paraId="74A79D3A" w14:textId="77777777" w:rsidR="00074393" w:rsidRDefault="00074393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网络配置</w:t>
      </w:r>
    </w:p>
    <w:p w14:paraId="22ED2AC0" w14:textId="77777777" w:rsidR="00074393" w:rsidRDefault="00074393" w:rsidP="008A4D17">
      <w:pPr>
        <w:pStyle w:val="af0"/>
        <w:numPr>
          <w:ilvl w:val="0"/>
          <w:numId w:val="71"/>
        </w:numPr>
      </w:pPr>
      <w:r>
        <w:rPr>
          <w:rFonts w:hint="eastAsia"/>
        </w:rPr>
        <w:t>操作</w:t>
      </w:r>
    </w:p>
    <w:p w14:paraId="7F8DBFCB" w14:textId="77777777" w:rsidR="00074393" w:rsidRDefault="00074393" w:rsidP="008A4D17">
      <w:pPr>
        <w:pStyle w:val="af0"/>
        <w:numPr>
          <w:ilvl w:val="1"/>
          <w:numId w:val="71"/>
        </w:numPr>
      </w:pPr>
      <w:r>
        <w:rPr>
          <w:rFonts w:hint="eastAsia"/>
        </w:rPr>
        <w:lastRenderedPageBreak/>
        <w:t>重启电表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reboot</w:t>
      </w:r>
      <w:r>
        <w:rPr>
          <w:rFonts w:hint="eastAsia"/>
        </w:rPr>
        <w:t>）</w:t>
      </w:r>
    </w:p>
    <w:p w14:paraId="7C03C9DA" w14:textId="77777777" w:rsidR="00074393" w:rsidRDefault="00074393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恢复出厂设置并重启</w:t>
      </w:r>
      <w:r>
        <w:rPr>
          <w:rFonts w:hint="eastAsia"/>
        </w:rPr>
        <w:t xml:space="preserve"> (factory reset and reboot)</w:t>
      </w:r>
    </w:p>
    <w:p w14:paraId="38639AD2" w14:textId="77777777" w:rsidR="00074393" w:rsidRDefault="00074393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恢复网络默认配置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network reset</w:t>
      </w:r>
      <w:r>
        <w:rPr>
          <w:rFonts w:hint="eastAsia"/>
        </w:rPr>
        <w:t>）</w:t>
      </w:r>
    </w:p>
    <w:p w14:paraId="6037300C" w14:textId="77777777" w:rsidR="00074393" w:rsidRDefault="00074393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重置能量</w:t>
      </w:r>
      <w:r>
        <w:rPr>
          <w:rFonts w:hint="eastAsia"/>
        </w:rPr>
        <w:t xml:space="preserve"> (clear energy)</w:t>
      </w:r>
    </w:p>
    <w:p w14:paraId="366D8D16" w14:textId="77777777" w:rsidR="00074393" w:rsidRDefault="00074393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重置需量</w:t>
      </w:r>
      <w:r>
        <w:rPr>
          <w:rFonts w:hint="eastAsia"/>
        </w:rPr>
        <w:t xml:space="preserve"> (clear demand)</w:t>
      </w:r>
    </w:p>
    <w:p w14:paraId="23CA61E8" w14:textId="77777777" w:rsidR="00074393" w:rsidRDefault="00074393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重置最大</w:t>
      </w:r>
      <w:r>
        <w:rPr>
          <w:rFonts w:hint="eastAsia"/>
        </w:rPr>
        <w:t>/</w:t>
      </w:r>
      <w:r>
        <w:rPr>
          <w:rFonts w:hint="eastAsia"/>
        </w:rPr>
        <w:t>最小</w:t>
      </w:r>
      <w:r>
        <w:rPr>
          <w:rFonts w:hint="eastAsia"/>
        </w:rPr>
        <w:t xml:space="preserve"> (clear max/min)</w:t>
      </w:r>
    </w:p>
    <w:p w14:paraId="261ABDC0" w14:textId="77777777" w:rsidR="00074393" w:rsidRDefault="00074393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清除数据日志</w:t>
      </w:r>
      <w:r>
        <w:rPr>
          <w:rFonts w:hint="eastAsia"/>
        </w:rPr>
        <w:t xml:space="preserve"> (clear datalog)</w:t>
      </w:r>
    </w:p>
    <w:p w14:paraId="4EDB5AB0" w14:textId="3843ECD7" w:rsidR="00074393" w:rsidRDefault="00074393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清除</w:t>
      </w:r>
      <w:r w:rsidR="00C7162F">
        <w:rPr>
          <w:rFonts w:hint="eastAsia"/>
        </w:rPr>
        <w:t>电能质量</w:t>
      </w:r>
      <w:r>
        <w:rPr>
          <w:rFonts w:hint="eastAsia"/>
        </w:rPr>
        <w:t>事件日志</w:t>
      </w:r>
      <w:r>
        <w:rPr>
          <w:rFonts w:hint="eastAsia"/>
        </w:rPr>
        <w:t xml:space="preserve"> (clear </w:t>
      </w:r>
      <w:r w:rsidR="00C7162F">
        <w:rPr>
          <w:rFonts w:hint="eastAsia"/>
        </w:rPr>
        <w:t xml:space="preserve">PQ </w:t>
      </w:r>
      <w:r>
        <w:rPr>
          <w:rFonts w:hint="eastAsia"/>
        </w:rPr>
        <w:t>eventlog)</w:t>
      </w:r>
    </w:p>
    <w:p w14:paraId="07051BC3" w14:textId="48197940" w:rsidR="00DF7402" w:rsidRDefault="00DF7402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清除告警日志</w:t>
      </w:r>
      <w:r>
        <w:rPr>
          <w:rFonts w:hint="eastAsia"/>
        </w:rPr>
        <w:t>(clear alarm log)</w:t>
      </w:r>
    </w:p>
    <w:p w14:paraId="4DCCA52D" w14:textId="03B54C42" w:rsidR="00DF7402" w:rsidRDefault="00DF7402" w:rsidP="008A4D17">
      <w:pPr>
        <w:pStyle w:val="af0"/>
        <w:numPr>
          <w:ilvl w:val="1"/>
          <w:numId w:val="71"/>
        </w:numPr>
      </w:pPr>
      <w:r>
        <w:rPr>
          <w:rFonts w:hint="eastAsia"/>
        </w:rPr>
        <w:t>清除</w:t>
      </w:r>
      <w:r>
        <w:rPr>
          <w:rFonts w:hint="eastAsia"/>
        </w:rPr>
        <w:t>SOE</w:t>
      </w:r>
      <w:r>
        <w:rPr>
          <w:rFonts w:hint="eastAsia"/>
        </w:rPr>
        <w:t>日志</w:t>
      </w:r>
      <w:r>
        <w:rPr>
          <w:rFonts w:hint="eastAsia"/>
        </w:rPr>
        <w:t>(clear SOE log)</w:t>
      </w:r>
    </w:p>
    <w:p w14:paraId="060A2C78" w14:textId="16C44012" w:rsidR="002D2423" w:rsidRDefault="002C6846" w:rsidP="0003613F">
      <w:pPr>
        <w:pStyle w:val="af0"/>
        <w:rPr>
          <w:lang w:val="en-CA"/>
        </w:rPr>
      </w:pPr>
      <w:r>
        <w:rPr>
          <w:lang w:val="en-CA"/>
        </w:rPr>
        <w:t>AcuRev4100</w:t>
      </w:r>
      <w:r w:rsidR="002D2423">
        <w:rPr>
          <w:lang w:val="en-CA"/>
        </w:rPr>
        <w:t xml:space="preserve"> </w:t>
      </w:r>
      <w:r w:rsidR="00CF0E73">
        <w:rPr>
          <w:rFonts w:hint="eastAsia"/>
        </w:rPr>
        <w:t>同时接受最多</w:t>
      </w:r>
      <w:r w:rsidR="00CF0E73">
        <w:rPr>
          <w:rFonts w:hint="eastAsia"/>
        </w:rPr>
        <w:t>4</w:t>
      </w:r>
      <w:r w:rsidR="00CF0E73">
        <w:rPr>
          <w:rFonts w:hint="eastAsia"/>
        </w:rPr>
        <w:t>个</w:t>
      </w:r>
      <w:r w:rsidR="004268D7">
        <w:rPr>
          <w:rFonts w:hint="eastAsia"/>
        </w:rPr>
        <w:t xml:space="preserve">Modbus </w:t>
      </w:r>
      <w:r w:rsidR="00CF0E73">
        <w:rPr>
          <w:rFonts w:hint="eastAsia"/>
        </w:rPr>
        <w:t>TCP</w:t>
      </w:r>
      <w:r w:rsidR="00CF0E73">
        <w:rPr>
          <w:rFonts w:hint="eastAsia"/>
        </w:rPr>
        <w:t>客户端</w:t>
      </w:r>
      <w:r w:rsidR="002D2423">
        <w:rPr>
          <w:lang w:val="en-CA"/>
        </w:rPr>
        <w:t>.</w:t>
      </w:r>
    </w:p>
    <w:p w14:paraId="4F58B615" w14:textId="46D47010" w:rsidR="002D2423" w:rsidRDefault="002D2423" w:rsidP="0003613F">
      <w:pPr>
        <w:pStyle w:val="3"/>
      </w:pPr>
      <w:bookmarkStart w:id="109" w:name="_Toc173749019"/>
      <w:r>
        <w:t>3.</w:t>
      </w:r>
      <w:r w:rsidR="002E458C">
        <w:rPr>
          <w:rFonts w:hint="eastAsia"/>
        </w:rPr>
        <w:t>8</w:t>
      </w:r>
      <w:r>
        <w:t xml:space="preserve">.2 </w:t>
      </w:r>
      <w:r w:rsidR="002E458C">
        <w:rPr>
          <w:rFonts w:hint="eastAsia"/>
        </w:rPr>
        <w:t>串口通信</w:t>
      </w:r>
      <w:bookmarkEnd w:id="109"/>
    </w:p>
    <w:p w14:paraId="56C90A88" w14:textId="3C0B9A08" w:rsidR="00BB08E6" w:rsidRDefault="002C6846" w:rsidP="00BB08E6">
      <w:r>
        <w:rPr>
          <w:rFonts w:hint="eastAsia"/>
        </w:rPr>
        <w:t>AcuRev4100</w:t>
      </w:r>
      <w:r w:rsidR="00BB08E6">
        <w:rPr>
          <w:rFonts w:hint="eastAsia"/>
        </w:rPr>
        <w:t>有</w:t>
      </w:r>
      <w:r w:rsidR="00BB08E6">
        <w:rPr>
          <w:rFonts w:hint="eastAsia"/>
        </w:rPr>
        <w:t>2</w:t>
      </w:r>
      <w:r w:rsidR="00BB08E6">
        <w:rPr>
          <w:rFonts w:hint="eastAsia"/>
        </w:rPr>
        <w:t>个串口接口，可以分别配置</w:t>
      </w:r>
    </w:p>
    <w:p w14:paraId="79A5E7CF" w14:textId="77777777" w:rsidR="00BB08E6" w:rsidRDefault="00BB08E6" w:rsidP="00BB08E6">
      <w:r>
        <w:rPr>
          <w:rFonts w:hint="eastAsia"/>
        </w:rPr>
        <w:t>第一个</w:t>
      </w:r>
      <w:r>
        <w:rPr>
          <w:rFonts w:hint="eastAsia"/>
        </w:rPr>
        <w:t>RS485</w:t>
      </w:r>
      <w:r>
        <w:rPr>
          <w:rFonts w:hint="eastAsia"/>
        </w:rPr>
        <w:t>接口是主要通信接口。它可以配置为</w:t>
      </w:r>
      <w:r>
        <w:rPr>
          <w:rFonts w:hint="eastAsia"/>
        </w:rPr>
        <w:t>Modbus RTU</w:t>
      </w:r>
      <w:r>
        <w:rPr>
          <w:rFonts w:hint="eastAsia"/>
        </w:rPr>
        <w:t>和</w:t>
      </w:r>
      <w:r>
        <w:rPr>
          <w:rFonts w:hint="eastAsia"/>
        </w:rPr>
        <w:t>BACnet MS/TP</w:t>
      </w:r>
      <w:r>
        <w:rPr>
          <w:rFonts w:hint="eastAsia"/>
        </w:rPr>
        <w:t>通信</w:t>
      </w:r>
    </w:p>
    <w:p w14:paraId="6CBAD952" w14:textId="77777777" w:rsidR="00BB08E6" w:rsidRDefault="00BB08E6" w:rsidP="00BB08E6">
      <w:r>
        <w:rPr>
          <w:rFonts w:hint="eastAsia"/>
        </w:rPr>
        <w:t>第二个串口接口用于和通信扩展模块通信。它可以配置为</w:t>
      </w:r>
      <w:r>
        <w:rPr>
          <w:rFonts w:hint="eastAsia"/>
        </w:rPr>
        <w:t>Modbus RTU</w:t>
      </w:r>
      <w:r>
        <w:rPr>
          <w:rFonts w:hint="eastAsia"/>
        </w:rPr>
        <w:t>通信</w:t>
      </w:r>
    </w:p>
    <w:p w14:paraId="573018FF" w14:textId="77777777" w:rsidR="00BB08E6" w:rsidRPr="00117911" w:rsidRDefault="00BB08E6" w:rsidP="00BB08E6">
      <w:r>
        <w:rPr>
          <w:rFonts w:hint="eastAsia"/>
        </w:rPr>
        <w:t>波特率可配置范围：</w:t>
      </w:r>
      <w:r>
        <w:rPr>
          <w:rFonts w:hint="eastAsia"/>
        </w:rPr>
        <w:t>1200-115200 bps</w:t>
      </w:r>
    </w:p>
    <w:p w14:paraId="7DB5FDF3" w14:textId="046EC4FF" w:rsidR="00FE1049" w:rsidRDefault="00FE1049" w:rsidP="00FE1049">
      <w:pPr>
        <w:pStyle w:val="4"/>
      </w:pPr>
      <w:r>
        <w:rPr>
          <w:rFonts w:hint="eastAsia"/>
        </w:rPr>
        <w:t xml:space="preserve">Modbus/RTU </w:t>
      </w:r>
      <w:r>
        <w:rPr>
          <w:rFonts w:hint="eastAsia"/>
        </w:rPr>
        <w:t>协议</w:t>
      </w:r>
    </w:p>
    <w:p w14:paraId="49DC4D7C" w14:textId="1F5B7F44" w:rsidR="00FE1049" w:rsidRDefault="002C6846" w:rsidP="008A4D17">
      <w:pPr>
        <w:pStyle w:val="a9"/>
        <w:numPr>
          <w:ilvl w:val="0"/>
          <w:numId w:val="72"/>
        </w:numPr>
        <w:spacing w:after="0" w:line="240" w:lineRule="auto"/>
        <w:contextualSpacing w:val="0"/>
      </w:pPr>
      <w:r>
        <w:rPr>
          <w:rFonts w:hint="eastAsia"/>
        </w:rPr>
        <w:t>AcuRev4100</w:t>
      </w:r>
      <w:r w:rsidR="00FE1049">
        <w:rPr>
          <w:rFonts w:hint="eastAsia"/>
        </w:rPr>
        <w:t>支持通过</w:t>
      </w:r>
      <w:r w:rsidR="00FE1049">
        <w:rPr>
          <w:rFonts w:hint="eastAsia"/>
        </w:rPr>
        <w:t>RS485</w:t>
      </w:r>
      <w:r w:rsidR="00FE1049">
        <w:rPr>
          <w:rFonts w:hint="eastAsia"/>
        </w:rPr>
        <w:t>的</w:t>
      </w:r>
      <w:r w:rsidR="00FE1049">
        <w:rPr>
          <w:rFonts w:hint="eastAsia"/>
        </w:rPr>
        <w:t>Modbus RTU</w:t>
      </w:r>
      <w:r w:rsidR="00FE1049">
        <w:rPr>
          <w:rFonts w:hint="eastAsia"/>
        </w:rPr>
        <w:t>，与</w:t>
      </w:r>
      <w:r w:rsidR="00FE1049">
        <w:rPr>
          <w:rFonts w:hint="eastAsia"/>
        </w:rPr>
        <w:t>Modbus/TCP</w:t>
      </w:r>
      <w:r w:rsidR="00FE1049">
        <w:rPr>
          <w:rFonts w:hint="eastAsia"/>
        </w:rPr>
        <w:t>类似。</w:t>
      </w:r>
    </w:p>
    <w:p w14:paraId="239571C7" w14:textId="450FBECC" w:rsidR="00FE1049" w:rsidRDefault="00FE1049" w:rsidP="008A4D17">
      <w:pPr>
        <w:pStyle w:val="a9"/>
        <w:numPr>
          <w:ilvl w:val="0"/>
          <w:numId w:val="72"/>
        </w:numPr>
        <w:spacing w:after="0" w:line="240" w:lineRule="auto"/>
        <w:contextualSpacing w:val="0"/>
      </w:pPr>
      <w:r>
        <w:rPr>
          <w:rFonts w:hint="eastAsia"/>
        </w:rPr>
        <w:t>此外，</w:t>
      </w:r>
      <w:r w:rsidR="002C6846">
        <w:rPr>
          <w:rFonts w:hint="eastAsia"/>
        </w:rPr>
        <w:t>AcuRev4100</w:t>
      </w:r>
      <w:r>
        <w:rPr>
          <w:rFonts w:hint="eastAsia"/>
        </w:rPr>
        <w:t>支持工厂模式，允许通过</w:t>
      </w:r>
      <w:r>
        <w:rPr>
          <w:rFonts w:hint="eastAsia"/>
        </w:rPr>
        <w:t>RS485</w:t>
      </w:r>
      <w:r>
        <w:rPr>
          <w:rFonts w:hint="eastAsia"/>
        </w:rPr>
        <w:t>上的</w:t>
      </w:r>
      <w:r>
        <w:rPr>
          <w:rFonts w:hint="eastAsia"/>
        </w:rPr>
        <w:t>Modbus RTU</w:t>
      </w:r>
      <w:r>
        <w:rPr>
          <w:rFonts w:hint="eastAsia"/>
        </w:rPr>
        <w:t>进行以下工厂功能：</w:t>
      </w:r>
    </w:p>
    <w:p w14:paraId="373AB011" w14:textId="77777777" w:rsidR="00FE1049" w:rsidRDefault="00FE1049" w:rsidP="008A4D17">
      <w:pPr>
        <w:pStyle w:val="a9"/>
        <w:numPr>
          <w:ilvl w:val="1"/>
          <w:numId w:val="72"/>
        </w:numPr>
        <w:spacing w:after="0" w:line="240" w:lineRule="auto"/>
        <w:contextualSpacing w:val="0"/>
      </w:pPr>
      <w:r>
        <w:rPr>
          <w:rFonts w:hint="eastAsia"/>
        </w:rPr>
        <w:t>校准</w:t>
      </w:r>
    </w:p>
    <w:p w14:paraId="61814EAC" w14:textId="77777777" w:rsidR="00FE1049" w:rsidRDefault="00FE1049" w:rsidP="008A4D17">
      <w:pPr>
        <w:pStyle w:val="a9"/>
        <w:numPr>
          <w:ilvl w:val="1"/>
          <w:numId w:val="72"/>
        </w:numPr>
        <w:spacing w:after="0" w:line="240" w:lineRule="auto"/>
        <w:contextualSpacing w:val="0"/>
      </w:pPr>
      <w:r>
        <w:rPr>
          <w:rFonts w:hint="eastAsia"/>
        </w:rPr>
        <w:t>工厂配置</w:t>
      </w:r>
    </w:p>
    <w:p w14:paraId="38B3F5CD" w14:textId="77777777" w:rsidR="00FE1049" w:rsidRDefault="00FE1049" w:rsidP="008A4D17">
      <w:pPr>
        <w:pStyle w:val="a9"/>
        <w:numPr>
          <w:ilvl w:val="1"/>
          <w:numId w:val="72"/>
        </w:numPr>
        <w:spacing w:after="0" w:line="240" w:lineRule="auto"/>
        <w:contextualSpacing w:val="0"/>
      </w:pPr>
      <w:r>
        <w:rPr>
          <w:rFonts w:hint="eastAsia"/>
        </w:rPr>
        <w:t>工厂模式可以通过内部拨码开关或跳线来启用</w:t>
      </w:r>
      <w:r>
        <w:rPr>
          <w:rFonts w:hint="eastAsia"/>
        </w:rPr>
        <w:t>/</w:t>
      </w:r>
      <w:r>
        <w:rPr>
          <w:rFonts w:hint="eastAsia"/>
        </w:rPr>
        <w:t>禁用。</w:t>
      </w:r>
    </w:p>
    <w:p w14:paraId="26A9AFC6" w14:textId="77777777" w:rsidR="00BB08E6" w:rsidRDefault="00BB08E6" w:rsidP="00BB08E6"/>
    <w:p w14:paraId="4BCE2AA9" w14:textId="228B706C" w:rsidR="00FE1049" w:rsidRDefault="00FE1049" w:rsidP="00FE1049">
      <w:pPr>
        <w:pStyle w:val="4"/>
      </w:pPr>
      <w:r>
        <w:rPr>
          <w:rFonts w:hint="eastAsia"/>
        </w:rPr>
        <w:t xml:space="preserve">BACnet MS/TP </w:t>
      </w:r>
      <w:r>
        <w:rPr>
          <w:rFonts w:hint="eastAsia"/>
        </w:rPr>
        <w:t>协议</w:t>
      </w:r>
    </w:p>
    <w:p w14:paraId="3448DF39" w14:textId="058F938F" w:rsidR="00386094" w:rsidRDefault="002C6846" w:rsidP="00386094">
      <w:pPr>
        <w:pStyle w:val="af0"/>
      </w:pPr>
      <w:r>
        <w:rPr>
          <w:lang w:val="en-CA"/>
        </w:rPr>
        <w:t>AcuRev4100</w:t>
      </w:r>
      <w:r w:rsidR="00386094">
        <w:rPr>
          <w:lang w:val="en-CA"/>
        </w:rPr>
        <w:t xml:space="preserve"> </w:t>
      </w:r>
      <w:r w:rsidR="00386094">
        <w:rPr>
          <w:rFonts w:hint="eastAsia"/>
        </w:rPr>
        <w:t>支持</w:t>
      </w:r>
      <w:r w:rsidR="00386094">
        <w:rPr>
          <w:rFonts w:hint="eastAsia"/>
        </w:rPr>
        <w:t>BACnet MS/TP</w:t>
      </w:r>
      <w:r w:rsidR="00386094">
        <w:rPr>
          <w:rFonts w:hint="eastAsia"/>
        </w:rPr>
        <w:t>用于读取</w:t>
      </w:r>
      <w:r w:rsidR="00040DA8">
        <w:rPr>
          <w:rFonts w:hint="eastAsia"/>
        </w:rPr>
        <w:t>电气测量值</w:t>
      </w:r>
    </w:p>
    <w:p w14:paraId="776F5D11" w14:textId="77777777" w:rsidR="007A1601" w:rsidRDefault="007A1601" w:rsidP="008A4D17">
      <w:pPr>
        <w:pStyle w:val="af0"/>
        <w:numPr>
          <w:ilvl w:val="0"/>
          <w:numId w:val="73"/>
        </w:numPr>
      </w:pPr>
      <w:r>
        <w:rPr>
          <w:rFonts w:hint="eastAsia"/>
        </w:rPr>
        <w:t>实时量</w:t>
      </w:r>
    </w:p>
    <w:p w14:paraId="065247E5" w14:textId="77777777" w:rsidR="007A1601" w:rsidRDefault="007A1601" w:rsidP="008A4D17">
      <w:pPr>
        <w:pStyle w:val="af0"/>
        <w:numPr>
          <w:ilvl w:val="0"/>
          <w:numId w:val="73"/>
        </w:numPr>
      </w:pPr>
      <w:r>
        <w:rPr>
          <w:rFonts w:hint="eastAsia"/>
        </w:rPr>
        <w:t>电能</w:t>
      </w:r>
    </w:p>
    <w:p w14:paraId="1D9CD344" w14:textId="77777777" w:rsidR="007A1601" w:rsidRDefault="007A1601" w:rsidP="008A4D17">
      <w:pPr>
        <w:pStyle w:val="af0"/>
        <w:numPr>
          <w:ilvl w:val="0"/>
          <w:numId w:val="73"/>
        </w:numPr>
      </w:pPr>
      <w:r>
        <w:rPr>
          <w:rFonts w:hint="eastAsia"/>
        </w:rPr>
        <w:t>需量</w:t>
      </w:r>
    </w:p>
    <w:p w14:paraId="24619E96" w14:textId="77777777" w:rsidR="007A1601" w:rsidRDefault="007A1601" w:rsidP="008A4D17">
      <w:pPr>
        <w:pStyle w:val="af0"/>
        <w:numPr>
          <w:ilvl w:val="0"/>
          <w:numId w:val="73"/>
        </w:numPr>
      </w:pPr>
      <w:r>
        <w:rPr>
          <w:rFonts w:hint="eastAsia"/>
        </w:rPr>
        <w:t>谐波</w:t>
      </w:r>
    </w:p>
    <w:p w14:paraId="6B592D99" w14:textId="696EA0D1" w:rsidR="007A1601" w:rsidRDefault="007A1601" w:rsidP="008A4D17">
      <w:pPr>
        <w:pStyle w:val="af0"/>
        <w:numPr>
          <w:ilvl w:val="0"/>
          <w:numId w:val="73"/>
        </w:numPr>
      </w:pPr>
      <w:r>
        <w:rPr>
          <w:rFonts w:hint="eastAsia"/>
        </w:rPr>
        <w:t>电能质量参数</w:t>
      </w:r>
    </w:p>
    <w:p w14:paraId="75C2AAA2" w14:textId="7D3BAED3" w:rsidR="0003613F" w:rsidRDefault="002D2423" w:rsidP="0003613F">
      <w:pPr>
        <w:pStyle w:val="2"/>
      </w:pPr>
      <w:bookmarkStart w:id="110" w:name="_Toc173749020"/>
      <w:r>
        <w:rPr>
          <w:rFonts w:hint="eastAsia"/>
        </w:rPr>
        <w:lastRenderedPageBreak/>
        <w:t>3</w:t>
      </w:r>
      <w:r>
        <w:t xml:space="preserve">.9 </w:t>
      </w:r>
      <w:bookmarkEnd w:id="108"/>
      <w:r w:rsidR="003266CA">
        <w:rPr>
          <w:rFonts w:ascii="宋体" w:eastAsia="宋体" w:hAnsi="宋体" w:cs="宋体" w:hint="eastAsia"/>
        </w:rPr>
        <w:t>固件更新</w:t>
      </w:r>
      <w:bookmarkEnd w:id="110"/>
    </w:p>
    <w:p w14:paraId="30921F2F" w14:textId="49D8E017" w:rsidR="00621785" w:rsidRDefault="002C6846" w:rsidP="00BB3A6A">
      <w:bookmarkStart w:id="111" w:name="_Toc100504442"/>
      <w:r>
        <w:rPr>
          <w:rFonts w:hint="eastAsia"/>
        </w:rPr>
        <w:t>AcuRev4100</w:t>
      </w:r>
      <w:r w:rsidR="00621785">
        <w:rPr>
          <w:rFonts w:hint="eastAsia"/>
        </w:rPr>
        <w:t>支持固件更新。</w:t>
      </w:r>
    </w:p>
    <w:p w14:paraId="70C311D8" w14:textId="77777777" w:rsidR="00621785" w:rsidRDefault="00621785" w:rsidP="00BB3A6A">
      <w:pPr>
        <w:pStyle w:val="3"/>
      </w:pPr>
      <w:bookmarkStart w:id="112" w:name="_Toc164630266"/>
      <w:bookmarkStart w:id="113" w:name="_Toc173749021"/>
      <w:r>
        <w:rPr>
          <w:rFonts w:hint="eastAsia"/>
        </w:rPr>
        <w:t xml:space="preserve">3.9.1 </w:t>
      </w:r>
      <w:r>
        <w:rPr>
          <w:rFonts w:ascii="宋体" w:eastAsia="宋体" w:hAnsi="宋体" w:cs="宋体" w:hint="eastAsia"/>
        </w:rPr>
        <w:t>固件更新范围</w:t>
      </w:r>
      <w:bookmarkEnd w:id="112"/>
      <w:bookmarkEnd w:id="113"/>
    </w:p>
    <w:p w14:paraId="069083C5" w14:textId="77777777" w:rsidR="00621785" w:rsidRDefault="00621785" w:rsidP="008A4D17">
      <w:pPr>
        <w:pStyle w:val="a9"/>
        <w:numPr>
          <w:ilvl w:val="0"/>
          <w:numId w:val="74"/>
        </w:numPr>
        <w:spacing w:after="0" w:line="240" w:lineRule="auto"/>
        <w:contextualSpacing w:val="0"/>
      </w:pPr>
      <w:r>
        <w:rPr>
          <w:rFonts w:hint="eastAsia"/>
        </w:rPr>
        <w:t>可更新应用程序</w:t>
      </w:r>
    </w:p>
    <w:p w14:paraId="711BD4D6" w14:textId="77777777" w:rsidR="00621785" w:rsidRDefault="00621785" w:rsidP="008A4D17">
      <w:pPr>
        <w:pStyle w:val="a9"/>
        <w:numPr>
          <w:ilvl w:val="0"/>
          <w:numId w:val="74"/>
        </w:numPr>
        <w:spacing w:after="0" w:line="240" w:lineRule="auto"/>
        <w:contextualSpacing w:val="0"/>
      </w:pPr>
      <w:r>
        <w:rPr>
          <w:rFonts w:hint="eastAsia"/>
        </w:rPr>
        <w:t>固件更新期间测量数据</w:t>
      </w:r>
      <w:r>
        <w:rPr>
          <w:rFonts w:hint="eastAsia"/>
        </w:rPr>
        <w:t>/</w:t>
      </w:r>
      <w:r>
        <w:rPr>
          <w:rFonts w:hint="eastAsia"/>
        </w:rPr>
        <w:t>日志不会改变</w:t>
      </w:r>
    </w:p>
    <w:p w14:paraId="53C0FF64" w14:textId="77777777" w:rsidR="00621785" w:rsidRDefault="00621785" w:rsidP="008A4D17">
      <w:pPr>
        <w:pStyle w:val="a9"/>
        <w:numPr>
          <w:ilvl w:val="0"/>
          <w:numId w:val="74"/>
        </w:numPr>
        <w:spacing w:after="0" w:line="240" w:lineRule="auto"/>
        <w:contextualSpacing w:val="0"/>
      </w:pPr>
      <w:r>
        <w:rPr>
          <w:rFonts w:hint="eastAsia"/>
        </w:rPr>
        <w:t>配置将迁移到新版本以继续工作</w:t>
      </w:r>
    </w:p>
    <w:p w14:paraId="2E127DAA" w14:textId="77777777" w:rsidR="00621785" w:rsidRDefault="00621785" w:rsidP="00BB3A6A">
      <w:pPr>
        <w:pStyle w:val="3"/>
      </w:pPr>
      <w:bookmarkStart w:id="114" w:name="_Toc164630267"/>
      <w:bookmarkStart w:id="115" w:name="_Toc173749022"/>
      <w:r>
        <w:rPr>
          <w:rFonts w:hint="eastAsia"/>
        </w:rPr>
        <w:t xml:space="preserve">3.9.2 </w:t>
      </w:r>
      <w:r>
        <w:rPr>
          <w:rFonts w:ascii="宋体" w:eastAsia="宋体" w:hAnsi="宋体" w:cs="宋体" w:hint="eastAsia"/>
        </w:rPr>
        <w:t>固件更新方法</w:t>
      </w:r>
      <w:bookmarkEnd w:id="114"/>
      <w:bookmarkEnd w:id="115"/>
    </w:p>
    <w:p w14:paraId="166BB089" w14:textId="16E98991" w:rsidR="00621785" w:rsidRDefault="002C6846" w:rsidP="00BB3A6A">
      <w:r>
        <w:rPr>
          <w:rFonts w:hint="eastAsia"/>
        </w:rPr>
        <w:t>AcuRev4100</w:t>
      </w:r>
      <w:r w:rsidR="00621785">
        <w:rPr>
          <w:rFonts w:hint="eastAsia"/>
        </w:rPr>
        <w:t>支持</w:t>
      </w:r>
    </w:p>
    <w:p w14:paraId="3C604013" w14:textId="3469AE50" w:rsidR="00621785" w:rsidRDefault="00621785" w:rsidP="00BB3A6A">
      <w:r>
        <w:rPr>
          <w:rFonts w:hint="eastAsia"/>
        </w:rPr>
        <w:t>通过</w:t>
      </w:r>
      <w:r>
        <w:rPr>
          <w:rFonts w:hint="eastAsia"/>
        </w:rPr>
        <w:t>RS485/</w:t>
      </w:r>
      <w:r>
        <w:rPr>
          <w:rFonts w:hint="eastAsia"/>
        </w:rPr>
        <w:t>以太网上传和更新固件；用户从</w:t>
      </w:r>
      <w:r>
        <w:rPr>
          <w:rFonts w:hint="eastAsia"/>
        </w:rPr>
        <w:t>Accuenergy</w:t>
      </w:r>
      <w:r>
        <w:rPr>
          <w:rFonts w:hint="eastAsia"/>
        </w:rPr>
        <w:t>获取固件文件并上传到</w:t>
      </w:r>
      <w:r w:rsidR="002C6846">
        <w:rPr>
          <w:rFonts w:hint="eastAsia"/>
        </w:rPr>
        <w:t>AcuRev4100</w:t>
      </w:r>
      <w:r>
        <w:rPr>
          <w:rFonts w:hint="eastAsia"/>
        </w:rPr>
        <w:t>进行更新</w:t>
      </w:r>
    </w:p>
    <w:p w14:paraId="5386FD9B" w14:textId="77777777" w:rsidR="00621785" w:rsidRDefault="00621785" w:rsidP="00BB3A6A">
      <w:pPr>
        <w:pStyle w:val="3"/>
      </w:pPr>
      <w:bookmarkStart w:id="116" w:name="_Toc164630268"/>
      <w:bookmarkStart w:id="117" w:name="_Toc173749023"/>
      <w:r>
        <w:rPr>
          <w:rFonts w:hint="eastAsia"/>
        </w:rPr>
        <w:t xml:space="preserve">3.9.3 </w:t>
      </w:r>
      <w:r>
        <w:rPr>
          <w:rFonts w:ascii="宋体" w:eastAsia="宋体" w:hAnsi="宋体" w:cs="宋体" w:hint="eastAsia"/>
        </w:rPr>
        <w:t>固件更新限制</w:t>
      </w:r>
      <w:bookmarkEnd w:id="116"/>
      <w:bookmarkEnd w:id="117"/>
    </w:p>
    <w:p w14:paraId="7CBC01F1" w14:textId="77777777" w:rsidR="00621785" w:rsidRDefault="00621785" w:rsidP="00BB3A6A">
      <w:r>
        <w:rPr>
          <w:rFonts w:hint="eastAsia"/>
        </w:rPr>
        <w:t>如果铅封封闭，则不允许更新固件</w:t>
      </w:r>
    </w:p>
    <w:p w14:paraId="53A36433" w14:textId="77777777" w:rsidR="00621785" w:rsidRDefault="00621785" w:rsidP="00BB3A6A">
      <w:r>
        <w:rPr>
          <w:rFonts w:hint="eastAsia"/>
        </w:rPr>
        <w:t>只能使用</w:t>
      </w:r>
      <w:r>
        <w:rPr>
          <w:rFonts w:hint="eastAsia"/>
        </w:rPr>
        <w:t>Accuenergy</w:t>
      </w:r>
      <w:r>
        <w:rPr>
          <w:rFonts w:hint="eastAsia"/>
        </w:rPr>
        <w:t>发布的文件。固件文件加密并签名</w:t>
      </w:r>
    </w:p>
    <w:p w14:paraId="3E47D6DD" w14:textId="77777777" w:rsidR="00621785" w:rsidRDefault="00621785" w:rsidP="0003613F">
      <w:pPr>
        <w:pStyle w:val="2"/>
      </w:pPr>
      <w:bookmarkStart w:id="118" w:name="_Toc173749024"/>
      <w:r>
        <w:rPr>
          <w:rFonts w:hint="eastAsia"/>
        </w:rPr>
        <w:t>3</w:t>
      </w:r>
      <w:r>
        <w:t xml:space="preserve">.10 </w:t>
      </w:r>
      <w:bookmarkEnd w:id="111"/>
      <w:r>
        <w:rPr>
          <w:rFonts w:hint="eastAsia"/>
        </w:rPr>
        <w:t>铅封</w:t>
      </w:r>
      <w:bookmarkEnd w:id="118"/>
    </w:p>
    <w:p w14:paraId="520EBD5E" w14:textId="6B06204B" w:rsidR="0057527A" w:rsidRPr="0057527A" w:rsidRDefault="002C6846" w:rsidP="0057527A">
      <w:pPr>
        <w:pStyle w:val="af0"/>
        <w:rPr>
          <w:lang w:val="en-CA"/>
        </w:rPr>
      </w:pPr>
      <w:r>
        <w:rPr>
          <w:rFonts w:hint="eastAsia"/>
          <w:lang w:val="en-CA"/>
        </w:rPr>
        <w:t>AcuRev4100</w:t>
      </w:r>
      <w:r w:rsidR="0057527A" w:rsidRPr="0057527A">
        <w:rPr>
          <w:rFonts w:hint="eastAsia"/>
          <w:lang w:val="en-CA"/>
        </w:rPr>
        <w:t>具有电子电路和软件特性的组合，用于：</w:t>
      </w:r>
    </w:p>
    <w:p w14:paraId="1A839911" w14:textId="0A0CB30F" w:rsidR="0057527A" w:rsidRPr="0057527A" w:rsidRDefault="0057527A" w:rsidP="008A4D17">
      <w:pPr>
        <w:pStyle w:val="af0"/>
        <w:numPr>
          <w:ilvl w:val="0"/>
          <w:numId w:val="73"/>
        </w:numPr>
        <w:rPr>
          <w:lang w:val="en-CA"/>
        </w:rPr>
      </w:pPr>
      <w:r w:rsidRPr="0057527A">
        <w:rPr>
          <w:rFonts w:hint="eastAsia"/>
          <w:lang w:val="en-CA"/>
        </w:rPr>
        <w:t>封闭外壳以防篡改</w:t>
      </w:r>
    </w:p>
    <w:p w14:paraId="4593D374" w14:textId="14C3D4B3" w:rsidR="0057527A" w:rsidRPr="0057527A" w:rsidRDefault="0057527A" w:rsidP="008A4D17">
      <w:pPr>
        <w:pStyle w:val="af0"/>
        <w:numPr>
          <w:ilvl w:val="0"/>
          <w:numId w:val="73"/>
        </w:numPr>
        <w:rPr>
          <w:lang w:val="en-CA"/>
        </w:rPr>
      </w:pPr>
      <w:r w:rsidRPr="0057527A">
        <w:rPr>
          <w:rFonts w:hint="eastAsia"/>
          <w:lang w:val="en-CA"/>
        </w:rPr>
        <w:t>防止未授权更改与测量相关的配置、校准或软件的软件封装</w:t>
      </w:r>
    </w:p>
    <w:p w14:paraId="5323DE68" w14:textId="77777777" w:rsidR="0057527A" w:rsidRPr="0057527A" w:rsidRDefault="0057527A" w:rsidP="0057527A">
      <w:pPr>
        <w:pStyle w:val="af0"/>
        <w:rPr>
          <w:lang w:val="en-CA"/>
        </w:rPr>
      </w:pPr>
      <w:r w:rsidRPr="0057527A">
        <w:rPr>
          <w:rFonts w:hint="eastAsia"/>
          <w:lang w:val="en-CA"/>
        </w:rPr>
        <w:t>一旦封闭，与测量相关的配置</w:t>
      </w:r>
      <w:r w:rsidRPr="0057527A">
        <w:rPr>
          <w:rFonts w:hint="eastAsia"/>
          <w:lang w:val="en-CA"/>
        </w:rPr>
        <w:t>/</w:t>
      </w:r>
      <w:r w:rsidRPr="0057527A">
        <w:rPr>
          <w:rFonts w:hint="eastAsia"/>
          <w:lang w:val="en-CA"/>
        </w:rPr>
        <w:t>软件不能更改</w:t>
      </w:r>
      <w:r w:rsidRPr="0057527A">
        <w:rPr>
          <w:rFonts w:hint="eastAsia"/>
          <w:lang w:val="en-CA"/>
        </w:rPr>
        <w:t>/</w:t>
      </w:r>
      <w:r w:rsidRPr="0057527A">
        <w:rPr>
          <w:rFonts w:hint="eastAsia"/>
          <w:lang w:val="en-CA"/>
        </w:rPr>
        <w:t>执行：</w:t>
      </w:r>
    </w:p>
    <w:p w14:paraId="221830BF" w14:textId="77777777" w:rsidR="0057527A" w:rsidRPr="0057527A" w:rsidRDefault="0057527A" w:rsidP="008A4D17">
      <w:pPr>
        <w:pStyle w:val="af0"/>
        <w:numPr>
          <w:ilvl w:val="0"/>
          <w:numId w:val="75"/>
        </w:numPr>
        <w:rPr>
          <w:lang w:val="en-CA"/>
        </w:rPr>
      </w:pPr>
      <w:r w:rsidRPr="0057527A">
        <w:rPr>
          <w:rFonts w:hint="eastAsia"/>
          <w:lang w:val="en-CA"/>
        </w:rPr>
        <w:t>校准值</w:t>
      </w:r>
    </w:p>
    <w:p w14:paraId="1512D79F" w14:textId="77777777" w:rsidR="0057527A" w:rsidRPr="0057527A" w:rsidRDefault="0057527A" w:rsidP="008A4D17">
      <w:pPr>
        <w:pStyle w:val="af0"/>
        <w:numPr>
          <w:ilvl w:val="0"/>
          <w:numId w:val="75"/>
        </w:numPr>
        <w:rPr>
          <w:lang w:val="en-CA"/>
        </w:rPr>
      </w:pPr>
      <w:r w:rsidRPr="0057527A">
        <w:rPr>
          <w:rFonts w:hint="eastAsia"/>
          <w:lang w:val="en-CA"/>
        </w:rPr>
        <w:t>测量配置</w:t>
      </w:r>
    </w:p>
    <w:p w14:paraId="0EE6A623" w14:textId="77777777" w:rsidR="0057527A" w:rsidRPr="0057527A" w:rsidRDefault="0057527A" w:rsidP="008A4D17">
      <w:pPr>
        <w:pStyle w:val="af0"/>
        <w:numPr>
          <w:ilvl w:val="0"/>
          <w:numId w:val="75"/>
        </w:numPr>
        <w:rPr>
          <w:lang w:val="en-CA"/>
        </w:rPr>
      </w:pPr>
      <w:r w:rsidRPr="0057527A">
        <w:rPr>
          <w:rFonts w:hint="eastAsia"/>
          <w:lang w:val="en-CA"/>
        </w:rPr>
        <w:t>与测量相关的操作</w:t>
      </w:r>
    </w:p>
    <w:p w14:paraId="4180491B" w14:textId="77777777" w:rsidR="0057527A" w:rsidRPr="0057527A" w:rsidRDefault="0057527A" w:rsidP="008A4D17">
      <w:pPr>
        <w:pStyle w:val="af0"/>
        <w:numPr>
          <w:ilvl w:val="0"/>
          <w:numId w:val="75"/>
        </w:numPr>
        <w:rPr>
          <w:lang w:val="en-CA"/>
        </w:rPr>
      </w:pPr>
      <w:r w:rsidRPr="0057527A">
        <w:rPr>
          <w:rFonts w:hint="eastAsia"/>
          <w:lang w:val="en-CA"/>
        </w:rPr>
        <w:t>固件更新</w:t>
      </w:r>
    </w:p>
    <w:p w14:paraId="4C3E1F91" w14:textId="77777777" w:rsidR="0003613F" w:rsidRDefault="0003613F" w:rsidP="0003613F">
      <w:pPr>
        <w:pStyle w:val="af0"/>
        <w:rPr>
          <w:lang w:val="en-CA"/>
        </w:rPr>
      </w:pPr>
    </w:p>
    <w:p w14:paraId="28C814AF" w14:textId="593631F5" w:rsidR="00242B92" w:rsidRDefault="00242B92" w:rsidP="00242B92">
      <w:pPr>
        <w:pStyle w:val="3"/>
      </w:pPr>
      <w:bookmarkStart w:id="119" w:name="_Toc173749025"/>
      <w:r>
        <w:rPr>
          <w:rFonts w:hint="eastAsia"/>
        </w:rPr>
        <w:t xml:space="preserve">3.10.1 </w:t>
      </w:r>
      <w:r>
        <w:t>标准</w:t>
      </w:r>
      <w:r w:rsidR="004C4647">
        <w:rPr>
          <w:rFonts w:hint="eastAsia"/>
        </w:rPr>
        <w:t>铅封</w:t>
      </w:r>
      <w:r>
        <w:t>功</w:t>
      </w:r>
      <w:r>
        <w:rPr>
          <w:rFonts w:ascii="宋体" w:eastAsia="宋体" w:hAnsi="宋体" w:cs="宋体" w:hint="eastAsia"/>
        </w:rPr>
        <w:t>能</w:t>
      </w:r>
      <w:bookmarkEnd w:id="119"/>
    </w:p>
    <w:p w14:paraId="1ECE589D" w14:textId="5511F73D" w:rsidR="00242B92" w:rsidRDefault="00242B92" w:rsidP="00242B92">
      <w:pPr>
        <w:pStyle w:val="af0"/>
      </w:pPr>
      <w:r>
        <w:t>当</w:t>
      </w:r>
      <w:r w:rsidR="00A82CBE">
        <w:rPr>
          <w:rFonts w:hint="eastAsia"/>
        </w:rPr>
        <w:t>铅封</w:t>
      </w:r>
      <w:r>
        <w:t>时，以下标准功能无法修改</w:t>
      </w:r>
      <w:r>
        <w:rPr>
          <w:rFonts w:ascii="宋体" w:eastAsia="宋体" w:hAnsi="宋体" w:cs="宋体" w:hint="eastAsia"/>
        </w:rPr>
        <w:t>：</w:t>
      </w:r>
    </w:p>
    <w:p w14:paraId="6D2A4D1C" w14:textId="09A9F798" w:rsidR="00242B92" w:rsidRDefault="00242B92" w:rsidP="008A4D1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lastRenderedPageBreak/>
        <w:t>接线</w:t>
      </w:r>
      <w:r w:rsidR="001C6B6D">
        <w:rPr>
          <w:rFonts w:hint="eastAsia"/>
        </w:rPr>
        <w:t>配置</w:t>
      </w:r>
    </w:p>
    <w:p w14:paraId="5DA2C3FD" w14:textId="03C4B024" w:rsidR="00242B92" w:rsidRDefault="00242B92" w:rsidP="008A4D1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能量脉冲</w:t>
      </w:r>
      <w:r w:rsidR="005421A6">
        <w:rPr>
          <w:rFonts w:hint="eastAsia"/>
        </w:rPr>
        <w:t>输出配置</w:t>
      </w:r>
    </w:p>
    <w:p w14:paraId="4845A803" w14:textId="760C0802" w:rsidR="00242B92" w:rsidRDefault="00242B92" w:rsidP="008A4D1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需</w:t>
      </w:r>
      <w:r w:rsidR="005D3B8E">
        <w:rPr>
          <w:rFonts w:hint="eastAsia"/>
        </w:rPr>
        <w:t>量</w:t>
      </w:r>
      <w:r>
        <w:t>配</w:t>
      </w:r>
      <w:r>
        <w:rPr>
          <w:rFonts w:ascii="宋体" w:eastAsia="宋体" w:hAnsi="宋体" w:cs="宋体" w:hint="eastAsia"/>
        </w:rPr>
        <w:t>置</w:t>
      </w:r>
    </w:p>
    <w:p w14:paraId="6BAA0445" w14:textId="77777777" w:rsidR="00242B92" w:rsidRDefault="00242B92" w:rsidP="008A4D1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PF/VAR </w:t>
      </w:r>
      <w:r>
        <w:t>计算方</w:t>
      </w:r>
      <w:r>
        <w:rPr>
          <w:rFonts w:ascii="宋体" w:eastAsia="宋体" w:hAnsi="宋体" w:cs="宋体" w:hint="eastAsia"/>
        </w:rPr>
        <w:t>法</w:t>
      </w:r>
    </w:p>
    <w:p w14:paraId="6F9FCDD5" w14:textId="4890B4C9" w:rsidR="00242B92" w:rsidRDefault="00242B92" w:rsidP="008A4D1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能量</w:t>
      </w:r>
      <w:r w:rsidR="00D729A5">
        <w:rPr>
          <w:rFonts w:hint="eastAsia"/>
        </w:rPr>
        <w:t>计算方法</w:t>
      </w:r>
    </w:p>
    <w:p w14:paraId="67844DDF" w14:textId="78E0F8A5" w:rsidR="00F84B4F" w:rsidRDefault="00F84B4F" w:rsidP="008A4D1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TOU</w:t>
      </w:r>
      <w:r>
        <w:rPr>
          <w:rFonts w:hint="eastAsia"/>
        </w:rPr>
        <w:t>配置及</w:t>
      </w:r>
      <w:r>
        <w:rPr>
          <w:rFonts w:hint="eastAsia"/>
        </w:rPr>
        <w:t>TOU</w:t>
      </w:r>
      <w:r>
        <w:rPr>
          <w:rFonts w:hint="eastAsia"/>
        </w:rPr>
        <w:t>记录</w:t>
      </w:r>
    </w:p>
    <w:p w14:paraId="60A85B23" w14:textId="77777777" w:rsidR="00242B92" w:rsidRDefault="00242B92" w:rsidP="008A4D17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>非标准封装功能配</w:t>
      </w:r>
      <w:r>
        <w:rPr>
          <w:rFonts w:ascii="宋体" w:eastAsia="宋体" w:hAnsi="宋体" w:cs="宋体" w:hint="eastAsia"/>
        </w:rPr>
        <w:t>置</w:t>
      </w:r>
    </w:p>
    <w:p w14:paraId="35BD4A2C" w14:textId="10B9DE4D" w:rsidR="00242B92" w:rsidRDefault="00242B92" w:rsidP="00242B92">
      <w:pPr>
        <w:pStyle w:val="3"/>
      </w:pPr>
      <w:bookmarkStart w:id="120" w:name="_Toc173749026"/>
      <w:r>
        <w:t xml:space="preserve">3.10.2 </w:t>
      </w:r>
      <w:r>
        <w:t>非标准</w:t>
      </w:r>
      <w:r w:rsidR="00534F25">
        <w:rPr>
          <w:rFonts w:hint="eastAsia"/>
        </w:rPr>
        <w:t>铅封</w:t>
      </w:r>
      <w:r>
        <w:t>功</w:t>
      </w:r>
      <w:r>
        <w:rPr>
          <w:rFonts w:ascii="宋体" w:eastAsia="宋体" w:hAnsi="宋体" w:cs="宋体" w:hint="eastAsia"/>
        </w:rPr>
        <w:t>能</w:t>
      </w:r>
      <w:bookmarkEnd w:id="120"/>
    </w:p>
    <w:p w14:paraId="39D34883" w14:textId="77777777" w:rsidR="00242B92" w:rsidRDefault="00242B92" w:rsidP="00242B92">
      <w:pPr>
        <w:pStyle w:val="af0"/>
      </w:pPr>
      <w:r>
        <w:t>用户可以配置选择以下功能进行封装</w:t>
      </w:r>
      <w:r>
        <w:rPr>
          <w:rFonts w:ascii="宋体" w:eastAsia="宋体" w:hAnsi="宋体" w:cs="宋体" w:hint="eastAsia"/>
        </w:rPr>
        <w:t>：</w:t>
      </w:r>
    </w:p>
    <w:p w14:paraId="79918AD9" w14:textId="5DF2993B" w:rsidR="00242B92" w:rsidRPr="008274E2" w:rsidRDefault="00242B92" w:rsidP="008A4D1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RS485 </w:t>
      </w:r>
      <w:r>
        <w:t>配</w:t>
      </w:r>
      <w:r>
        <w:rPr>
          <w:rFonts w:ascii="宋体" w:eastAsia="宋体" w:hAnsi="宋体" w:cs="宋体" w:hint="eastAsia"/>
        </w:rPr>
        <w:t>置</w:t>
      </w:r>
    </w:p>
    <w:p w14:paraId="70B50B60" w14:textId="2F4A423A" w:rsidR="008274E2" w:rsidRDefault="008274E2" w:rsidP="008A4D1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Fonts w:hint="eastAsia"/>
        </w:rPr>
        <w:t>Ethernet</w:t>
      </w:r>
      <w:r>
        <w:rPr>
          <w:rFonts w:hint="eastAsia"/>
        </w:rPr>
        <w:t>配置</w:t>
      </w:r>
    </w:p>
    <w:p w14:paraId="53480414" w14:textId="263572AF" w:rsidR="008274E2" w:rsidRDefault="008274E2" w:rsidP="008A4D1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Fonts w:hint="eastAsia"/>
        </w:rPr>
        <w:t>通信协议配置</w:t>
      </w:r>
    </w:p>
    <w:p w14:paraId="19B06842" w14:textId="46937AA8" w:rsidR="00242B92" w:rsidRDefault="00242B92" w:rsidP="008A4D17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>运行时</w:t>
      </w:r>
      <w:r>
        <w:rPr>
          <w:rFonts w:ascii="宋体" w:eastAsia="宋体" w:hAnsi="宋体" w:cs="宋体" w:hint="eastAsia"/>
        </w:rPr>
        <w:t>间</w:t>
      </w:r>
      <w:r w:rsidR="007845EF">
        <w:rPr>
          <w:rFonts w:ascii="宋体" w:eastAsia="宋体" w:hAnsi="宋体" w:cs="宋体" w:hint="eastAsia"/>
        </w:rPr>
        <w:t>/负载时间</w:t>
      </w:r>
    </w:p>
    <w:p w14:paraId="238BF0F0" w14:textId="77777777" w:rsidR="00242B92" w:rsidRDefault="00242B92" w:rsidP="00E80DD9">
      <w:pPr>
        <w:pStyle w:val="2"/>
      </w:pPr>
      <w:bookmarkStart w:id="121" w:name="_Toc173749027"/>
      <w:r>
        <w:t xml:space="preserve">3.11 </w:t>
      </w:r>
      <w:r>
        <w:t>校</w:t>
      </w:r>
      <w:r>
        <w:rPr>
          <w:rFonts w:ascii="宋体" w:eastAsia="宋体" w:hAnsi="宋体" w:cs="宋体" w:hint="eastAsia"/>
        </w:rPr>
        <w:t>准</w:t>
      </w:r>
      <w:bookmarkEnd w:id="121"/>
    </w:p>
    <w:p w14:paraId="4AA6DA10" w14:textId="77777777" w:rsidR="00242B92" w:rsidRDefault="00242B92" w:rsidP="00242B92">
      <w:pPr>
        <w:pStyle w:val="af0"/>
      </w:pPr>
      <w:r>
        <w:t>每个电压输入和电流输入都经过校准，以补偿由各种组件误差引起的误差。由于输入是交流电，因此不需要进行偏移补偿</w:t>
      </w:r>
      <w:r>
        <w:rPr>
          <w:rFonts w:ascii="宋体" w:eastAsia="宋体" w:hAnsi="宋体" w:cs="宋体" w:hint="eastAsia"/>
        </w:rPr>
        <w:t>。</w:t>
      </w:r>
    </w:p>
    <w:p w14:paraId="7E087E76" w14:textId="77777777" w:rsidR="00242B92" w:rsidRDefault="00242B92" w:rsidP="008A4D17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校准电压</w:t>
      </w:r>
      <w:r>
        <w:t xml:space="preserve"> RMS </w:t>
      </w:r>
      <w:r>
        <w:t>增益、电流</w:t>
      </w:r>
      <w:r>
        <w:t xml:space="preserve"> RMS </w:t>
      </w:r>
      <w:r>
        <w:t>增益和电流相角</w:t>
      </w:r>
      <w:r>
        <w:rPr>
          <w:rFonts w:ascii="宋体" w:eastAsia="宋体" w:hAnsi="宋体" w:cs="宋体" w:hint="eastAsia"/>
        </w:rPr>
        <w:t>。</w:t>
      </w:r>
    </w:p>
    <w:p w14:paraId="26E86F3A" w14:textId="77777777" w:rsidR="00242B92" w:rsidRDefault="00242B92" w:rsidP="008A4D17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校准</w:t>
      </w:r>
      <w:r>
        <w:t xml:space="preserve"> 50Hz </w:t>
      </w:r>
      <w:r>
        <w:t>和</w:t>
      </w:r>
      <w:r>
        <w:t xml:space="preserve"> 60Hz</w:t>
      </w:r>
    </w:p>
    <w:p w14:paraId="3DFFCF60" w14:textId="5CDFE5AD" w:rsidR="00242B92" w:rsidRDefault="00242B92" w:rsidP="008A4D17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>校准和计算由电表完成。系数应永久保存在非易失性存储器中</w:t>
      </w:r>
      <w:r>
        <w:rPr>
          <w:rFonts w:ascii="宋体" w:eastAsia="宋体" w:hAnsi="宋体" w:cs="宋体" w:hint="eastAsia"/>
        </w:rPr>
        <w:t>。</w:t>
      </w:r>
    </w:p>
    <w:p w14:paraId="253CC7D1" w14:textId="3C345B33" w:rsidR="0003613F" w:rsidRPr="00985D0E" w:rsidRDefault="0003613F" w:rsidP="008A4D17">
      <w:pPr>
        <w:pStyle w:val="a9"/>
        <w:widowControl w:val="0"/>
        <w:numPr>
          <w:ilvl w:val="0"/>
          <w:numId w:val="23"/>
        </w:numPr>
        <w:spacing w:after="0" w:line="240" w:lineRule="auto"/>
        <w:contextualSpacing w:val="0"/>
        <w:jc w:val="both"/>
        <w:rPr>
          <w:lang w:val="en-CA"/>
        </w:rPr>
      </w:pPr>
      <w:r>
        <w:br w:type="page"/>
      </w:r>
    </w:p>
    <w:p w14:paraId="27CA5486" w14:textId="77777777" w:rsidR="0003613F" w:rsidRDefault="0003613F" w:rsidP="0003613F">
      <w:pPr>
        <w:pStyle w:val="1"/>
      </w:pPr>
      <w:bookmarkStart w:id="122" w:name="_Toc83830669"/>
      <w:bookmarkStart w:id="123" w:name="_Toc119438486"/>
      <w:bookmarkStart w:id="124" w:name="_Toc173749028"/>
      <w:r>
        <w:lastRenderedPageBreak/>
        <w:t>4 Human Machine Interface (HMI)</w:t>
      </w:r>
      <w:bookmarkEnd w:id="122"/>
      <w:bookmarkEnd w:id="123"/>
      <w:bookmarkEnd w:id="124"/>
    </w:p>
    <w:p w14:paraId="729AE08E" w14:textId="7575840B" w:rsidR="00A351D5" w:rsidRDefault="002C6846" w:rsidP="00A351D5">
      <w:bookmarkStart w:id="125" w:name="_Toc83830670"/>
      <w:bookmarkStart w:id="126" w:name="_Toc119438487"/>
      <w:r>
        <w:rPr>
          <w:rFonts w:hint="eastAsia"/>
        </w:rPr>
        <w:t>AcuRev4100</w:t>
      </w:r>
      <w:r w:rsidR="00A351D5">
        <w:rPr>
          <w:rFonts w:hint="eastAsia"/>
        </w:rPr>
        <w:t>支持</w:t>
      </w:r>
      <w:r w:rsidR="00A351D5">
        <w:rPr>
          <w:rFonts w:hint="eastAsia"/>
        </w:rPr>
        <w:t>HMI</w:t>
      </w:r>
      <w:r w:rsidR="00A351D5">
        <w:rPr>
          <w:rFonts w:hint="eastAsia"/>
        </w:rPr>
        <w:t>作为配置和测量显示的辅助方法。</w:t>
      </w:r>
    </w:p>
    <w:p w14:paraId="220378BC" w14:textId="77777777" w:rsidR="0003613F" w:rsidRDefault="0003613F" w:rsidP="0003613F">
      <w:pPr>
        <w:pStyle w:val="2"/>
      </w:pPr>
      <w:bookmarkStart w:id="127" w:name="_Toc173749029"/>
      <w:r>
        <w:t>4.1 HMI hardware</w:t>
      </w:r>
      <w:bookmarkEnd w:id="125"/>
      <w:bookmarkEnd w:id="126"/>
      <w:bookmarkEnd w:id="127"/>
    </w:p>
    <w:p w14:paraId="6FC27451" w14:textId="0F197795" w:rsidR="00455153" w:rsidRPr="00455153" w:rsidRDefault="00455153" w:rsidP="00B0664A">
      <w:r>
        <w:rPr>
          <w:rFonts w:hint="eastAsia"/>
        </w:rPr>
        <w:t>类似</w:t>
      </w:r>
      <w:r>
        <w:rPr>
          <w:rFonts w:hint="eastAsia"/>
        </w:rPr>
        <w:t>AcuDC-EV</w:t>
      </w:r>
      <w:r w:rsidR="000B1A52">
        <w:rPr>
          <w:rFonts w:hint="eastAsia"/>
        </w:rPr>
        <w:t>, AcuRev1320</w:t>
      </w:r>
      <w:r>
        <w:rPr>
          <w:rFonts w:hint="eastAsia"/>
        </w:rPr>
        <w:t>。</w:t>
      </w:r>
    </w:p>
    <w:p w14:paraId="21AE685E" w14:textId="77777777" w:rsidR="0003613F" w:rsidRDefault="0003613F" w:rsidP="0003613F">
      <w:pPr>
        <w:pStyle w:val="2"/>
      </w:pPr>
      <w:bookmarkStart w:id="128" w:name="_Toc83830671"/>
      <w:bookmarkStart w:id="129" w:name="_Toc119438488"/>
      <w:bookmarkStart w:id="130" w:name="_Toc173749030"/>
      <w:r>
        <w:t>4.2 HMI functions</w:t>
      </w:r>
      <w:bookmarkEnd w:id="128"/>
      <w:bookmarkEnd w:id="129"/>
      <w:bookmarkEnd w:id="130"/>
    </w:p>
    <w:p w14:paraId="6B192EFD" w14:textId="77777777" w:rsidR="00F471CB" w:rsidRDefault="00F471CB" w:rsidP="008A4D17">
      <w:pPr>
        <w:pStyle w:val="a9"/>
        <w:numPr>
          <w:ilvl w:val="0"/>
          <w:numId w:val="79"/>
        </w:numPr>
        <w:spacing w:after="0" w:line="240" w:lineRule="auto"/>
        <w:contextualSpacing w:val="0"/>
      </w:pPr>
      <w:r>
        <w:rPr>
          <w:rFonts w:hint="eastAsia"/>
        </w:rPr>
        <w:t>读数</w:t>
      </w:r>
    </w:p>
    <w:p w14:paraId="402C8B0F" w14:textId="007E1171" w:rsidR="00F471CB" w:rsidRDefault="00F471CB" w:rsidP="008A4D17">
      <w:pPr>
        <w:pStyle w:val="a9"/>
        <w:numPr>
          <w:ilvl w:val="1"/>
          <w:numId w:val="79"/>
        </w:numPr>
        <w:spacing w:after="0" w:line="240" w:lineRule="auto"/>
        <w:contextualSpacing w:val="0"/>
      </w:pPr>
      <w:r>
        <w:rPr>
          <w:rFonts w:hint="eastAsia"/>
        </w:rPr>
        <w:t>所有电气测量</w:t>
      </w:r>
      <w:r w:rsidR="008668DB">
        <w:rPr>
          <w:rFonts w:hint="eastAsia"/>
        </w:rPr>
        <w:t>，按</w:t>
      </w:r>
      <w:r w:rsidR="008668DB">
        <w:rPr>
          <w:rFonts w:hint="eastAsia"/>
        </w:rPr>
        <w:t>24</w:t>
      </w:r>
      <w:r w:rsidR="008668DB">
        <w:rPr>
          <w:rFonts w:hint="eastAsia"/>
        </w:rPr>
        <w:t>路电流输入，</w:t>
      </w:r>
      <w:r w:rsidR="008668DB">
        <w:rPr>
          <w:rFonts w:hint="eastAsia"/>
        </w:rPr>
        <w:t>12</w:t>
      </w:r>
      <w:r w:rsidR="008668DB">
        <w:rPr>
          <w:rFonts w:hint="eastAsia"/>
        </w:rPr>
        <w:t>路用户通道，系统</w:t>
      </w:r>
      <w:r w:rsidR="008668DB">
        <w:rPr>
          <w:rFonts w:hint="eastAsia"/>
        </w:rPr>
        <w:t>A/B/C</w:t>
      </w:r>
      <w:r w:rsidR="008668DB">
        <w:rPr>
          <w:rFonts w:hint="eastAsia"/>
        </w:rPr>
        <w:t>总</w:t>
      </w:r>
      <w:r w:rsidR="00D16A05">
        <w:rPr>
          <w:rFonts w:hint="eastAsia"/>
        </w:rPr>
        <w:t>来</w:t>
      </w:r>
      <w:r w:rsidR="008668DB">
        <w:rPr>
          <w:rFonts w:hint="eastAsia"/>
        </w:rPr>
        <w:t>分</w:t>
      </w:r>
      <w:r w:rsidR="00D16A05">
        <w:rPr>
          <w:rFonts w:hint="eastAsia"/>
        </w:rPr>
        <w:t>页</w:t>
      </w:r>
    </w:p>
    <w:p w14:paraId="6EB2D9BF" w14:textId="4702C342" w:rsidR="00BA19D6" w:rsidRDefault="00BA19D6" w:rsidP="008A4D17">
      <w:pPr>
        <w:pStyle w:val="a9"/>
        <w:numPr>
          <w:ilvl w:val="2"/>
          <w:numId w:val="79"/>
        </w:numPr>
        <w:spacing w:after="0" w:line="240" w:lineRule="auto"/>
        <w:contextualSpacing w:val="0"/>
      </w:pPr>
      <w:r>
        <w:rPr>
          <w:rFonts w:hint="eastAsia"/>
        </w:rPr>
        <w:t>频率</w:t>
      </w:r>
    </w:p>
    <w:p w14:paraId="07DF8EB4" w14:textId="0C69460F" w:rsidR="00F471CB" w:rsidRDefault="00F471CB" w:rsidP="008A4D17">
      <w:pPr>
        <w:pStyle w:val="a9"/>
        <w:numPr>
          <w:ilvl w:val="2"/>
          <w:numId w:val="79"/>
        </w:numPr>
        <w:spacing w:after="0" w:line="240" w:lineRule="auto"/>
        <w:contextualSpacing w:val="0"/>
      </w:pPr>
      <w:r>
        <w:rPr>
          <w:rFonts w:hint="eastAsia"/>
        </w:rPr>
        <w:t>电压</w:t>
      </w:r>
      <w:r w:rsidR="00BA19D6">
        <w:rPr>
          <w:rFonts w:hint="eastAsia"/>
        </w:rPr>
        <w:t>：</w:t>
      </w:r>
      <w:r w:rsidR="00BA19D6">
        <w:rPr>
          <w:rFonts w:hint="eastAsia"/>
        </w:rPr>
        <w:t>VLN, VLL</w:t>
      </w:r>
    </w:p>
    <w:p w14:paraId="2672311C" w14:textId="77777777" w:rsidR="00F471CB" w:rsidRDefault="00F471CB" w:rsidP="008A4D17">
      <w:pPr>
        <w:pStyle w:val="a9"/>
        <w:numPr>
          <w:ilvl w:val="2"/>
          <w:numId w:val="79"/>
        </w:numPr>
        <w:spacing w:after="0" w:line="240" w:lineRule="auto"/>
        <w:contextualSpacing w:val="0"/>
      </w:pPr>
      <w:r>
        <w:rPr>
          <w:rFonts w:hint="eastAsia"/>
        </w:rPr>
        <w:t>电流</w:t>
      </w:r>
    </w:p>
    <w:p w14:paraId="0B474311" w14:textId="77777777" w:rsidR="003714DC" w:rsidRDefault="0064232B" w:rsidP="008A4D17">
      <w:pPr>
        <w:pStyle w:val="a9"/>
        <w:numPr>
          <w:ilvl w:val="2"/>
          <w:numId w:val="79"/>
        </w:numPr>
        <w:spacing w:after="0" w:line="240" w:lineRule="auto"/>
        <w:contextualSpacing w:val="0"/>
      </w:pPr>
      <w:r>
        <w:rPr>
          <w:rFonts w:hint="eastAsia"/>
        </w:rPr>
        <w:t>角度</w:t>
      </w:r>
      <w:r w:rsidR="004378C8">
        <w:rPr>
          <w:rFonts w:hint="eastAsia"/>
        </w:rPr>
        <w:t>。</w:t>
      </w:r>
    </w:p>
    <w:p w14:paraId="05D2CEF9" w14:textId="7878C926" w:rsidR="00F471CB" w:rsidRDefault="00F471CB" w:rsidP="008A4D17">
      <w:pPr>
        <w:pStyle w:val="a9"/>
        <w:numPr>
          <w:ilvl w:val="2"/>
          <w:numId w:val="79"/>
        </w:numPr>
        <w:spacing w:after="0" w:line="240" w:lineRule="auto"/>
        <w:contextualSpacing w:val="0"/>
      </w:pPr>
      <w:r>
        <w:rPr>
          <w:rFonts w:hint="eastAsia"/>
        </w:rPr>
        <w:t>功率</w:t>
      </w:r>
      <w:r w:rsidR="00BA19D6">
        <w:rPr>
          <w:rFonts w:hint="eastAsia"/>
        </w:rPr>
        <w:t>: P/Q/S/PF/LN</w:t>
      </w:r>
    </w:p>
    <w:p w14:paraId="035AEB18" w14:textId="33FF0DD0" w:rsidR="00F471CB" w:rsidRDefault="00F471CB" w:rsidP="008A4D17">
      <w:pPr>
        <w:pStyle w:val="a9"/>
        <w:numPr>
          <w:ilvl w:val="2"/>
          <w:numId w:val="79"/>
        </w:numPr>
        <w:spacing w:after="0" w:line="240" w:lineRule="auto"/>
        <w:contextualSpacing w:val="0"/>
      </w:pPr>
      <w:r>
        <w:rPr>
          <w:rFonts w:hint="eastAsia"/>
        </w:rPr>
        <w:t>能量：</w:t>
      </w:r>
      <w:r>
        <w:rPr>
          <w:rFonts w:hint="eastAsia"/>
        </w:rPr>
        <w:t>12</w:t>
      </w:r>
      <w:r>
        <w:rPr>
          <w:rFonts w:hint="eastAsia"/>
        </w:rPr>
        <w:t>位数能量，分辨率为</w:t>
      </w:r>
      <w:r>
        <w:rPr>
          <w:rFonts w:hint="eastAsia"/>
        </w:rPr>
        <w:t>0.0001 kWh</w:t>
      </w:r>
      <w:r>
        <w:rPr>
          <w:rFonts w:hint="eastAsia"/>
        </w:rPr>
        <w:t>，如</w:t>
      </w:r>
      <w:r>
        <w:rPr>
          <w:rFonts w:hint="eastAsia"/>
        </w:rPr>
        <w:t>12345678.9012</w:t>
      </w:r>
      <w:r w:rsidR="0064232B">
        <w:rPr>
          <w:rFonts w:hint="eastAsia"/>
        </w:rPr>
        <w:t>。</w:t>
      </w:r>
    </w:p>
    <w:p w14:paraId="745CD57C" w14:textId="77777777" w:rsidR="00F471CB" w:rsidRDefault="00F471CB" w:rsidP="008A4D17">
      <w:pPr>
        <w:pStyle w:val="a9"/>
        <w:numPr>
          <w:ilvl w:val="2"/>
          <w:numId w:val="79"/>
        </w:numPr>
        <w:spacing w:after="0" w:line="240" w:lineRule="auto"/>
        <w:contextualSpacing w:val="0"/>
      </w:pPr>
      <w:r>
        <w:rPr>
          <w:rFonts w:hint="eastAsia"/>
        </w:rPr>
        <w:t>需量电流</w:t>
      </w:r>
    </w:p>
    <w:p w14:paraId="2876F3B4" w14:textId="77777777" w:rsidR="00F471CB" w:rsidRDefault="00F471CB" w:rsidP="008A4D17">
      <w:pPr>
        <w:pStyle w:val="a9"/>
        <w:numPr>
          <w:ilvl w:val="2"/>
          <w:numId w:val="79"/>
        </w:numPr>
        <w:spacing w:after="0" w:line="240" w:lineRule="auto"/>
        <w:contextualSpacing w:val="0"/>
      </w:pPr>
      <w:r>
        <w:rPr>
          <w:rFonts w:hint="eastAsia"/>
        </w:rPr>
        <w:t>需量功率</w:t>
      </w:r>
    </w:p>
    <w:p w14:paraId="5A55758B" w14:textId="77777777" w:rsidR="003714DC" w:rsidRDefault="004378C8" w:rsidP="008A4D17">
      <w:pPr>
        <w:pStyle w:val="a9"/>
        <w:numPr>
          <w:ilvl w:val="2"/>
          <w:numId w:val="79"/>
        </w:numPr>
        <w:spacing w:after="0" w:line="240" w:lineRule="auto"/>
        <w:contextualSpacing w:val="0"/>
      </w:pPr>
      <w:r>
        <w:rPr>
          <w:rFonts w:hint="eastAsia"/>
        </w:rPr>
        <w:t>序分量</w:t>
      </w:r>
      <w:r w:rsidR="003714DC">
        <w:rPr>
          <w:rFonts w:hint="eastAsia"/>
        </w:rPr>
        <w:t>和不平衡度。</w:t>
      </w:r>
    </w:p>
    <w:p w14:paraId="03AFDA1A" w14:textId="77777777" w:rsidR="005C2B3F" w:rsidRDefault="004378C8" w:rsidP="008A4D17">
      <w:pPr>
        <w:pStyle w:val="a9"/>
        <w:numPr>
          <w:ilvl w:val="2"/>
          <w:numId w:val="79"/>
        </w:numPr>
        <w:spacing w:after="0" w:line="240" w:lineRule="auto"/>
        <w:contextualSpacing w:val="0"/>
      </w:pPr>
      <w:r>
        <w:rPr>
          <w:rFonts w:hint="eastAsia"/>
        </w:rPr>
        <w:t>谐波及</w:t>
      </w:r>
      <w:r>
        <w:rPr>
          <w:rFonts w:hint="eastAsia"/>
        </w:rPr>
        <w:t>THD</w:t>
      </w:r>
    </w:p>
    <w:p w14:paraId="27F22EDB" w14:textId="5DC257D1" w:rsidR="008A0228" w:rsidRDefault="008A0228" w:rsidP="008A4D17">
      <w:pPr>
        <w:pStyle w:val="a9"/>
        <w:numPr>
          <w:ilvl w:val="2"/>
          <w:numId w:val="79"/>
        </w:numPr>
        <w:spacing w:after="0" w:line="240" w:lineRule="auto"/>
        <w:contextualSpacing w:val="0"/>
      </w:pPr>
      <w:r>
        <w:rPr>
          <w:rFonts w:hint="eastAsia"/>
        </w:rPr>
        <w:t>IO</w:t>
      </w:r>
      <w:r>
        <w:rPr>
          <w:rFonts w:hint="eastAsia"/>
        </w:rPr>
        <w:t>值</w:t>
      </w:r>
    </w:p>
    <w:p w14:paraId="4371F4B6" w14:textId="77777777" w:rsidR="00F471CB" w:rsidRDefault="00F471CB" w:rsidP="008A4D17">
      <w:pPr>
        <w:pStyle w:val="a9"/>
        <w:numPr>
          <w:ilvl w:val="1"/>
          <w:numId w:val="79"/>
        </w:numPr>
        <w:spacing w:after="0" w:line="240" w:lineRule="auto"/>
        <w:contextualSpacing w:val="0"/>
      </w:pPr>
      <w:r>
        <w:rPr>
          <w:rFonts w:hint="eastAsia"/>
        </w:rPr>
        <w:t>最大</w:t>
      </w:r>
      <w:r>
        <w:rPr>
          <w:rFonts w:hint="eastAsia"/>
        </w:rPr>
        <w:t>/</w:t>
      </w:r>
      <w:r>
        <w:rPr>
          <w:rFonts w:hint="eastAsia"/>
        </w:rPr>
        <w:t>最小测量</w:t>
      </w:r>
    </w:p>
    <w:p w14:paraId="6C28495B" w14:textId="400EE2E0" w:rsidR="008A0228" w:rsidRDefault="008A0228" w:rsidP="008A4D17">
      <w:pPr>
        <w:pStyle w:val="a9"/>
        <w:numPr>
          <w:ilvl w:val="1"/>
          <w:numId w:val="79"/>
        </w:numPr>
        <w:spacing w:after="0" w:line="240" w:lineRule="auto"/>
        <w:contextualSpacing w:val="0"/>
      </w:pPr>
      <w:r>
        <w:t>A</w:t>
      </w:r>
      <w:r>
        <w:rPr>
          <w:rFonts w:hint="eastAsia"/>
        </w:rPr>
        <w:t>larm log</w:t>
      </w:r>
    </w:p>
    <w:p w14:paraId="43A8744F" w14:textId="6BE6CE6A" w:rsidR="008A0228" w:rsidRDefault="008A0228" w:rsidP="008A4D17">
      <w:pPr>
        <w:pStyle w:val="a9"/>
        <w:numPr>
          <w:ilvl w:val="1"/>
          <w:numId w:val="79"/>
        </w:numPr>
        <w:spacing w:after="0" w:line="240" w:lineRule="auto"/>
        <w:contextualSpacing w:val="0"/>
      </w:pPr>
      <w:r>
        <w:rPr>
          <w:rFonts w:hint="eastAsia"/>
        </w:rPr>
        <w:t>SOE log</w:t>
      </w:r>
    </w:p>
    <w:p w14:paraId="33AC6999" w14:textId="77777777" w:rsidR="008A4F77" w:rsidRDefault="008A0228" w:rsidP="008A4D17">
      <w:pPr>
        <w:pStyle w:val="a9"/>
        <w:numPr>
          <w:ilvl w:val="1"/>
          <w:numId w:val="79"/>
        </w:numPr>
        <w:spacing w:after="0" w:line="240" w:lineRule="auto"/>
        <w:contextualSpacing w:val="0"/>
      </w:pPr>
      <w:r>
        <w:rPr>
          <w:rFonts w:hint="eastAsia"/>
        </w:rPr>
        <w:t>Power Quality Event Log</w:t>
      </w:r>
    </w:p>
    <w:p w14:paraId="05C5CDDA" w14:textId="77777777" w:rsidR="00F471CB" w:rsidRDefault="00F471CB" w:rsidP="008A4D17">
      <w:pPr>
        <w:pStyle w:val="a9"/>
        <w:numPr>
          <w:ilvl w:val="0"/>
          <w:numId w:val="79"/>
        </w:numPr>
        <w:spacing w:after="0" w:line="240" w:lineRule="auto"/>
        <w:contextualSpacing w:val="0"/>
      </w:pPr>
      <w:r>
        <w:rPr>
          <w:rFonts w:hint="eastAsia"/>
        </w:rPr>
        <w:t>设备信息和状态</w:t>
      </w:r>
    </w:p>
    <w:p w14:paraId="1076CE9C" w14:textId="77777777" w:rsidR="00F471CB" w:rsidRDefault="00F471CB" w:rsidP="008A4D17">
      <w:pPr>
        <w:pStyle w:val="a9"/>
        <w:numPr>
          <w:ilvl w:val="0"/>
          <w:numId w:val="79"/>
        </w:numPr>
        <w:spacing w:after="0" w:line="240" w:lineRule="auto"/>
        <w:contextualSpacing w:val="0"/>
      </w:pPr>
      <w:r>
        <w:rPr>
          <w:rFonts w:hint="eastAsia"/>
        </w:rPr>
        <w:t>测量配置</w:t>
      </w:r>
    </w:p>
    <w:p w14:paraId="38E0E2CE" w14:textId="77777777" w:rsidR="00F471CB" w:rsidRDefault="00F471CB" w:rsidP="008A4D17">
      <w:pPr>
        <w:pStyle w:val="a9"/>
        <w:numPr>
          <w:ilvl w:val="0"/>
          <w:numId w:val="79"/>
        </w:numPr>
        <w:spacing w:after="0" w:line="240" w:lineRule="auto"/>
        <w:contextualSpacing w:val="0"/>
      </w:pPr>
      <w:r>
        <w:rPr>
          <w:rFonts w:hint="eastAsia"/>
        </w:rPr>
        <w:t>RS485</w:t>
      </w:r>
      <w:r>
        <w:rPr>
          <w:rFonts w:hint="eastAsia"/>
        </w:rPr>
        <w:t>配置</w:t>
      </w:r>
    </w:p>
    <w:p w14:paraId="2669D227" w14:textId="77777777" w:rsidR="00F471CB" w:rsidRDefault="00F471CB" w:rsidP="008A4D17">
      <w:pPr>
        <w:pStyle w:val="a9"/>
        <w:numPr>
          <w:ilvl w:val="0"/>
          <w:numId w:val="79"/>
        </w:numPr>
        <w:spacing w:after="0" w:line="240" w:lineRule="auto"/>
        <w:contextualSpacing w:val="0"/>
      </w:pPr>
      <w:r>
        <w:rPr>
          <w:rFonts w:hint="eastAsia"/>
        </w:rPr>
        <w:t>网络配置</w:t>
      </w:r>
    </w:p>
    <w:p w14:paraId="60716239" w14:textId="77777777" w:rsidR="0003613F" w:rsidRDefault="0003613F" w:rsidP="0003613F">
      <w:pPr>
        <w:rPr>
          <w:rFonts w:eastAsia="Times New Roman"/>
          <w:b/>
          <w:bCs/>
          <w:kern w:val="36"/>
          <w:sz w:val="48"/>
          <w:szCs w:val="48"/>
          <w:lang w:val="en-CA"/>
        </w:rPr>
      </w:pPr>
      <w:bookmarkStart w:id="131" w:name="_Toc83830672"/>
      <w:r>
        <w:rPr>
          <w:rFonts w:eastAsia="Times New Roman"/>
          <w:b/>
          <w:bCs/>
          <w:kern w:val="36"/>
          <w:sz w:val="48"/>
          <w:szCs w:val="48"/>
          <w:lang w:val="en-CA"/>
        </w:rPr>
        <w:br w:type="page"/>
      </w:r>
    </w:p>
    <w:p w14:paraId="78D220EF" w14:textId="18931527" w:rsidR="0003613F" w:rsidRDefault="0003613F" w:rsidP="0003613F">
      <w:pPr>
        <w:pStyle w:val="1"/>
      </w:pPr>
      <w:bookmarkStart w:id="132" w:name="_Toc119438489"/>
      <w:bookmarkStart w:id="133" w:name="_Toc173749031"/>
      <w:r>
        <w:lastRenderedPageBreak/>
        <w:t xml:space="preserve">5 </w:t>
      </w:r>
      <w:bookmarkEnd w:id="131"/>
      <w:bookmarkEnd w:id="132"/>
      <w:r w:rsidR="007F402C">
        <w:rPr>
          <w:rFonts w:ascii="宋体" w:eastAsia="宋体" w:hAnsi="宋体" w:cs="宋体" w:hint="eastAsia"/>
        </w:rPr>
        <w:t>机械规格</w:t>
      </w:r>
      <w:bookmarkEnd w:id="133"/>
    </w:p>
    <w:p w14:paraId="3046772C" w14:textId="536A636F" w:rsidR="0003613F" w:rsidRDefault="0003613F" w:rsidP="0003613F">
      <w:pPr>
        <w:pStyle w:val="2"/>
      </w:pPr>
      <w:bookmarkStart w:id="134" w:name="_Toc83830673"/>
      <w:bookmarkStart w:id="135" w:name="_Toc119438490"/>
      <w:bookmarkStart w:id="136" w:name="_Toc173749032"/>
      <w:r>
        <w:t xml:space="preserve">5.1 </w:t>
      </w:r>
      <w:bookmarkEnd w:id="134"/>
      <w:bookmarkEnd w:id="135"/>
      <w:r w:rsidR="006C7E06">
        <w:rPr>
          <w:rFonts w:ascii="宋体" w:eastAsia="宋体" w:hAnsi="宋体" w:cs="宋体" w:hint="eastAsia"/>
        </w:rPr>
        <w:t>尺寸</w:t>
      </w:r>
      <w:bookmarkEnd w:id="136"/>
    </w:p>
    <w:p w14:paraId="229D2583" w14:textId="1CA33CA7" w:rsidR="00E025BC" w:rsidRPr="00046629" w:rsidRDefault="00E025BC" w:rsidP="00E025BC">
      <w:pPr>
        <w:spacing w:after="0" w:line="240" w:lineRule="auto"/>
      </w:pPr>
      <w:bookmarkStart w:id="137" w:name="_Toc83830674"/>
      <w:bookmarkStart w:id="138" w:name="_Toc119438491"/>
      <w:r>
        <w:rPr>
          <w:rFonts w:hint="eastAsia"/>
        </w:rPr>
        <w:t>导轨安装：适应导轨规格，</w:t>
      </w:r>
      <w:r>
        <w:rPr>
          <w:rFonts w:hint="eastAsia"/>
        </w:rPr>
        <w:t>240mm</w:t>
      </w:r>
      <w:r>
        <w:rPr>
          <w:rFonts w:hint="eastAsia"/>
        </w:rPr>
        <w:t>宽</w:t>
      </w:r>
      <w:r>
        <w:rPr>
          <w:rFonts w:hint="eastAsia"/>
        </w:rPr>
        <w:t>x 100-130 mm(</w:t>
      </w:r>
      <w:r>
        <w:rPr>
          <w:rFonts w:hint="eastAsia"/>
        </w:rPr>
        <w:t>高</w:t>
      </w:r>
      <w:r>
        <w:rPr>
          <w:rFonts w:hint="eastAsia"/>
        </w:rPr>
        <w:t>) x 60-75mm(</w:t>
      </w:r>
      <w:r>
        <w:rPr>
          <w:rFonts w:hint="eastAsia"/>
        </w:rPr>
        <w:t>深</w:t>
      </w:r>
      <w:r>
        <w:rPr>
          <w:rFonts w:hint="eastAsia"/>
        </w:rPr>
        <w:t>)</w:t>
      </w:r>
      <w:ins w:id="139" w:author="Pei LV" w:date="2026-05-21T10:51:00Z" w16du:dateUtc="2026-05-21T02:51:00Z">
        <w:r w:rsidR="00E93C86">
          <w:rPr>
            <w:rFonts w:hint="eastAsia"/>
          </w:rPr>
          <w:t>，</w:t>
        </w:r>
        <w:commentRangeStart w:id="140"/>
        <w:r w:rsidR="00E93C86">
          <w:rPr>
            <w:rFonts w:hint="eastAsia"/>
          </w:rPr>
          <w:t>导轨宽度（</w:t>
        </w:r>
        <w:r w:rsidR="00E93C86">
          <w:rPr>
            <w:rFonts w:hint="eastAsia"/>
          </w:rPr>
          <w:t xml:space="preserve"> 35mm</w:t>
        </w:r>
        <w:r w:rsidR="00E93C86">
          <w:rPr>
            <w:rFonts w:hint="eastAsia"/>
          </w:rPr>
          <w:t>）</w:t>
        </w:r>
      </w:ins>
      <w:commentRangeEnd w:id="140"/>
      <w:r w:rsidR="00E93C86">
        <w:rPr>
          <w:rStyle w:val="af6"/>
          <w:rFonts w:hint="eastAsia"/>
          <w:sz w:val="24"/>
          <w:szCs w:val="24"/>
        </w:rPr>
        <w:commentReference w:id="140"/>
      </w:r>
      <w:r>
        <w:rPr>
          <w:rFonts w:hint="eastAsia"/>
        </w:rPr>
        <w:t>。</w:t>
      </w:r>
    </w:p>
    <w:p w14:paraId="085F4147" w14:textId="032A75C4" w:rsidR="0003613F" w:rsidRDefault="0003613F" w:rsidP="0003613F">
      <w:pPr>
        <w:pStyle w:val="2"/>
      </w:pPr>
      <w:bookmarkStart w:id="141" w:name="_Toc173749033"/>
      <w:r>
        <w:t>5.2 </w:t>
      </w:r>
      <w:bookmarkEnd w:id="137"/>
      <w:bookmarkEnd w:id="138"/>
      <w:r w:rsidR="001915AE">
        <w:rPr>
          <w:rFonts w:ascii="宋体" w:eastAsia="宋体" w:hAnsi="宋体" w:cs="宋体" w:hint="eastAsia"/>
        </w:rPr>
        <w:t>机械要求</w:t>
      </w:r>
      <w:bookmarkEnd w:id="141"/>
    </w:p>
    <w:p w14:paraId="49580341" w14:textId="7EDD3D2A" w:rsidR="0003613F" w:rsidRDefault="0003613F" w:rsidP="0003613F">
      <w:pPr>
        <w:pStyle w:val="3"/>
      </w:pPr>
      <w:bookmarkStart w:id="142" w:name="_Toc119438492"/>
      <w:bookmarkStart w:id="143" w:name="_Toc173749034"/>
      <w:r>
        <w:t xml:space="preserve">5.2.1 </w:t>
      </w:r>
      <w:bookmarkEnd w:id="142"/>
      <w:r w:rsidR="00C3602F">
        <w:rPr>
          <w:rFonts w:ascii="宋体" w:eastAsia="宋体" w:hAnsi="宋体" w:cs="宋体" w:hint="eastAsia"/>
        </w:rPr>
        <w:t>振动</w:t>
      </w:r>
      <w:bookmarkEnd w:id="143"/>
    </w:p>
    <w:p w14:paraId="5081B2DF" w14:textId="77777777" w:rsidR="0003613F" w:rsidRDefault="0003613F" w:rsidP="0003613F">
      <w:pPr>
        <w:rPr>
          <w:lang w:val="en-CA"/>
        </w:rPr>
      </w:pPr>
      <w:bookmarkStart w:id="144" w:name="_Hlk119408900"/>
      <w:r w:rsidRPr="0036072F">
        <w:rPr>
          <w:lang w:val="en-CA"/>
        </w:rPr>
        <w:t>ANSI C12.</w:t>
      </w:r>
      <w:r>
        <w:rPr>
          <w:lang w:val="en-CA"/>
        </w:rPr>
        <w:t>1</w:t>
      </w:r>
      <w:r w:rsidRPr="0036072F">
        <w:rPr>
          <w:lang w:val="en-CA"/>
        </w:rPr>
        <w:t xml:space="preserve"> section</w:t>
      </w:r>
      <w:r w:rsidRPr="00BC124D">
        <w:t xml:space="preserve"> </w:t>
      </w:r>
      <w:r w:rsidRPr="00BC124D">
        <w:rPr>
          <w:lang w:val="en-CA"/>
        </w:rPr>
        <w:t>4.7.3.20</w:t>
      </w:r>
      <w:r>
        <w:rPr>
          <w:lang w:val="en-CA"/>
        </w:rPr>
        <w:t xml:space="preserve">, </w:t>
      </w:r>
      <w:r w:rsidRPr="00BC124D">
        <w:rPr>
          <w:lang w:val="en-CA"/>
        </w:rPr>
        <w:t>4.7.3.2</w:t>
      </w:r>
      <w:r>
        <w:rPr>
          <w:lang w:val="en-CA"/>
        </w:rPr>
        <w:t xml:space="preserve">1, referring </w:t>
      </w:r>
      <w:r>
        <w:rPr>
          <w:rFonts w:hint="eastAsia"/>
        </w:rPr>
        <w:t>I</w:t>
      </w:r>
      <w:r>
        <w:t>EC 600</w:t>
      </w:r>
      <w:bookmarkEnd w:id="144"/>
      <w:r>
        <w:t>68-2-6</w:t>
      </w:r>
    </w:p>
    <w:p w14:paraId="1AB8022F" w14:textId="77777777" w:rsidR="0003613F" w:rsidRDefault="0003613F" w:rsidP="008A4D17">
      <w:pPr>
        <w:pStyle w:val="a9"/>
        <w:numPr>
          <w:ilvl w:val="0"/>
          <w:numId w:val="24"/>
        </w:numPr>
        <w:spacing w:after="0" w:line="240" w:lineRule="auto"/>
        <w:contextualSpacing w:val="0"/>
        <w:rPr>
          <w:lang w:val="en-CA"/>
        </w:rPr>
      </w:pPr>
      <w:r w:rsidRPr="00163B7C">
        <w:rPr>
          <w:lang w:val="en-CA"/>
        </w:rPr>
        <w:t>meter shall not be operating and shall be without packaging</w:t>
      </w:r>
    </w:p>
    <w:p w14:paraId="20389181" w14:textId="77777777" w:rsidR="0003613F" w:rsidRDefault="0003613F" w:rsidP="008A4D17">
      <w:pPr>
        <w:pStyle w:val="a9"/>
        <w:numPr>
          <w:ilvl w:val="0"/>
          <w:numId w:val="24"/>
        </w:numPr>
        <w:spacing w:after="0" w:line="240" w:lineRule="auto"/>
        <w:contextualSpacing w:val="0"/>
        <w:rPr>
          <w:lang w:val="en-CA"/>
        </w:rPr>
      </w:pPr>
      <w:r w:rsidRPr="00163B7C">
        <w:rPr>
          <w:lang w:val="en-CA"/>
        </w:rPr>
        <w:t>30 to 350 Hz, with a sweep time of one octave per minute at 5 m/s2 (0.5 g) along each of three mutually perpendicular axes.</w:t>
      </w:r>
    </w:p>
    <w:p w14:paraId="3532BFD4" w14:textId="77777777" w:rsidR="0003613F" w:rsidRPr="00163B7C" w:rsidRDefault="0003613F" w:rsidP="008A4D17">
      <w:pPr>
        <w:pStyle w:val="a9"/>
        <w:numPr>
          <w:ilvl w:val="0"/>
          <w:numId w:val="24"/>
        </w:numPr>
        <w:spacing w:after="0" w:line="240" w:lineRule="auto"/>
        <w:contextualSpacing w:val="0"/>
        <w:rPr>
          <w:lang w:val="en-CA"/>
        </w:rPr>
      </w:pPr>
      <w:r w:rsidRPr="0066418A">
        <w:rPr>
          <w:lang w:val="en-CA"/>
        </w:rPr>
        <w:t>The sweep duration shall be 30 minutes along each axis.</w:t>
      </w:r>
    </w:p>
    <w:p w14:paraId="57F111E0" w14:textId="216981B4" w:rsidR="0003613F" w:rsidRDefault="0003613F" w:rsidP="0003613F">
      <w:pPr>
        <w:rPr>
          <w:lang w:val="en-CA"/>
        </w:rPr>
      </w:pPr>
      <w:r>
        <w:rPr>
          <w:rFonts w:hint="eastAsia"/>
          <w:lang w:val="en-CA"/>
        </w:rPr>
        <w:t>A</w:t>
      </w:r>
      <w:r>
        <w:rPr>
          <w:lang w:val="en-CA"/>
        </w:rPr>
        <w:t xml:space="preserve">fter test, meter shall not exceed error shift </w:t>
      </w:r>
      <w:r w:rsidRPr="00054907">
        <w:rPr>
          <w:rFonts w:hint="eastAsia"/>
          <w:lang w:val="en-CA"/>
        </w:rPr>
        <w:t>±</w:t>
      </w:r>
      <w:r>
        <w:rPr>
          <w:lang w:val="en-CA"/>
        </w:rPr>
        <w:t>0.1%</w:t>
      </w:r>
    </w:p>
    <w:p w14:paraId="56479AC3" w14:textId="77777777" w:rsidR="0003613F" w:rsidRPr="00790A74" w:rsidRDefault="0003613F" w:rsidP="0003613F">
      <w:pPr>
        <w:rPr>
          <w:lang w:val="en-CA"/>
        </w:rPr>
      </w:pPr>
      <w:r w:rsidRPr="009909BA">
        <w:rPr>
          <w:lang w:val="en-CA"/>
        </w:rPr>
        <w:t>EN 50470-1</w:t>
      </w:r>
      <w:r>
        <w:rPr>
          <w:lang w:val="en-CA"/>
        </w:rPr>
        <w:t xml:space="preserve"> section 5.2.2.3, referring </w:t>
      </w:r>
      <w:r w:rsidRPr="00790A74">
        <w:rPr>
          <w:lang w:val="en-CA"/>
        </w:rPr>
        <w:t>EN 60068-2-6 Test Fc</w:t>
      </w:r>
    </w:p>
    <w:p w14:paraId="14090342" w14:textId="77777777" w:rsidR="0003613F" w:rsidRPr="00790A74" w:rsidRDefault="0003613F" w:rsidP="008A4D17">
      <w:pPr>
        <w:pStyle w:val="a9"/>
        <w:numPr>
          <w:ilvl w:val="0"/>
          <w:numId w:val="16"/>
        </w:numPr>
        <w:spacing w:after="0" w:line="240" w:lineRule="auto"/>
        <w:contextualSpacing w:val="0"/>
        <w:rPr>
          <w:lang w:val="en-CA"/>
        </w:rPr>
      </w:pPr>
      <w:r w:rsidRPr="00790A74">
        <w:rPr>
          <w:lang w:val="en-CA"/>
        </w:rPr>
        <w:t>meter in non-operating condition, without the packing;</w:t>
      </w:r>
    </w:p>
    <w:p w14:paraId="38CEBB57" w14:textId="77777777" w:rsidR="0003613F" w:rsidRPr="00790A74" w:rsidRDefault="0003613F" w:rsidP="008A4D17">
      <w:pPr>
        <w:pStyle w:val="a9"/>
        <w:numPr>
          <w:ilvl w:val="0"/>
          <w:numId w:val="16"/>
        </w:numPr>
        <w:spacing w:after="0" w:line="240" w:lineRule="auto"/>
        <w:contextualSpacing w:val="0"/>
        <w:rPr>
          <w:lang w:val="en-CA"/>
        </w:rPr>
      </w:pPr>
      <w:r w:rsidRPr="00790A74">
        <w:rPr>
          <w:lang w:val="en-CA"/>
        </w:rPr>
        <w:t>frequency range: 10 Hz to 150 Hz;</w:t>
      </w:r>
    </w:p>
    <w:p w14:paraId="6DF5D391" w14:textId="77777777" w:rsidR="0003613F" w:rsidRPr="00790A74" w:rsidRDefault="0003613F" w:rsidP="008A4D17">
      <w:pPr>
        <w:pStyle w:val="a9"/>
        <w:numPr>
          <w:ilvl w:val="0"/>
          <w:numId w:val="16"/>
        </w:numPr>
        <w:spacing w:after="0" w:line="240" w:lineRule="auto"/>
        <w:contextualSpacing w:val="0"/>
        <w:rPr>
          <w:lang w:val="en-CA"/>
        </w:rPr>
      </w:pPr>
      <w:r w:rsidRPr="00790A74">
        <w:rPr>
          <w:lang w:val="en-CA"/>
        </w:rPr>
        <w:t>transition frequency: 60 Hz;</w:t>
      </w:r>
    </w:p>
    <w:p w14:paraId="0AC24F26" w14:textId="77777777" w:rsidR="0003613F" w:rsidRPr="00790A74" w:rsidRDefault="0003613F" w:rsidP="008A4D17">
      <w:pPr>
        <w:pStyle w:val="a9"/>
        <w:numPr>
          <w:ilvl w:val="0"/>
          <w:numId w:val="16"/>
        </w:numPr>
        <w:spacing w:after="0" w:line="240" w:lineRule="auto"/>
        <w:contextualSpacing w:val="0"/>
        <w:rPr>
          <w:lang w:val="en-CA"/>
        </w:rPr>
      </w:pPr>
      <w:r w:rsidRPr="00790A74">
        <w:rPr>
          <w:lang w:val="en-CA"/>
        </w:rPr>
        <w:t>f &lt; 60 Hz, constant amplitude of movement 0,075 mm;</w:t>
      </w:r>
    </w:p>
    <w:p w14:paraId="5B6326D1" w14:textId="77777777" w:rsidR="0003613F" w:rsidRPr="00790A74" w:rsidRDefault="0003613F" w:rsidP="008A4D17">
      <w:pPr>
        <w:pStyle w:val="a9"/>
        <w:numPr>
          <w:ilvl w:val="0"/>
          <w:numId w:val="16"/>
        </w:numPr>
        <w:spacing w:after="0" w:line="240" w:lineRule="auto"/>
        <w:contextualSpacing w:val="0"/>
        <w:rPr>
          <w:lang w:val="en-CA"/>
        </w:rPr>
      </w:pPr>
      <w:r w:rsidRPr="00790A74">
        <w:rPr>
          <w:lang w:val="en-CA"/>
        </w:rPr>
        <w:t>f &gt; 60 Hz, constant acceleration, 1 gn (10 m/s²)</w:t>
      </w:r>
    </w:p>
    <w:p w14:paraId="05D4FABE" w14:textId="77777777" w:rsidR="0003613F" w:rsidRPr="00790A74" w:rsidRDefault="0003613F" w:rsidP="008A4D17">
      <w:pPr>
        <w:pStyle w:val="a9"/>
        <w:numPr>
          <w:ilvl w:val="0"/>
          <w:numId w:val="16"/>
        </w:numPr>
        <w:spacing w:after="0" w:line="240" w:lineRule="auto"/>
        <w:contextualSpacing w:val="0"/>
        <w:rPr>
          <w:lang w:val="en-CA"/>
        </w:rPr>
      </w:pPr>
      <w:r w:rsidRPr="00790A74">
        <w:rPr>
          <w:lang w:val="en-CA"/>
        </w:rPr>
        <w:t>single point control;</w:t>
      </w:r>
    </w:p>
    <w:p w14:paraId="56A40431" w14:textId="77777777" w:rsidR="0003613F" w:rsidRPr="00852DED" w:rsidRDefault="0003613F" w:rsidP="008A4D17">
      <w:pPr>
        <w:pStyle w:val="a9"/>
        <w:numPr>
          <w:ilvl w:val="0"/>
          <w:numId w:val="16"/>
        </w:numPr>
        <w:spacing w:after="0" w:line="240" w:lineRule="auto"/>
        <w:contextualSpacing w:val="0"/>
      </w:pPr>
      <w:r w:rsidRPr="00790A74">
        <w:rPr>
          <w:lang w:val="en-CA"/>
        </w:rPr>
        <w:t>number of sweep cycles per axis: 10.</w:t>
      </w:r>
    </w:p>
    <w:p w14:paraId="6D41BC57" w14:textId="56AF81F4" w:rsidR="0003613F" w:rsidRDefault="0003613F" w:rsidP="0003613F">
      <w:pPr>
        <w:pStyle w:val="3"/>
      </w:pPr>
      <w:bookmarkStart w:id="145" w:name="_Toc119438493"/>
      <w:bookmarkStart w:id="146" w:name="_Toc173749035"/>
      <w:r>
        <w:t xml:space="preserve">5.2.2 </w:t>
      </w:r>
      <w:bookmarkEnd w:id="145"/>
      <w:r w:rsidR="0022640F">
        <w:rPr>
          <w:rFonts w:ascii="宋体" w:eastAsia="宋体" w:hAnsi="宋体" w:cs="宋体" w:hint="eastAsia"/>
        </w:rPr>
        <w:t>冲击</w:t>
      </w:r>
      <w:bookmarkEnd w:id="146"/>
    </w:p>
    <w:p w14:paraId="0DE34F11" w14:textId="77777777" w:rsidR="0003613F" w:rsidRDefault="0003613F" w:rsidP="0003613F">
      <w:r w:rsidRPr="0036072F">
        <w:rPr>
          <w:lang w:val="en-CA"/>
        </w:rPr>
        <w:t>ANSI C12.</w:t>
      </w:r>
      <w:r>
        <w:rPr>
          <w:lang w:val="en-CA"/>
        </w:rPr>
        <w:t>1</w:t>
      </w:r>
      <w:r w:rsidRPr="0036072F">
        <w:rPr>
          <w:lang w:val="en-CA"/>
        </w:rPr>
        <w:t xml:space="preserve"> section</w:t>
      </w:r>
      <w:r w:rsidRPr="00BC124D">
        <w:t xml:space="preserve"> </w:t>
      </w:r>
      <w:r w:rsidRPr="00BC124D">
        <w:rPr>
          <w:lang w:val="en-CA"/>
        </w:rPr>
        <w:t>4.7.3.</w:t>
      </w:r>
      <w:r>
        <w:rPr>
          <w:lang w:val="en-CA"/>
        </w:rPr>
        <w:t xml:space="preserve">18, referring </w:t>
      </w:r>
      <w:r>
        <w:rPr>
          <w:rFonts w:hint="eastAsia"/>
        </w:rPr>
        <w:t>I</w:t>
      </w:r>
      <w:r>
        <w:t>EC 60068-2-27:1987</w:t>
      </w:r>
    </w:p>
    <w:p w14:paraId="645D0395" w14:textId="77777777" w:rsidR="0003613F" w:rsidRPr="00790A74" w:rsidRDefault="0003613F" w:rsidP="008A4D17">
      <w:pPr>
        <w:pStyle w:val="a9"/>
        <w:numPr>
          <w:ilvl w:val="0"/>
          <w:numId w:val="14"/>
        </w:numPr>
        <w:spacing w:after="0" w:line="240" w:lineRule="auto"/>
        <w:contextualSpacing w:val="0"/>
        <w:rPr>
          <w:lang w:val="en-CA"/>
        </w:rPr>
      </w:pPr>
      <w:r w:rsidRPr="00790A74">
        <w:rPr>
          <w:lang w:val="en-CA"/>
        </w:rPr>
        <w:t>meter in non-operating condition, without the packing;</w:t>
      </w:r>
    </w:p>
    <w:p w14:paraId="5F5F651C" w14:textId="77777777" w:rsidR="0003613F" w:rsidRPr="00191429" w:rsidRDefault="0003613F" w:rsidP="008A4D17">
      <w:pPr>
        <w:pStyle w:val="a9"/>
        <w:numPr>
          <w:ilvl w:val="0"/>
          <w:numId w:val="14"/>
        </w:numPr>
        <w:spacing w:after="0" w:line="240" w:lineRule="auto"/>
        <w:contextualSpacing w:val="0"/>
        <w:rPr>
          <w:lang w:val="en-CA"/>
        </w:rPr>
      </w:pPr>
      <w:r w:rsidRPr="00191429">
        <w:rPr>
          <w:rFonts w:hint="eastAsia"/>
          <w:lang w:val="en-CA"/>
        </w:rPr>
        <w:t>P</w:t>
      </w:r>
      <w:r w:rsidRPr="00191429">
        <w:rPr>
          <w:lang w:val="en-CA"/>
        </w:rPr>
        <w:t xml:space="preserve">ulse shape: half-sine; </w:t>
      </w:r>
      <w:r>
        <w:rPr>
          <w:lang w:val="en-CA"/>
        </w:rPr>
        <w:t>for 18 shocks</w:t>
      </w:r>
    </w:p>
    <w:p w14:paraId="69B6D848" w14:textId="77777777" w:rsidR="0003613F" w:rsidRPr="000728C8" w:rsidRDefault="0003613F" w:rsidP="008A4D17">
      <w:pPr>
        <w:pStyle w:val="a9"/>
        <w:numPr>
          <w:ilvl w:val="0"/>
          <w:numId w:val="14"/>
        </w:numPr>
        <w:spacing w:after="0" w:line="240" w:lineRule="auto"/>
        <w:contextualSpacing w:val="0"/>
        <w:rPr>
          <w:lang w:val="en-CA"/>
        </w:rPr>
      </w:pPr>
      <w:r w:rsidRPr="00191429">
        <w:rPr>
          <w:lang w:val="en-CA"/>
        </w:rPr>
        <w:t>peak acceleration:</w:t>
      </w:r>
      <w:r w:rsidRPr="003D440F">
        <w:rPr>
          <w:lang w:val="en-CA"/>
        </w:rPr>
        <w:t xml:space="preserve"> </w:t>
      </w:r>
      <w:r w:rsidRPr="0014799A">
        <w:rPr>
          <w:lang w:val="en-CA"/>
        </w:rPr>
        <w:t>15 g (150 m/s2)</w:t>
      </w:r>
    </w:p>
    <w:p w14:paraId="26943EB0" w14:textId="77777777" w:rsidR="0003613F" w:rsidRDefault="0003613F" w:rsidP="008A4D17">
      <w:pPr>
        <w:pStyle w:val="a9"/>
        <w:numPr>
          <w:ilvl w:val="0"/>
          <w:numId w:val="14"/>
        </w:numPr>
        <w:spacing w:after="0" w:line="240" w:lineRule="auto"/>
        <w:contextualSpacing w:val="0"/>
        <w:rPr>
          <w:lang w:val="en-CA"/>
        </w:rPr>
      </w:pPr>
      <w:r w:rsidRPr="0067569B">
        <w:rPr>
          <w:lang w:val="en-CA"/>
        </w:rPr>
        <w:t>pulse duration: 1</w:t>
      </w:r>
      <w:r>
        <w:rPr>
          <w:lang w:val="en-CA"/>
        </w:rPr>
        <w:t>1</w:t>
      </w:r>
      <w:r w:rsidRPr="0067569B">
        <w:rPr>
          <w:lang w:val="en-CA"/>
        </w:rPr>
        <w:t>ms</w:t>
      </w:r>
    </w:p>
    <w:p w14:paraId="2035BB6F" w14:textId="77777777" w:rsidR="0003613F" w:rsidRPr="005F0050" w:rsidRDefault="0003613F" w:rsidP="0003613F">
      <w:pPr>
        <w:rPr>
          <w:lang w:val="en-CA"/>
        </w:rPr>
      </w:pPr>
    </w:p>
    <w:p w14:paraId="48644E77" w14:textId="77777777" w:rsidR="0003613F" w:rsidRDefault="0003613F" w:rsidP="0003613F">
      <w:r w:rsidRPr="009909BA">
        <w:rPr>
          <w:lang w:val="en-CA"/>
        </w:rPr>
        <w:t>EN 50470-1</w:t>
      </w:r>
      <w:r>
        <w:rPr>
          <w:lang w:val="en-CA"/>
        </w:rPr>
        <w:t xml:space="preserve"> section 5.2.2.2</w:t>
      </w:r>
      <w:r>
        <w:t xml:space="preserve"> (</w:t>
      </w:r>
      <w:r w:rsidRPr="00995CC3">
        <w:t>EN 60068-2-27 Test Ea</w:t>
      </w:r>
      <w:r>
        <w:t>)</w:t>
      </w:r>
    </w:p>
    <w:p w14:paraId="4B230D76" w14:textId="77777777" w:rsidR="0003613F" w:rsidRPr="00790A74" w:rsidRDefault="0003613F" w:rsidP="008A4D17">
      <w:pPr>
        <w:pStyle w:val="a9"/>
        <w:numPr>
          <w:ilvl w:val="0"/>
          <w:numId w:val="14"/>
        </w:numPr>
        <w:spacing w:after="0" w:line="240" w:lineRule="auto"/>
        <w:contextualSpacing w:val="0"/>
        <w:rPr>
          <w:lang w:val="en-CA"/>
        </w:rPr>
      </w:pPr>
      <w:r w:rsidRPr="00790A74">
        <w:rPr>
          <w:lang w:val="en-CA"/>
        </w:rPr>
        <w:t>meter in non-operating condition, without the packing;</w:t>
      </w:r>
    </w:p>
    <w:p w14:paraId="1AC846BB" w14:textId="77777777" w:rsidR="0003613F" w:rsidRPr="00191429" w:rsidRDefault="0003613F" w:rsidP="008A4D17">
      <w:pPr>
        <w:pStyle w:val="a9"/>
        <w:numPr>
          <w:ilvl w:val="0"/>
          <w:numId w:val="14"/>
        </w:numPr>
        <w:spacing w:after="0" w:line="240" w:lineRule="auto"/>
        <w:contextualSpacing w:val="0"/>
        <w:rPr>
          <w:lang w:val="en-CA"/>
        </w:rPr>
      </w:pPr>
      <w:r w:rsidRPr="00191429">
        <w:rPr>
          <w:rFonts w:hint="eastAsia"/>
          <w:lang w:val="en-CA"/>
        </w:rPr>
        <w:t>P</w:t>
      </w:r>
      <w:r w:rsidRPr="00191429">
        <w:rPr>
          <w:lang w:val="en-CA"/>
        </w:rPr>
        <w:t xml:space="preserve">ulse shape: half-sine; </w:t>
      </w:r>
    </w:p>
    <w:p w14:paraId="104E25C4" w14:textId="77777777" w:rsidR="0003613F" w:rsidRPr="000728C8" w:rsidRDefault="0003613F" w:rsidP="008A4D17">
      <w:pPr>
        <w:pStyle w:val="a9"/>
        <w:numPr>
          <w:ilvl w:val="0"/>
          <w:numId w:val="14"/>
        </w:numPr>
        <w:spacing w:after="0" w:line="240" w:lineRule="auto"/>
        <w:contextualSpacing w:val="0"/>
        <w:rPr>
          <w:lang w:val="en-CA"/>
        </w:rPr>
      </w:pPr>
      <w:r w:rsidRPr="00191429">
        <w:rPr>
          <w:lang w:val="en-CA"/>
        </w:rPr>
        <w:t>peak acceleration:</w:t>
      </w:r>
      <w:r w:rsidRPr="003D440F">
        <w:rPr>
          <w:lang w:val="en-CA"/>
        </w:rPr>
        <w:t xml:space="preserve"> 30 g (300 m</w:t>
      </w:r>
      <w:r w:rsidRPr="00AF6E43">
        <w:rPr>
          <w:rFonts w:hint="eastAsia"/>
          <w:lang w:val="en-CA"/>
        </w:rPr>
        <w:t>s</w:t>
      </w:r>
      <w:r w:rsidRPr="000728C8">
        <w:rPr>
          <w:lang w:val="en-CA"/>
        </w:rPr>
        <w:t xml:space="preserve">-2); </w:t>
      </w:r>
    </w:p>
    <w:p w14:paraId="210B7BAA" w14:textId="77777777" w:rsidR="0003613F" w:rsidRDefault="0003613F" w:rsidP="008A4D17">
      <w:pPr>
        <w:pStyle w:val="a9"/>
        <w:numPr>
          <w:ilvl w:val="0"/>
          <w:numId w:val="14"/>
        </w:numPr>
        <w:spacing w:after="0" w:line="240" w:lineRule="auto"/>
        <w:contextualSpacing w:val="0"/>
        <w:rPr>
          <w:lang w:val="en-CA"/>
        </w:rPr>
      </w:pPr>
      <w:r w:rsidRPr="0067569B">
        <w:rPr>
          <w:lang w:val="en-CA"/>
        </w:rPr>
        <w:t>pulse duration: 18ms</w:t>
      </w:r>
    </w:p>
    <w:p w14:paraId="5093E9B8" w14:textId="77777777" w:rsidR="0003613F" w:rsidRDefault="0003613F" w:rsidP="0003613F">
      <w:pPr>
        <w:rPr>
          <w:lang w:val="en-CA"/>
        </w:rPr>
      </w:pPr>
      <w:r>
        <w:rPr>
          <w:rFonts w:hint="eastAsia"/>
          <w:lang w:val="en-CA"/>
        </w:rPr>
        <w:t>A</w:t>
      </w:r>
      <w:r>
        <w:rPr>
          <w:lang w:val="en-CA"/>
        </w:rPr>
        <w:t xml:space="preserve">fter test, meter shall not exceed error shift </w:t>
      </w:r>
      <w:r w:rsidRPr="00054907">
        <w:rPr>
          <w:rFonts w:hint="eastAsia"/>
          <w:lang w:val="en-CA"/>
        </w:rPr>
        <w:t>±</w:t>
      </w:r>
      <w:r>
        <w:rPr>
          <w:lang w:val="en-CA"/>
        </w:rPr>
        <w:t>0.1%</w:t>
      </w:r>
    </w:p>
    <w:p w14:paraId="557A2430" w14:textId="77777777" w:rsidR="0003613F" w:rsidRPr="00852DED" w:rsidRDefault="0003613F" w:rsidP="0003613F"/>
    <w:p w14:paraId="49CB384D" w14:textId="75D8ED2A" w:rsidR="0003613F" w:rsidRDefault="0003613F" w:rsidP="0003613F">
      <w:pPr>
        <w:pStyle w:val="2"/>
      </w:pPr>
      <w:bookmarkStart w:id="147" w:name="_Toc83830675"/>
      <w:bookmarkStart w:id="148" w:name="_Toc119438495"/>
      <w:bookmarkStart w:id="149" w:name="_Toc173749036"/>
      <w:r>
        <w:t xml:space="preserve">5.3 </w:t>
      </w:r>
      <w:bookmarkEnd w:id="147"/>
      <w:bookmarkEnd w:id="148"/>
      <w:r w:rsidR="00437ADE">
        <w:rPr>
          <w:rFonts w:eastAsia="宋体" w:hint="eastAsia"/>
        </w:rPr>
        <w:t>防护等级要求</w:t>
      </w:r>
      <w:bookmarkEnd w:id="149"/>
    </w:p>
    <w:p w14:paraId="143BCD46" w14:textId="77777777" w:rsidR="0003613F" w:rsidRPr="00AA4F05" w:rsidRDefault="0003613F" w:rsidP="008A4D17">
      <w:pPr>
        <w:pStyle w:val="a9"/>
        <w:numPr>
          <w:ilvl w:val="0"/>
          <w:numId w:val="15"/>
        </w:numPr>
        <w:spacing w:after="0" w:line="240" w:lineRule="auto"/>
        <w:contextualSpacing w:val="0"/>
        <w:rPr>
          <w:highlight w:val="yellow"/>
        </w:rPr>
      </w:pPr>
      <w:r w:rsidRPr="00AA4F05">
        <w:rPr>
          <w:rFonts w:hint="eastAsia"/>
          <w:highlight w:val="yellow"/>
        </w:rPr>
        <w:t>I</w:t>
      </w:r>
      <w:r w:rsidRPr="00AA4F05">
        <w:rPr>
          <w:highlight w:val="yellow"/>
        </w:rPr>
        <w:t>P41</w:t>
      </w:r>
    </w:p>
    <w:p w14:paraId="553EAE1A" w14:textId="77777777" w:rsidR="0003613F" w:rsidRPr="00AA4F05" w:rsidRDefault="0003613F" w:rsidP="008A4D17">
      <w:pPr>
        <w:pStyle w:val="a9"/>
        <w:numPr>
          <w:ilvl w:val="0"/>
          <w:numId w:val="15"/>
        </w:numPr>
        <w:spacing w:after="0" w:line="240" w:lineRule="auto"/>
        <w:contextualSpacing w:val="0"/>
        <w:rPr>
          <w:highlight w:val="yellow"/>
        </w:rPr>
      </w:pPr>
      <w:r w:rsidRPr="00AA4F05">
        <w:rPr>
          <w:rFonts w:hint="eastAsia"/>
          <w:highlight w:val="yellow"/>
        </w:rPr>
        <w:t>I</w:t>
      </w:r>
      <w:r w:rsidRPr="00AA4F05">
        <w:rPr>
          <w:highlight w:val="yellow"/>
        </w:rPr>
        <w:t>P54 for front-end HMI</w:t>
      </w:r>
    </w:p>
    <w:p w14:paraId="60A9F3B6" w14:textId="77777777" w:rsidR="0003613F" w:rsidRDefault="0003613F" w:rsidP="0003613F"/>
    <w:p w14:paraId="72F765E8" w14:textId="77777777" w:rsidR="0003613F" w:rsidRDefault="0003613F" w:rsidP="0003613F">
      <w:r>
        <w:rPr>
          <w:rFonts w:hint="eastAsia"/>
        </w:rPr>
        <w:t>R</w:t>
      </w:r>
      <w:r>
        <w:t>eference</w:t>
      </w:r>
    </w:p>
    <w:p w14:paraId="180D587D" w14:textId="77777777" w:rsidR="0003613F" w:rsidRPr="00852DED" w:rsidRDefault="0003613F" w:rsidP="008A4D17">
      <w:pPr>
        <w:pStyle w:val="a9"/>
        <w:numPr>
          <w:ilvl w:val="0"/>
          <w:numId w:val="15"/>
        </w:numPr>
        <w:spacing w:after="0" w:line="240" w:lineRule="auto"/>
        <w:contextualSpacing w:val="0"/>
      </w:pPr>
      <w:r w:rsidRPr="007C5BEF">
        <w:t>EN 50470-1</w:t>
      </w:r>
      <w:r>
        <w:t xml:space="preserve"> section 5.9</w:t>
      </w:r>
    </w:p>
    <w:p w14:paraId="530879C4" w14:textId="77777777" w:rsidR="0003613F" w:rsidRDefault="0003613F" w:rsidP="008A4D17">
      <w:pPr>
        <w:pStyle w:val="a9"/>
        <w:numPr>
          <w:ilvl w:val="1"/>
          <w:numId w:val="15"/>
        </w:numPr>
        <w:spacing w:after="0" w:line="240" w:lineRule="auto"/>
        <w:contextualSpacing w:val="0"/>
      </w:pPr>
      <w:r>
        <w:t>indoor meters IP51</w:t>
      </w:r>
    </w:p>
    <w:p w14:paraId="0734438D" w14:textId="77777777" w:rsidR="0003613F" w:rsidRDefault="0003613F" w:rsidP="008A4D17">
      <w:pPr>
        <w:pStyle w:val="a9"/>
        <w:numPr>
          <w:ilvl w:val="1"/>
          <w:numId w:val="15"/>
        </w:numPr>
        <w:spacing w:after="0" w:line="240" w:lineRule="auto"/>
        <w:contextualSpacing w:val="0"/>
      </w:pPr>
      <w:r>
        <w:t>outdoor meter: IP54</w:t>
      </w:r>
    </w:p>
    <w:p w14:paraId="7B10288C" w14:textId="7B4E83E2" w:rsidR="0003613F" w:rsidRDefault="0003613F" w:rsidP="0003613F">
      <w:pPr>
        <w:pStyle w:val="2"/>
      </w:pPr>
      <w:bookmarkStart w:id="150" w:name="_Toc83830676"/>
      <w:bookmarkStart w:id="151" w:name="_Toc119438496"/>
      <w:bookmarkStart w:id="152" w:name="_Toc173749037"/>
      <w:r>
        <w:t xml:space="preserve">5.4 </w:t>
      </w:r>
      <w:bookmarkEnd w:id="150"/>
      <w:bookmarkEnd w:id="151"/>
      <w:r w:rsidR="000E4FE2">
        <w:rPr>
          <w:rFonts w:ascii="宋体" w:eastAsia="宋体" w:hAnsi="宋体" w:cs="宋体" w:hint="eastAsia"/>
        </w:rPr>
        <w:t>外壳标记</w:t>
      </w:r>
      <w:bookmarkEnd w:id="152"/>
    </w:p>
    <w:p w14:paraId="35F08922" w14:textId="77777777" w:rsidR="0003613F" w:rsidRDefault="0003613F" w:rsidP="0003613F">
      <w:pPr>
        <w:spacing w:before="100" w:beforeAutospacing="1" w:after="100" w:afterAutospacing="1"/>
        <w:rPr>
          <w:lang w:val="en-CA"/>
        </w:rPr>
      </w:pPr>
      <w:r>
        <w:rPr>
          <w:rFonts w:hint="eastAsia"/>
          <w:lang w:val="en-CA"/>
        </w:rPr>
        <w:t>R</w:t>
      </w:r>
      <w:r>
        <w:rPr>
          <w:lang w:val="en-CA"/>
        </w:rPr>
        <w:t>eference</w:t>
      </w:r>
    </w:p>
    <w:p w14:paraId="67C9A402" w14:textId="77777777" w:rsidR="0003613F" w:rsidRPr="003C0510" w:rsidRDefault="0003613F" w:rsidP="008A4D17">
      <w:pPr>
        <w:pStyle w:val="a9"/>
        <w:numPr>
          <w:ilvl w:val="0"/>
          <w:numId w:val="17"/>
        </w:numPr>
        <w:spacing w:before="100" w:beforeAutospacing="1" w:after="100" w:afterAutospacing="1" w:line="240" w:lineRule="auto"/>
        <w:contextualSpacing w:val="0"/>
        <w:rPr>
          <w:rFonts w:eastAsia="Times New Roman"/>
          <w:lang w:val="en-CA"/>
        </w:rPr>
      </w:pPr>
      <w:r w:rsidRPr="00673925">
        <w:t>ANSI C12.1-2014</w:t>
      </w:r>
      <w:r>
        <w:t xml:space="preserve"> section </w:t>
      </w:r>
      <w:r w:rsidRPr="001D18AB">
        <w:t>B.12.2.11</w:t>
      </w:r>
    </w:p>
    <w:p w14:paraId="3DA5C595" w14:textId="77777777" w:rsidR="0003613F" w:rsidRDefault="0003613F" w:rsidP="008A4D17">
      <w:pPr>
        <w:pStyle w:val="a9"/>
        <w:numPr>
          <w:ilvl w:val="0"/>
          <w:numId w:val="17"/>
        </w:numPr>
        <w:spacing w:before="100" w:beforeAutospacing="1" w:after="100" w:afterAutospacing="1" w:line="240" w:lineRule="auto"/>
        <w:contextualSpacing w:val="0"/>
        <w:rPr>
          <w:rFonts w:eastAsia="Times New Roman"/>
          <w:lang w:val="en-CA"/>
        </w:rPr>
      </w:pPr>
      <w:r w:rsidRPr="003C0510">
        <w:rPr>
          <w:rFonts w:eastAsia="Times New Roman"/>
          <w:lang w:val="en-CA"/>
        </w:rPr>
        <w:t>ANSI C12.20-2015</w:t>
      </w:r>
      <w:r>
        <w:rPr>
          <w:rFonts w:eastAsia="Times New Roman"/>
          <w:lang w:val="en-CA"/>
        </w:rPr>
        <w:t xml:space="preserve"> section </w:t>
      </w:r>
      <w:r w:rsidRPr="003C0510">
        <w:rPr>
          <w:rFonts w:eastAsia="Times New Roman"/>
          <w:lang w:val="en-CA"/>
        </w:rPr>
        <w:t>4.7</w:t>
      </w:r>
    </w:p>
    <w:p w14:paraId="1B99AB57" w14:textId="77777777" w:rsidR="0003613F" w:rsidRPr="00237B77" w:rsidRDefault="0003613F" w:rsidP="008A4D17">
      <w:pPr>
        <w:pStyle w:val="a9"/>
        <w:numPr>
          <w:ilvl w:val="0"/>
          <w:numId w:val="17"/>
        </w:numPr>
        <w:spacing w:before="100" w:beforeAutospacing="1" w:after="100" w:afterAutospacing="1" w:line="240" w:lineRule="auto"/>
        <w:contextualSpacing w:val="0"/>
        <w:rPr>
          <w:rFonts w:eastAsia="Times New Roman"/>
          <w:lang w:val="en-CA"/>
        </w:rPr>
      </w:pPr>
      <w:r w:rsidRPr="00562881">
        <w:rPr>
          <w:rFonts w:eastAsia="Times New Roman"/>
          <w:lang w:val="en-CA"/>
        </w:rPr>
        <w:t>EN 50470-1:2006</w:t>
      </w:r>
      <w:r>
        <w:rPr>
          <w:rFonts w:eastAsia="Times New Roman"/>
          <w:lang w:val="en-CA"/>
        </w:rPr>
        <w:t xml:space="preserve"> section 5.12</w:t>
      </w:r>
    </w:p>
    <w:p w14:paraId="714EE3A5" w14:textId="77777777" w:rsidR="0003613F" w:rsidRPr="00852DED" w:rsidRDefault="0003613F" w:rsidP="008A4D17">
      <w:pPr>
        <w:pStyle w:val="a9"/>
        <w:numPr>
          <w:ilvl w:val="0"/>
          <w:numId w:val="17"/>
        </w:numPr>
        <w:spacing w:before="100" w:beforeAutospacing="1" w:after="100" w:afterAutospacing="1" w:line="240" w:lineRule="auto"/>
        <w:contextualSpacing w:val="0"/>
        <w:rPr>
          <w:rFonts w:eastAsia="Times New Roman"/>
          <w:lang w:val="en-CA"/>
        </w:rPr>
      </w:pPr>
      <w:r w:rsidRPr="00D93CE5">
        <w:rPr>
          <w:lang w:val="en-CA"/>
        </w:rPr>
        <w:t>LMB-EG-07</w:t>
      </w:r>
      <w:r>
        <w:rPr>
          <w:lang w:val="en-CA"/>
        </w:rPr>
        <w:t xml:space="preserve"> section 3-4, section 6-3</w:t>
      </w:r>
    </w:p>
    <w:p w14:paraId="7A80363C" w14:textId="77777777" w:rsidR="0003613F" w:rsidRPr="00E01295" w:rsidRDefault="0003613F" w:rsidP="008A4D17">
      <w:pPr>
        <w:pStyle w:val="a9"/>
        <w:numPr>
          <w:ilvl w:val="0"/>
          <w:numId w:val="17"/>
        </w:numPr>
        <w:spacing w:before="100" w:beforeAutospacing="1" w:after="100" w:afterAutospacing="1" w:line="240" w:lineRule="auto"/>
        <w:contextualSpacing w:val="0"/>
      </w:pPr>
      <w:r w:rsidRPr="00A8625B">
        <w:rPr>
          <w:rFonts w:eastAsia="Times New Roman"/>
          <w:lang w:val="en-CA"/>
        </w:rPr>
        <w:t>S-E-06</w:t>
      </w:r>
      <w:r>
        <w:rPr>
          <w:rFonts w:eastAsia="Times New Roman"/>
          <w:lang w:val="en-CA"/>
        </w:rPr>
        <w:t xml:space="preserve"> section </w:t>
      </w:r>
      <w:r w:rsidRPr="00033723">
        <w:rPr>
          <w:rFonts w:eastAsia="Times New Roman"/>
          <w:lang w:val="en-CA"/>
        </w:rPr>
        <w:t>5.3.10</w:t>
      </w:r>
      <w:r>
        <w:rPr>
          <w:rFonts w:eastAsia="Times New Roman"/>
          <w:lang w:val="en-CA"/>
        </w:rPr>
        <w:t xml:space="preserve">, </w:t>
      </w:r>
      <w:r w:rsidRPr="000D0ACD">
        <w:rPr>
          <w:rFonts w:eastAsia="Times New Roman"/>
          <w:lang w:val="en-CA"/>
        </w:rPr>
        <w:t>5.6.5</w:t>
      </w:r>
    </w:p>
    <w:p w14:paraId="23ADA165" w14:textId="77777777" w:rsidR="0003613F" w:rsidRDefault="0003613F" w:rsidP="0003613F">
      <w:pPr>
        <w:pStyle w:val="3"/>
      </w:pPr>
      <w:bookmarkStart w:id="153" w:name="_Toc83830677"/>
      <w:bookmarkStart w:id="154" w:name="_Toc119438497"/>
      <w:bookmarkStart w:id="155" w:name="_Toc173749038"/>
      <w:r>
        <w:t>5.4.1 Silkscreen print</w:t>
      </w:r>
      <w:bookmarkEnd w:id="153"/>
      <w:bookmarkEnd w:id="154"/>
      <w:bookmarkEnd w:id="155"/>
    </w:p>
    <w:p w14:paraId="5715746F" w14:textId="77777777" w:rsidR="0003613F" w:rsidRDefault="0003613F" w:rsidP="008A4D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>
        <w:rPr>
          <w:rFonts w:eastAsia="Times New Roman"/>
          <w:lang w:val="en-CA"/>
        </w:rPr>
        <w:t>Manufacture name and logo</w:t>
      </w:r>
    </w:p>
    <w:p w14:paraId="6D20B0DF" w14:textId="77777777" w:rsidR="0003613F" w:rsidRDefault="0003613F" w:rsidP="008A4D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>
        <w:rPr>
          <w:rFonts w:eastAsia="Times New Roman"/>
          <w:lang w:val="en-CA"/>
        </w:rPr>
        <w:t>Model</w:t>
      </w:r>
    </w:p>
    <w:p w14:paraId="1A2E4018" w14:textId="77777777" w:rsidR="0003613F" w:rsidRDefault="0003613F" w:rsidP="008A4D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>
        <w:rPr>
          <w:rFonts w:eastAsia="Times New Roman"/>
          <w:lang w:val="en-CA"/>
        </w:rPr>
        <w:t>Connector text</w:t>
      </w:r>
    </w:p>
    <w:p w14:paraId="7B5D8D8A" w14:textId="77777777" w:rsidR="0003613F" w:rsidRDefault="0003613F" w:rsidP="008A4D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>
        <w:rPr>
          <w:rFonts w:eastAsia="Times New Roman"/>
          <w:lang w:val="en-CA"/>
        </w:rPr>
        <w:t>Button and LED</w:t>
      </w:r>
    </w:p>
    <w:p w14:paraId="4F0BE982" w14:textId="77777777" w:rsidR="0003613F" w:rsidRDefault="0003613F" w:rsidP="008A4D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 w:rsidRPr="00483918">
        <w:rPr>
          <w:rFonts w:eastAsia="Times New Roman"/>
          <w:lang w:val="en-CA"/>
        </w:rPr>
        <w:t>Temperature or Environmental Category</w:t>
      </w:r>
    </w:p>
    <w:p w14:paraId="1709FC2B" w14:textId="77777777" w:rsidR="0003613F" w:rsidRPr="00852DED" w:rsidRDefault="0003613F" w:rsidP="008A4D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trike/>
          <w:lang w:val="en-CA"/>
        </w:rPr>
      </w:pPr>
      <w:r w:rsidRPr="00852DED">
        <w:rPr>
          <w:rFonts w:eastAsia="Times New Roman"/>
          <w:strike/>
          <w:lang w:val="en-CA"/>
        </w:rPr>
        <w:t>auxiliary voltage</w:t>
      </w:r>
    </w:p>
    <w:p w14:paraId="751BAC39" w14:textId="77777777" w:rsidR="0003613F" w:rsidRPr="00852DED" w:rsidRDefault="0003613F" w:rsidP="008A4D17">
      <w:pPr>
        <w:pStyle w:val="a9"/>
        <w:widowControl w:val="0"/>
        <w:numPr>
          <w:ilvl w:val="0"/>
          <w:numId w:val="19"/>
        </w:numPr>
        <w:spacing w:after="0" w:line="240" w:lineRule="auto"/>
        <w:contextualSpacing w:val="0"/>
        <w:jc w:val="both"/>
      </w:pPr>
      <w:r>
        <w:t>for insulating encased meters of protective class II, the sign of the double square</w:t>
      </w:r>
      <w:r w:rsidRPr="0049386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E7E2BD1" wp14:editId="6963B7A8">
            <wp:extent cx="419100" cy="533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0629" w14:textId="77777777" w:rsidR="0003613F" w:rsidRDefault="0003613F" w:rsidP="0003613F">
      <w:pPr>
        <w:pStyle w:val="3"/>
      </w:pPr>
      <w:bookmarkStart w:id="156" w:name="_Toc83830678"/>
      <w:bookmarkStart w:id="157" w:name="_Toc119438498"/>
      <w:bookmarkStart w:id="158" w:name="_Toc173749039"/>
      <w:r>
        <w:t>5.4.2 Print label</w:t>
      </w:r>
      <w:bookmarkEnd w:id="156"/>
      <w:bookmarkEnd w:id="157"/>
      <w:bookmarkEnd w:id="158"/>
    </w:p>
    <w:p w14:paraId="59182BAF" w14:textId="77777777" w:rsidR="0003613F" w:rsidRDefault="0003613F" w:rsidP="008A4D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>
        <w:rPr>
          <w:rFonts w:eastAsia="Times New Roman"/>
          <w:lang w:val="en-CA"/>
        </w:rPr>
        <w:t>Order option</w:t>
      </w:r>
    </w:p>
    <w:p w14:paraId="0F50BBC8" w14:textId="77777777" w:rsidR="0003613F" w:rsidRDefault="0003613F" w:rsidP="008A4D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>
        <w:rPr>
          <w:rFonts w:eastAsia="Times New Roman"/>
          <w:lang w:val="en-CA"/>
        </w:rPr>
        <w:t>Serial Number and Year of manufacture</w:t>
      </w:r>
    </w:p>
    <w:p w14:paraId="2740AE04" w14:textId="77777777" w:rsidR="0003613F" w:rsidRDefault="0003613F" w:rsidP="008A4D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 w:rsidRPr="00275E71">
        <w:rPr>
          <w:rFonts w:eastAsia="Times New Roman"/>
          <w:lang w:val="en-CA"/>
        </w:rPr>
        <w:t>Power supply type</w:t>
      </w:r>
    </w:p>
    <w:p w14:paraId="7760986E" w14:textId="77777777" w:rsidR="0003613F" w:rsidRPr="00772B19" w:rsidRDefault="0003613F" w:rsidP="008A4D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>
        <w:rPr>
          <w:rFonts w:hint="eastAsia"/>
          <w:lang w:val="en-CA"/>
        </w:rPr>
        <w:t>V</w:t>
      </w:r>
      <w:r>
        <w:rPr>
          <w:lang w:val="en-CA"/>
        </w:rPr>
        <w:t>min to Vmax</w:t>
      </w:r>
    </w:p>
    <w:p w14:paraId="4FC4B104" w14:textId="77777777" w:rsidR="0003613F" w:rsidRPr="006535AB" w:rsidRDefault="0003613F" w:rsidP="008A4D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>
        <w:rPr>
          <w:lang w:val="en-CA"/>
        </w:rPr>
        <w:t xml:space="preserve">Imin to </w:t>
      </w:r>
      <w:r>
        <w:rPr>
          <w:rFonts w:hint="eastAsia"/>
          <w:lang w:val="en-CA"/>
        </w:rPr>
        <w:t>I</w:t>
      </w:r>
      <w:r>
        <w:rPr>
          <w:lang w:val="en-CA"/>
        </w:rPr>
        <w:t>max</w:t>
      </w:r>
    </w:p>
    <w:p w14:paraId="47C7C670" w14:textId="77777777" w:rsidR="0003613F" w:rsidRPr="00852DED" w:rsidRDefault="0003613F" w:rsidP="008A4D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 w:rsidRPr="006535AB">
        <w:rPr>
          <w:rFonts w:eastAsia="Times New Roman"/>
          <w:lang w:val="en-CA"/>
        </w:rPr>
        <w:lastRenderedPageBreak/>
        <w:t>reference frequency in Hz</w:t>
      </w:r>
    </w:p>
    <w:p w14:paraId="56148450" w14:textId="77777777" w:rsidR="0003613F" w:rsidRPr="00772B19" w:rsidRDefault="0003613F" w:rsidP="008A4D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 w:rsidRPr="00F1701F">
        <w:rPr>
          <w:rFonts w:eastAsia="Times New Roman"/>
          <w:lang w:val="en-CA"/>
        </w:rPr>
        <w:t>Current transformer rating</w:t>
      </w:r>
    </w:p>
    <w:p w14:paraId="6C24D1CB" w14:textId="77777777" w:rsidR="0003613F" w:rsidRPr="00772B19" w:rsidRDefault="0003613F" w:rsidP="008A4D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>
        <w:rPr>
          <w:rFonts w:hint="eastAsia"/>
          <w:lang w:val="en-CA"/>
        </w:rPr>
        <w:t>A</w:t>
      </w:r>
      <w:r>
        <w:rPr>
          <w:lang w:val="en-CA"/>
        </w:rPr>
        <w:t>pproval marks (ANSI, MID, MC, UL, CE)</w:t>
      </w:r>
    </w:p>
    <w:p w14:paraId="5B9145B1" w14:textId="77777777" w:rsidR="0003613F" w:rsidRPr="00772B19" w:rsidRDefault="0003613F" w:rsidP="008A4D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>
        <w:rPr>
          <w:rFonts w:hint="eastAsia"/>
          <w:lang w:val="en-CA"/>
        </w:rPr>
        <w:t>M</w:t>
      </w:r>
      <w:r>
        <w:rPr>
          <w:lang w:val="en-CA"/>
        </w:rPr>
        <w:t>eter constant</w:t>
      </w:r>
    </w:p>
    <w:p w14:paraId="6F2B7555" w14:textId="77777777" w:rsidR="0003613F" w:rsidRPr="00772B19" w:rsidRDefault="0003613F" w:rsidP="008A4D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>
        <w:rPr>
          <w:rFonts w:hint="eastAsia"/>
          <w:lang w:val="en-CA"/>
        </w:rPr>
        <w:t>T</w:t>
      </w:r>
      <w:r>
        <w:rPr>
          <w:lang w:val="en-CA"/>
        </w:rPr>
        <w:t>A (=10 Itr)</w:t>
      </w:r>
    </w:p>
    <w:p w14:paraId="71413C81" w14:textId="77777777" w:rsidR="0003613F" w:rsidRPr="00852DED" w:rsidRDefault="0003613F" w:rsidP="008A4D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>
        <w:rPr>
          <w:rFonts w:hint="eastAsia"/>
          <w:lang w:val="en-CA"/>
        </w:rPr>
        <w:t>A</w:t>
      </w:r>
      <w:r>
        <w:rPr>
          <w:lang w:val="en-CA"/>
        </w:rPr>
        <w:t>ccuracy class</w:t>
      </w:r>
    </w:p>
    <w:p w14:paraId="6EBB202A" w14:textId="77777777" w:rsidR="0003613F" w:rsidRPr="00D56FE0" w:rsidRDefault="0003613F" w:rsidP="008A4D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 w:rsidRPr="00D56FE0">
        <w:rPr>
          <w:lang w:val="en-CA"/>
        </w:rPr>
        <w:t>connection mode</w:t>
      </w:r>
      <w:r>
        <w:rPr>
          <w:lang w:val="en-CA"/>
        </w:rPr>
        <w:t>: service configuration</w:t>
      </w:r>
    </w:p>
    <w:p w14:paraId="1BCDDC7A" w14:textId="77777777" w:rsidR="0003613F" w:rsidRPr="00D56FE0" w:rsidRDefault="0003613F" w:rsidP="008A4D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strike/>
          <w:lang w:val="en-CA"/>
        </w:rPr>
      </w:pPr>
      <w:r w:rsidRPr="00D56FE0">
        <w:rPr>
          <w:lang w:val="en-CA"/>
        </w:rPr>
        <w:t>Demand method and demand interval</w:t>
      </w:r>
      <w:r w:rsidRPr="00D56FE0">
        <w:rPr>
          <w:lang w:val="en-CA"/>
        </w:rPr>
        <w:br w:type="page"/>
      </w:r>
    </w:p>
    <w:p w14:paraId="438FF97B" w14:textId="08F57BD2" w:rsidR="0003613F" w:rsidRDefault="0003613F" w:rsidP="0003613F">
      <w:pPr>
        <w:pStyle w:val="1"/>
      </w:pPr>
      <w:bookmarkStart w:id="159" w:name="_Toc83830679"/>
      <w:bookmarkStart w:id="160" w:name="_Toc119438499"/>
      <w:bookmarkStart w:id="161" w:name="_Toc173749040"/>
      <w:r>
        <w:lastRenderedPageBreak/>
        <w:t xml:space="preserve">6 </w:t>
      </w:r>
      <w:bookmarkEnd w:id="159"/>
      <w:bookmarkEnd w:id="160"/>
      <w:r w:rsidR="004C34D0">
        <w:rPr>
          <w:rFonts w:ascii="宋体" w:eastAsia="宋体" w:hAnsi="宋体" w:cs="宋体" w:hint="eastAsia"/>
        </w:rPr>
        <w:t>电气规格</w:t>
      </w:r>
      <w:bookmarkEnd w:id="161"/>
    </w:p>
    <w:p w14:paraId="26F0A217" w14:textId="77777777" w:rsidR="00460781" w:rsidRDefault="00372EFF" w:rsidP="00372EFF">
      <w:pPr>
        <w:pStyle w:val="2"/>
      </w:pPr>
      <w:bookmarkStart w:id="162" w:name="_Toc173749041"/>
      <w:r>
        <w:rPr>
          <w:rFonts w:hint="eastAsia"/>
        </w:rPr>
        <w:t>6.</w:t>
      </w:r>
      <w:r w:rsidR="00A756C5">
        <w:rPr>
          <w:rFonts w:hint="eastAsia"/>
        </w:rPr>
        <w:t>1</w:t>
      </w:r>
      <w:r w:rsidR="00775E94" w:rsidRPr="005D3D9C">
        <w:rPr>
          <w:rFonts w:hint="eastAsia"/>
        </w:rPr>
        <w:t xml:space="preserve"> </w:t>
      </w:r>
      <w:r w:rsidR="00460781">
        <w:rPr>
          <w:rFonts w:hint="eastAsia"/>
        </w:rPr>
        <w:t>电源</w:t>
      </w:r>
      <w:bookmarkEnd w:id="162"/>
    </w:p>
    <w:p w14:paraId="2C438A45" w14:textId="77777777" w:rsidR="00E65823" w:rsidRPr="007C537C" w:rsidRDefault="00E65823" w:rsidP="008A4D17">
      <w:pPr>
        <w:pStyle w:val="a9"/>
        <w:numPr>
          <w:ilvl w:val="0"/>
          <w:numId w:val="83"/>
        </w:numPr>
      </w:pPr>
      <w:r w:rsidRPr="007C537C">
        <w:rPr>
          <w:rFonts w:hint="eastAsia"/>
        </w:rPr>
        <w:t>独立供电或从电压测量取电</w:t>
      </w:r>
    </w:p>
    <w:p w14:paraId="361C3B9B" w14:textId="4A5F3950" w:rsidR="00E65823" w:rsidRPr="007C537C" w:rsidRDefault="00E65823" w:rsidP="008A4D17">
      <w:pPr>
        <w:pStyle w:val="a9"/>
        <w:numPr>
          <w:ilvl w:val="0"/>
          <w:numId w:val="83"/>
        </w:numPr>
      </w:pPr>
      <w:r w:rsidRPr="007C537C">
        <w:rPr>
          <w:rFonts w:hint="eastAsia"/>
        </w:rPr>
        <w:t>必须支持</w:t>
      </w:r>
      <w:r w:rsidR="00215827">
        <w:rPr>
          <w:rFonts w:hint="eastAsia"/>
        </w:rPr>
        <w:t>100</w:t>
      </w:r>
      <w:r w:rsidRPr="007C537C">
        <w:rPr>
          <w:rFonts w:hint="eastAsia"/>
        </w:rPr>
        <w:t>-3</w:t>
      </w:r>
      <w:r w:rsidR="00411922">
        <w:rPr>
          <w:rFonts w:hint="eastAsia"/>
        </w:rPr>
        <w:t>00</w:t>
      </w:r>
      <w:r w:rsidRPr="007C537C">
        <w:rPr>
          <w:rFonts w:hint="eastAsia"/>
        </w:rPr>
        <w:t>VLN</w:t>
      </w:r>
      <w:r w:rsidRPr="007C537C">
        <w:rPr>
          <w:rFonts w:hint="eastAsia"/>
        </w:rPr>
        <w:t>，</w:t>
      </w:r>
      <w:r w:rsidR="00215827">
        <w:rPr>
          <w:rFonts w:hint="eastAsia"/>
        </w:rPr>
        <w:t xml:space="preserve">OVC </w:t>
      </w:r>
      <w:r w:rsidRPr="007C537C">
        <w:rPr>
          <w:rFonts w:hint="eastAsia"/>
        </w:rPr>
        <w:t>III</w:t>
      </w:r>
      <w:r w:rsidRPr="007C537C">
        <w:rPr>
          <w:rFonts w:hint="eastAsia"/>
        </w:rPr>
        <w:t>供电</w:t>
      </w:r>
      <w:r w:rsidR="00411922">
        <w:rPr>
          <w:rFonts w:hint="eastAsia"/>
        </w:rPr>
        <w:t>;</w:t>
      </w:r>
      <w:r w:rsidR="00215827">
        <w:rPr>
          <w:rFonts w:hint="eastAsia"/>
        </w:rPr>
        <w:t>480</w:t>
      </w:r>
      <w:r w:rsidR="00411922">
        <w:rPr>
          <w:rFonts w:hint="eastAsia"/>
        </w:rPr>
        <w:t xml:space="preserve">VLN </w:t>
      </w:r>
      <w:r w:rsidR="00215827">
        <w:rPr>
          <w:rFonts w:hint="eastAsia"/>
        </w:rPr>
        <w:t xml:space="preserve">OVC </w:t>
      </w:r>
      <w:r w:rsidR="00411922">
        <w:rPr>
          <w:rFonts w:hint="eastAsia"/>
        </w:rPr>
        <w:t xml:space="preserve">II </w:t>
      </w:r>
      <w:r w:rsidR="00411922">
        <w:rPr>
          <w:rFonts w:hint="eastAsia"/>
        </w:rPr>
        <w:t>供电</w:t>
      </w:r>
    </w:p>
    <w:p w14:paraId="2B3BB2B5" w14:textId="642A1420" w:rsidR="00E65823" w:rsidRPr="00E65823" w:rsidRDefault="00E65823" w:rsidP="008A4D17">
      <w:pPr>
        <w:pStyle w:val="a9"/>
        <w:numPr>
          <w:ilvl w:val="0"/>
          <w:numId w:val="83"/>
        </w:numPr>
      </w:pPr>
      <w:r w:rsidRPr="007C537C">
        <w:rPr>
          <w:rFonts w:hint="eastAsia"/>
        </w:rPr>
        <w:t>优选支持</w:t>
      </w:r>
      <w:r w:rsidRPr="007C537C">
        <w:rPr>
          <w:rFonts w:hint="eastAsia"/>
        </w:rPr>
        <w:t>480VLL, 600VLL</w:t>
      </w:r>
      <w:r w:rsidR="00215827">
        <w:rPr>
          <w:rFonts w:hint="eastAsia"/>
        </w:rPr>
        <w:t xml:space="preserve"> OVC</w:t>
      </w:r>
      <w:r w:rsidRPr="007C537C">
        <w:rPr>
          <w:rFonts w:hint="eastAsia"/>
        </w:rPr>
        <w:t xml:space="preserve">II </w:t>
      </w:r>
      <w:r w:rsidRPr="007C537C">
        <w:rPr>
          <w:rFonts w:hint="eastAsia"/>
        </w:rPr>
        <w:t>供电</w:t>
      </w:r>
    </w:p>
    <w:p w14:paraId="336B4235" w14:textId="6AD2C84B" w:rsidR="00B760ED" w:rsidRPr="00B760ED" w:rsidRDefault="00F51C59" w:rsidP="009A1B50">
      <w:pPr>
        <w:pStyle w:val="2"/>
      </w:pPr>
      <w:bookmarkStart w:id="163" w:name="_Toc173749042"/>
      <w:r>
        <w:rPr>
          <w:rFonts w:hint="eastAsia"/>
        </w:rPr>
        <w:t xml:space="preserve">6.2 </w:t>
      </w:r>
      <w:r w:rsidR="00775E94" w:rsidRPr="005D3D9C">
        <w:rPr>
          <w:rFonts w:hint="eastAsia"/>
        </w:rPr>
        <w:t>电压输入</w:t>
      </w:r>
      <w:bookmarkEnd w:id="163"/>
    </w:p>
    <w:p w14:paraId="69A745D5" w14:textId="34F7D189" w:rsidR="00775E94" w:rsidRDefault="00775E94" w:rsidP="00775E94">
      <w:pPr>
        <w:widowControl w:val="0"/>
        <w:jc w:val="both"/>
      </w:pPr>
      <w:r>
        <w:rPr>
          <w:rFonts w:hint="eastAsia"/>
        </w:rPr>
        <w:t>电压输入</w:t>
      </w:r>
      <w:r w:rsidR="009A1B50">
        <w:rPr>
          <w:rFonts w:hint="eastAsia"/>
        </w:rPr>
        <w:t>Va/b/c/n</w:t>
      </w:r>
      <w:r>
        <w:rPr>
          <w:rFonts w:hint="eastAsia"/>
        </w:rPr>
        <w:t>用于三相电压测量。</w:t>
      </w:r>
    </w:p>
    <w:p w14:paraId="67497BD0" w14:textId="77777777" w:rsidR="00B760ED" w:rsidRDefault="00B760ED" w:rsidP="008A4D17">
      <w:pPr>
        <w:pStyle w:val="a9"/>
        <w:widowControl w:val="0"/>
        <w:numPr>
          <w:ilvl w:val="0"/>
          <w:numId w:val="4"/>
        </w:numPr>
        <w:spacing w:after="0" w:line="240" w:lineRule="auto"/>
        <w:jc w:val="both"/>
      </w:pPr>
      <w:r>
        <w:rPr>
          <w:rFonts w:hint="eastAsia"/>
        </w:rPr>
        <w:t>必须支持</w:t>
      </w:r>
      <w:r>
        <w:rPr>
          <w:rFonts w:hint="eastAsia"/>
        </w:rPr>
        <w:t>347VLN/600VLL</w:t>
      </w:r>
      <w:r>
        <w:rPr>
          <w:rFonts w:hint="eastAsia"/>
        </w:rPr>
        <w:t>，</w:t>
      </w:r>
      <w:r>
        <w:rPr>
          <w:rFonts w:hint="eastAsia"/>
        </w:rPr>
        <w:t>CAT III</w:t>
      </w:r>
      <w:r>
        <w:rPr>
          <w:rFonts w:hint="eastAsia"/>
        </w:rPr>
        <w:t>。考虑裕量，支持测量到</w:t>
      </w:r>
      <w:r>
        <w:rPr>
          <w:rFonts w:hint="eastAsia"/>
        </w:rPr>
        <w:t xml:space="preserve">110% </w:t>
      </w:r>
      <w:r>
        <w:rPr>
          <w:rFonts w:hint="eastAsia"/>
        </w:rPr>
        <w:t>（</w:t>
      </w:r>
      <w:r>
        <w:rPr>
          <w:rFonts w:hint="eastAsia"/>
        </w:rPr>
        <w:t>382VLN/660VLL</w:t>
      </w:r>
      <w:r>
        <w:rPr>
          <w:rFonts w:hint="eastAsia"/>
        </w:rPr>
        <w:t>）</w:t>
      </w:r>
    </w:p>
    <w:p w14:paraId="091FC68A" w14:textId="77777777" w:rsidR="00B760ED" w:rsidRDefault="00B760ED" w:rsidP="008A4D17">
      <w:pPr>
        <w:pStyle w:val="a9"/>
        <w:widowControl w:val="0"/>
        <w:numPr>
          <w:ilvl w:val="0"/>
          <w:numId w:val="4"/>
        </w:numPr>
        <w:spacing w:after="0" w:line="240" w:lineRule="auto"/>
        <w:jc w:val="both"/>
      </w:pPr>
      <w:r>
        <w:rPr>
          <w:rFonts w:hint="eastAsia"/>
        </w:rPr>
        <w:t>优选支持</w:t>
      </w:r>
      <w:r>
        <w:rPr>
          <w:rFonts w:hint="eastAsia"/>
        </w:rPr>
        <w:t xml:space="preserve"> 400VLN/690VLL, CAT III. </w:t>
      </w:r>
      <w:r>
        <w:rPr>
          <w:rFonts w:hint="eastAsia"/>
        </w:rPr>
        <w:t>考虑裕量，支持测量到</w:t>
      </w:r>
      <w:r>
        <w:rPr>
          <w:rFonts w:hint="eastAsia"/>
        </w:rPr>
        <w:t xml:space="preserve">110% </w:t>
      </w:r>
      <w:r>
        <w:rPr>
          <w:rFonts w:hint="eastAsia"/>
        </w:rPr>
        <w:t>（</w:t>
      </w:r>
      <w:r>
        <w:rPr>
          <w:rFonts w:hint="eastAsia"/>
        </w:rPr>
        <w:t>440VLN/760VLL</w:t>
      </w:r>
      <w:r>
        <w:rPr>
          <w:rFonts w:hint="eastAsia"/>
        </w:rPr>
        <w:t>）</w:t>
      </w:r>
    </w:p>
    <w:p w14:paraId="7F374C7C" w14:textId="47BD2E16" w:rsidR="00372EFF" w:rsidRDefault="00372EFF" w:rsidP="008A4D17">
      <w:pPr>
        <w:pStyle w:val="a9"/>
        <w:widowControl w:val="0"/>
        <w:numPr>
          <w:ilvl w:val="0"/>
          <w:numId w:val="4"/>
        </w:numPr>
        <w:spacing w:after="0" w:line="240" w:lineRule="auto"/>
        <w:jc w:val="both"/>
      </w:pPr>
      <w:r>
        <w:rPr>
          <w:rFonts w:hint="eastAsia"/>
        </w:rPr>
        <w:t>额定电压：</w:t>
      </w:r>
      <w:r>
        <w:rPr>
          <w:rFonts w:hint="eastAsia"/>
        </w:rPr>
        <w:t>69 V</w:t>
      </w:r>
      <w:r w:rsidR="00B15D34">
        <w:rPr>
          <w:rFonts w:hint="eastAsia"/>
        </w:rPr>
        <w:t>LN</w:t>
      </w:r>
      <w:r>
        <w:rPr>
          <w:rFonts w:hint="eastAsia"/>
        </w:rPr>
        <w:t>, 120V</w:t>
      </w:r>
      <w:r w:rsidR="00B15D34">
        <w:rPr>
          <w:rFonts w:hint="eastAsia"/>
        </w:rPr>
        <w:t>LN</w:t>
      </w:r>
      <w:r>
        <w:rPr>
          <w:rFonts w:hint="eastAsia"/>
        </w:rPr>
        <w:t>, 230V</w:t>
      </w:r>
      <w:r w:rsidR="00B15D34">
        <w:rPr>
          <w:rFonts w:hint="eastAsia"/>
        </w:rPr>
        <w:t>LN</w:t>
      </w:r>
      <w:r>
        <w:rPr>
          <w:rFonts w:hint="eastAsia"/>
        </w:rPr>
        <w:t>, 347V</w:t>
      </w:r>
      <w:r w:rsidR="00B15D34">
        <w:rPr>
          <w:rFonts w:hint="eastAsia"/>
        </w:rPr>
        <w:t>LN</w:t>
      </w:r>
    </w:p>
    <w:p w14:paraId="65DAE9B9" w14:textId="43BD0A78" w:rsidR="00372EFF" w:rsidRDefault="00372EFF" w:rsidP="008A4D17">
      <w:pPr>
        <w:pStyle w:val="a9"/>
        <w:widowControl w:val="0"/>
        <w:numPr>
          <w:ilvl w:val="0"/>
          <w:numId w:val="4"/>
        </w:numPr>
        <w:spacing w:after="0" w:line="240" w:lineRule="auto"/>
        <w:jc w:val="both"/>
      </w:pPr>
      <w:r>
        <w:rPr>
          <w:rFonts w:hint="eastAsia"/>
        </w:rPr>
        <w:t>计量频率：</w:t>
      </w:r>
      <w:r w:rsidR="00314A0B">
        <w:rPr>
          <w:rFonts w:hint="eastAsia"/>
        </w:rPr>
        <w:t>42.5Hz-69Hz</w:t>
      </w:r>
    </w:p>
    <w:p w14:paraId="6D7E0AC7" w14:textId="77777777" w:rsidR="00372EFF" w:rsidRDefault="00372EFF" w:rsidP="008A4D17">
      <w:pPr>
        <w:pStyle w:val="a9"/>
        <w:widowControl w:val="0"/>
        <w:numPr>
          <w:ilvl w:val="0"/>
          <w:numId w:val="4"/>
        </w:numPr>
        <w:spacing w:after="0" w:line="240" w:lineRule="auto"/>
        <w:jc w:val="both"/>
      </w:pPr>
      <w:r>
        <w:rPr>
          <w:rFonts w:hint="eastAsia"/>
        </w:rPr>
        <w:t>启动电压：</w:t>
      </w:r>
      <w:r>
        <w:rPr>
          <w:rFonts w:hint="eastAsia"/>
        </w:rPr>
        <w:t>10Vac</w:t>
      </w:r>
    </w:p>
    <w:p w14:paraId="20463517" w14:textId="0CBDDCF8" w:rsidR="00372EFF" w:rsidRDefault="00B760ED" w:rsidP="008A4D17">
      <w:pPr>
        <w:pStyle w:val="a9"/>
        <w:numPr>
          <w:ilvl w:val="0"/>
          <w:numId w:val="4"/>
        </w:numPr>
      </w:pPr>
      <w:r>
        <w:rPr>
          <w:rFonts w:hint="eastAsia"/>
        </w:rPr>
        <w:t>电压精度</w:t>
      </w:r>
      <w:r w:rsidR="00372EFF">
        <w:rPr>
          <w:rFonts w:hint="eastAsia"/>
        </w:rPr>
        <w:t>：</w:t>
      </w:r>
      <w:r w:rsidR="008875BF">
        <w:rPr>
          <w:rFonts w:hint="eastAsia"/>
        </w:rPr>
        <w:t>0.1</w:t>
      </w:r>
      <w:r w:rsidR="00372EFF">
        <w:rPr>
          <w:rFonts w:hint="eastAsia"/>
        </w:rPr>
        <w:t>%</w:t>
      </w:r>
      <w:r w:rsidR="009A1B50">
        <w:rPr>
          <w:rFonts w:hint="eastAsia"/>
        </w:rPr>
        <w:t xml:space="preserve"> </w:t>
      </w:r>
    </w:p>
    <w:p w14:paraId="25F5F66B" w14:textId="77777777" w:rsidR="007B5B51" w:rsidRDefault="007B5B51" w:rsidP="007B5B51">
      <w:pPr>
        <w:pStyle w:val="western"/>
        <w:rPr>
          <w:lang w:val="en-CA"/>
        </w:rPr>
      </w:pPr>
      <w:r>
        <w:rPr>
          <w:lang w:val="en-CA"/>
        </w:rPr>
        <w:t>References</w:t>
      </w:r>
    </w:p>
    <w:p w14:paraId="67FB1BD8" w14:textId="77777777" w:rsidR="007B5B51" w:rsidRDefault="007B5B51" w:rsidP="008A4D17">
      <w:pPr>
        <w:pStyle w:val="western"/>
        <w:numPr>
          <w:ilvl w:val="0"/>
          <w:numId w:val="11"/>
        </w:numPr>
        <w:rPr>
          <w:lang w:val="en-CA"/>
        </w:rPr>
      </w:pPr>
      <w:r w:rsidRPr="00700A69">
        <w:rPr>
          <w:lang w:val="en-CA"/>
        </w:rPr>
        <w:t>ANSI C12.</w:t>
      </w:r>
      <w:r>
        <w:rPr>
          <w:lang w:val="en-CA"/>
        </w:rPr>
        <w:t xml:space="preserve">20-2015 </w:t>
      </w:r>
      <w:r w:rsidRPr="007C50E2">
        <w:rPr>
          <w:lang w:val="en-CA"/>
        </w:rPr>
        <w:t>5.5.4.5</w:t>
      </w:r>
      <w:r>
        <w:rPr>
          <w:lang w:val="en-CA"/>
        </w:rPr>
        <w:t>.2</w:t>
      </w:r>
    </w:p>
    <w:p w14:paraId="2D18A81C" w14:textId="1EC1E92C" w:rsidR="007B5B51" w:rsidRPr="007B5B51" w:rsidRDefault="007B5B51" w:rsidP="008A4D17">
      <w:pPr>
        <w:pStyle w:val="western"/>
        <w:numPr>
          <w:ilvl w:val="1"/>
          <w:numId w:val="11"/>
        </w:numPr>
        <w:rPr>
          <w:lang w:val="en-CA"/>
        </w:rPr>
      </w:pPr>
      <w:r>
        <w:rPr>
          <w:lang w:val="en-CA"/>
        </w:rPr>
        <w:t xml:space="preserve">With voltage variation in range (comparing with reference voltage) 90% lowest rated voltage-110% highest rated voltage: </w:t>
      </w:r>
      <w:r w:rsidRPr="0038577F">
        <w:rPr>
          <w:highlight w:val="yellow"/>
          <w:lang w:val="en-CA"/>
        </w:rPr>
        <w:t>energy</w:t>
      </w:r>
      <w:r>
        <w:rPr>
          <w:lang w:val="en-CA"/>
        </w:rPr>
        <w:t xml:space="preserve"> error shift </w:t>
      </w:r>
      <w:r w:rsidRPr="00054907">
        <w:rPr>
          <w:rFonts w:hint="eastAsia"/>
          <w:lang w:val="en-CA"/>
        </w:rPr>
        <w:t>±</w:t>
      </w:r>
      <w:r>
        <w:rPr>
          <w:lang w:val="en-CA"/>
        </w:rPr>
        <w:t>0.1%</w:t>
      </w:r>
    </w:p>
    <w:p w14:paraId="78676E21" w14:textId="7722092E" w:rsidR="00775E94" w:rsidRDefault="0033187F" w:rsidP="0033187F">
      <w:pPr>
        <w:pStyle w:val="2"/>
      </w:pPr>
      <w:bookmarkStart w:id="164" w:name="_Toc173749043"/>
      <w:r>
        <w:rPr>
          <w:rFonts w:hint="eastAsia"/>
        </w:rPr>
        <w:t>6.</w:t>
      </w:r>
      <w:r w:rsidR="00460781">
        <w:rPr>
          <w:rFonts w:hint="eastAsia"/>
        </w:rPr>
        <w:t>3</w:t>
      </w:r>
      <w:r w:rsidR="00775E94">
        <w:rPr>
          <w:rFonts w:hint="eastAsia"/>
        </w:rPr>
        <w:t xml:space="preserve"> </w:t>
      </w:r>
      <w:r w:rsidR="00775E94">
        <w:rPr>
          <w:rFonts w:ascii="宋体" w:eastAsia="宋体" w:hAnsi="宋体" w:cs="宋体" w:hint="eastAsia"/>
        </w:rPr>
        <w:t>电流输入</w:t>
      </w:r>
      <w:bookmarkEnd w:id="164"/>
    </w:p>
    <w:p w14:paraId="32F8D1DD" w14:textId="3F8E95A5" w:rsidR="00775E94" w:rsidRDefault="00B35FEA" w:rsidP="00775E94">
      <w:pPr>
        <w:spacing w:before="100" w:beforeAutospacing="1" w:after="100" w:afterAutospacing="1"/>
      </w:pPr>
      <w:r>
        <w:rPr>
          <w:rFonts w:hint="eastAsia"/>
        </w:rPr>
        <w:t xml:space="preserve">24 </w:t>
      </w:r>
      <w:r>
        <w:rPr>
          <w:rFonts w:hint="eastAsia"/>
        </w:rPr>
        <w:t>路电流输入</w:t>
      </w:r>
    </w:p>
    <w:p w14:paraId="18B2D32A" w14:textId="77777777" w:rsidR="00460781" w:rsidRPr="00460781" w:rsidRDefault="00460781" w:rsidP="008A4D17">
      <w:pPr>
        <w:pStyle w:val="a9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 w:rsidRPr="00460781">
        <w:rPr>
          <w:rFonts w:ascii="宋体" w:eastAsia="宋体" w:hAnsi="宋体" w:cs="宋体" w:hint="eastAsia"/>
        </w:rPr>
        <w:t>选型</w:t>
      </w:r>
      <w:r w:rsidRPr="00460781">
        <w:rPr>
          <w:rFonts w:eastAsia="Times New Roman" w:hint="eastAsia"/>
        </w:rPr>
        <w:t>: mV, mA</w:t>
      </w:r>
    </w:p>
    <w:p w14:paraId="1F5BB279" w14:textId="77777777" w:rsidR="00460781" w:rsidRPr="00460781" w:rsidRDefault="00460781" w:rsidP="008A4D17">
      <w:pPr>
        <w:pStyle w:val="a9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 w:rsidRPr="00460781">
        <w:rPr>
          <w:rFonts w:eastAsia="Times New Roman" w:hint="eastAsia"/>
        </w:rPr>
        <w:t xml:space="preserve">mV: </w:t>
      </w:r>
      <w:r w:rsidRPr="00460781">
        <w:rPr>
          <w:rFonts w:ascii="宋体" w:eastAsia="宋体" w:hAnsi="宋体" w:cs="宋体" w:hint="eastAsia"/>
        </w:rPr>
        <w:t>软件选择使用</w:t>
      </w:r>
      <w:r w:rsidRPr="00460781">
        <w:rPr>
          <w:rFonts w:eastAsia="Times New Roman" w:hint="eastAsia"/>
        </w:rPr>
        <w:t>333mV</w:t>
      </w:r>
      <w:r w:rsidRPr="00460781">
        <w:rPr>
          <w:rFonts w:ascii="宋体" w:eastAsia="宋体" w:hAnsi="宋体" w:cs="宋体" w:hint="eastAsia"/>
        </w:rPr>
        <w:t>或</w:t>
      </w:r>
      <w:r w:rsidRPr="00460781">
        <w:rPr>
          <w:rFonts w:eastAsia="Times New Roman" w:hint="eastAsia"/>
        </w:rPr>
        <w:t>RCT</w:t>
      </w:r>
    </w:p>
    <w:p w14:paraId="2C2BCAE6" w14:textId="77777777" w:rsidR="00460781" w:rsidRPr="00460781" w:rsidRDefault="00460781" w:rsidP="008A4D17">
      <w:pPr>
        <w:pStyle w:val="a9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 w:rsidRPr="00460781">
        <w:rPr>
          <w:rFonts w:eastAsia="Times New Roman" w:hint="eastAsia"/>
        </w:rPr>
        <w:t xml:space="preserve">mA: </w:t>
      </w:r>
      <w:r w:rsidRPr="00460781">
        <w:rPr>
          <w:rFonts w:ascii="宋体" w:eastAsia="宋体" w:hAnsi="宋体" w:cs="宋体" w:hint="eastAsia"/>
        </w:rPr>
        <w:t>软件选择使用</w:t>
      </w:r>
      <w:r>
        <w:rPr>
          <w:rFonts w:hint="eastAsia"/>
        </w:rPr>
        <w:t>80</w:t>
      </w:r>
      <w:r w:rsidRPr="00460781">
        <w:rPr>
          <w:rFonts w:eastAsia="Times New Roman" w:hint="eastAsia"/>
        </w:rPr>
        <w:t>m</w:t>
      </w:r>
      <w:r w:rsidRPr="00460781">
        <w:rPr>
          <w:rFonts w:asciiTheme="minorEastAsia" w:hAnsiTheme="minorEastAsia" w:hint="eastAsia"/>
        </w:rPr>
        <w:t>A或</w:t>
      </w:r>
      <w:r>
        <w:rPr>
          <w:rFonts w:hint="eastAsia"/>
        </w:rPr>
        <w:t>1</w:t>
      </w:r>
      <w:r w:rsidRPr="00460781">
        <w:rPr>
          <w:rFonts w:eastAsia="Times New Roman" w:hint="eastAsia"/>
        </w:rPr>
        <w:t>00mA CT</w:t>
      </w:r>
    </w:p>
    <w:p w14:paraId="773FACC0" w14:textId="77777777" w:rsidR="00460781" w:rsidRPr="00460781" w:rsidRDefault="00460781" w:rsidP="008A4D17">
      <w:pPr>
        <w:pStyle w:val="a9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 w:rsidRPr="00460781">
        <w:rPr>
          <w:rFonts w:ascii="宋体" w:eastAsia="宋体" w:hAnsi="宋体" w:cs="宋体" w:hint="eastAsia"/>
        </w:rPr>
        <w:t>精度</w:t>
      </w:r>
      <w:r w:rsidRPr="00460781">
        <w:rPr>
          <w:rFonts w:eastAsia="Times New Roman"/>
        </w:rPr>
        <w:t xml:space="preserve"> 0.</w:t>
      </w:r>
      <w:r>
        <w:rPr>
          <w:rFonts w:hint="eastAsia"/>
        </w:rPr>
        <w:t>1</w:t>
      </w:r>
      <w:r w:rsidRPr="00460781">
        <w:rPr>
          <w:rFonts w:eastAsia="Times New Roman"/>
        </w:rPr>
        <w:t>%</w:t>
      </w:r>
    </w:p>
    <w:p w14:paraId="00592727" w14:textId="33C5072B" w:rsidR="00460781" w:rsidRPr="00460781" w:rsidRDefault="00460781" w:rsidP="008A4D17">
      <w:pPr>
        <w:pStyle w:val="a9"/>
        <w:numPr>
          <w:ilvl w:val="0"/>
          <w:numId w:val="11"/>
        </w:numPr>
        <w:spacing w:before="100" w:beforeAutospacing="1" w:after="100" w:afterAutospacing="1" w:line="240" w:lineRule="auto"/>
        <w:rPr>
          <w:color w:val="FF0000"/>
          <w:lang w:val="en-CA"/>
        </w:rPr>
      </w:pPr>
      <w:r w:rsidRPr="00460781">
        <w:rPr>
          <w:rFonts w:hint="eastAsia"/>
          <w:color w:val="FF0000"/>
        </w:rPr>
        <w:t>耐受能力</w:t>
      </w:r>
      <w:r w:rsidRPr="00460781">
        <w:rPr>
          <w:rFonts w:hint="eastAsia"/>
          <w:color w:val="FF0000"/>
        </w:rPr>
        <w:t xml:space="preserve">: </w:t>
      </w:r>
      <w:r w:rsidRPr="00460781">
        <w:rPr>
          <w:color w:val="FF0000"/>
          <w:lang w:val="en-CA"/>
        </w:rPr>
        <w:t>20 x Imax for 0,5 s</w:t>
      </w:r>
    </w:p>
    <w:p w14:paraId="6EB108FD" w14:textId="77777777" w:rsidR="00460781" w:rsidRDefault="00460781" w:rsidP="00775E94">
      <w:pPr>
        <w:spacing w:before="100" w:beforeAutospacing="1" w:after="100" w:afterAutospacing="1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6A1C79" w14:paraId="509208B2" w14:textId="77777777" w:rsidTr="00447EE0">
        <w:tc>
          <w:tcPr>
            <w:tcW w:w="2074" w:type="dxa"/>
          </w:tcPr>
          <w:p w14:paraId="6E7AC38C" w14:textId="77777777" w:rsidR="006A1C79" w:rsidRDefault="006A1C79" w:rsidP="00447EE0">
            <w:r>
              <w:rPr>
                <w:rFonts w:hint="eastAsia"/>
              </w:rPr>
              <w:t>M</w:t>
            </w:r>
            <w:r>
              <w:t>odel</w:t>
            </w:r>
          </w:p>
        </w:tc>
        <w:tc>
          <w:tcPr>
            <w:tcW w:w="2074" w:type="dxa"/>
          </w:tcPr>
          <w:p w14:paraId="76ACC000" w14:textId="77777777" w:rsidR="006A1C79" w:rsidRDefault="006A1C79" w:rsidP="00447EE0">
            <w:r>
              <w:rPr>
                <w:rFonts w:hint="eastAsia"/>
              </w:rPr>
              <w:t>N</w:t>
            </w:r>
            <w:r>
              <w:t>ominal</w:t>
            </w:r>
          </w:p>
        </w:tc>
        <w:tc>
          <w:tcPr>
            <w:tcW w:w="2074" w:type="dxa"/>
          </w:tcPr>
          <w:p w14:paraId="5C4EC0CD" w14:textId="77777777" w:rsidR="006A1C79" w:rsidRDefault="006A1C79" w:rsidP="00447EE0">
            <w:r>
              <w:rPr>
                <w:rFonts w:hint="eastAsia"/>
              </w:rPr>
              <w:t>R</w:t>
            </w:r>
            <w:r>
              <w:t>ange</w:t>
            </w:r>
          </w:p>
        </w:tc>
        <w:tc>
          <w:tcPr>
            <w:tcW w:w="2074" w:type="dxa"/>
          </w:tcPr>
          <w:p w14:paraId="54475B9A" w14:textId="77777777" w:rsidR="006A1C79" w:rsidRDefault="006A1C79" w:rsidP="00447EE0">
            <w:r>
              <w:rPr>
                <w:rFonts w:hint="eastAsia"/>
              </w:rPr>
              <w:t>P</w:t>
            </w:r>
            <w:r>
              <w:t>ickup</w:t>
            </w:r>
          </w:p>
        </w:tc>
      </w:tr>
      <w:tr w:rsidR="006A1C79" w14:paraId="7B482535" w14:textId="77777777" w:rsidTr="00447EE0">
        <w:tc>
          <w:tcPr>
            <w:tcW w:w="2074" w:type="dxa"/>
          </w:tcPr>
          <w:p w14:paraId="0D648822" w14:textId="77777777" w:rsidR="006A1C79" w:rsidRDefault="006A1C79" w:rsidP="00447EE0">
            <w:r>
              <w:t>mV</w:t>
            </w:r>
          </w:p>
        </w:tc>
        <w:tc>
          <w:tcPr>
            <w:tcW w:w="2074" w:type="dxa"/>
          </w:tcPr>
          <w:p w14:paraId="64C7304E" w14:textId="77777777" w:rsidR="006A1C79" w:rsidRDefault="006A1C79" w:rsidP="00447EE0">
            <w:r>
              <w:t>333mV/RCT</w:t>
            </w:r>
          </w:p>
        </w:tc>
        <w:tc>
          <w:tcPr>
            <w:tcW w:w="2074" w:type="dxa"/>
          </w:tcPr>
          <w:p w14:paraId="489503C4" w14:textId="3BCE3A32" w:rsidR="006A1C79" w:rsidRDefault="006A1C79" w:rsidP="00447EE0">
            <w:r>
              <w:rPr>
                <w:rFonts w:hint="eastAsia"/>
              </w:rPr>
              <w:t>0</w:t>
            </w:r>
            <w:r>
              <w:t>-</w:t>
            </w:r>
            <w:r w:rsidR="00D15228">
              <w:rPr>
                <w:rFonts w:hint="eastAsia"/>
              </w:rPr>
              <w:t>4</w:t>
            </w:r>
            <w:r>
              <w:t>00mV</w:t>
            </w:r>
          </w:p>
        </w:tc>
        <w:tc>
          <w:tcPr>
            <w:tcW w:w="2074" w:type="dxa"/>
          </w:tcPr>
          <w:p w14:paraId="17BE5178" w14:textId="77777777" w:rsidR="006A1C79" w:rsidRDefault="006A1C79" w:rsidP="00447EE0">
            <w:r>
              <w:t>2mV</w:t>
            </w:r>
          </w:p>
        </w:tc>
      </w:tr>
      <w:tr w:rsidR="006A1C79" w14:paraId="1AB30C42" w14:textId="77777777" w:rsidTr="00447EE0">
        <w:tc>
          <w:tcPr>
            <w:tcW w:w="2074" w:type="dxa"/>
          </w:tcPr>
          <w:p w14:paraId="19C86070" w14:textId="77777777" w:rsidR="006A1C79" w:rsidRDefault="006A1C79" w:rsidP="00447EE0">
            <w:r>
              <w:rPr>
                <w:rFonts w:hint="eastAsia"/>
              </w:rPr>
              <w:t>m</w:t>
            </w:r>
            <w:r>
              <w:t>A</w:t>
            </w:r>
          </w:p>
        </w:tc>
        <w:tc>
          <w:tcPr>
            <w:tcW w:w="2074" w:type="dxa"/>
          </w:tcPr>
          <w:p w14:paraId="372857AB" w14:textId="77777777" w:rsidR="006A1C79" w:rsidRDefault="006A1C79" w:rsidP="00447EE0">
            <w:r>
              <w:t>80mA/100mA</w:t>
            </w:r>
          </w:p>
        </w:tc>
        <w:tc>
          <w:tcPr>
            <w:tcW w:w="2074" w:type="dxa"/>
          </w:tcPr>
          <w:p w14:paraId="21B810B1" w14:textId="77777777" w:rsidR="006A1C79" w:rsidRDefault="006A1C79" w:rsidP="00447EE0">
            <w:r>
              <w:rPr>
                <w:rFonts w:hint="eastAsia"/>
              </w:rPr>
              <w:t>0</w:t>
            </w:r>
            <w:r>
              <w:t>-120mA</w:t>
            </w:r>
          </w:p>
        </w:tc>
        <w:tc>
          <w:tcPr>
            <w:tcW w:w="2074" w:type="dxa"/>
          </w:tcPr>
          <w:p w14:paraId="2D651A69" w14:textId="77777777" w:rsidR="006A1C79" w:rsidRDefault="006A1C79" w:rsidP="00447EE0">
            <w:r>
              <w:t>0.</w:t>
            </w:r>
            <w:r>
              <w:rPr>
                <w:rFonts w:hint="eastAsia"/>
              </w:rPr>
              <w:t>5</w:t>
            </w:r>
            <w:r>
              <w:t>mA</w:t>
            </w:r>
          </w:p>
        </w:tc>
      </w:tr>
    </w:tbl>
    <w:p w14:paraId="425BD7C9" w14:textId="77777777" w:rsidR="007A3D68" w:rsidRPr="0084122C" w:rsidRDefault="007A3D68" w:rsidP="007A3D68">
      <w:pPr>
        <w:spacing w:before="100" w:beforeAutospacing="1" w:after="100" w:afterAutospacing="1"/>
        <w:rPr>
          <w:lang w:val="en-CA"/>
        </w:rPr>
      </w:pPr>
      <w:r>
        <w:rPr>
          <w:lang w:val="en-CA"/>
        </w:rPr>
        <w:lastRenderedPageBreak/>
        <w:t>References</w:t>
      </w:r>
    </w:p>
    <w:p w14:paraId="587218F4" w14:textId="77777777" w:rsidR="007A3D68" w:rsidRPr="00621219" w:rsidRDefault="007A3D68" w:rsidP="008A4D17">
      <w:pPr>
        <w:pStyle w:val="a9"/>
        <w:numPr>
          <w:ilvl w:val="0"/>
          <w:numId w:val="12"/>
        </w:numPr>
        <w:spacing w:before="100" w:beforeAutospacing="1" w:after="100" w:afterAutospacing="1" w:line="240" w:lineRule="auto"/>
        <w:contextualSpacing w:val="0"/>
        <w:rPr>
          <w:lang w:val="en-CA"/>
        </w:rPr>
      </w:pPr>
      <w:r w:rsidRPr="00621219">
        <w:rPr>
          <w:lang w:val="en-CA"/>
        </w:rPr>
        <w:t xml:space="preserve">IEC 62052-11:2020 </w:t>
      </w:r>
    </w:p>
    <w:p w14:paraId="789DBFAB" w14:textId="7229C098" w:rsidR="0003613F" w:rsidRPr="00590FC0" w:rsidRDefault="007A3D68" w:rsidP="008A4D17">
      <w:pPr>
        <w:pStyle w:val="a9"/>
        <w:numPr>
          <w:ilvl w:val="1"/>
          <w:numId w:val="12"/>
        </w:numPr>
        <w:spacing w:before="100" w:beforeAutospacing="1" w:after="100" w:afterAutospacing="1" w:line="240" w:lineRule="auto"/>
        <w:contextualSpacing w:val="0"/>
        <w:rPr>
          <w:lang w:val="en-CA"/>
        </w:rPr>
      </w:pPr>
      <w:r w:rsidRPr="00621219">
        <w:rPr>
          <w:lang w:val="en-CA"/>
        </w:rPr>
        <w:t>Section 9.4.10 Short-time overcurrent</w:t>
      </w:r>
      <w:r>
        <w:rPr>
          <w:lang w:val="en-CA"/>
        </w:rPr>
        <w:t xml:space="preserve">: </w:t>
      </w:r>
      <w:r w:rsidRPr="00621219">
        <w:rPr>
          <w:lang w:val="en-CA"/>
        </w:rPr>
        <w:t>Transformer rated AC meter: 20 x Imax for 0,5 s</w:t>
      </w:r>
    </w:p>
    <w:p w14:paraId="1BBFDEAD" w14:textId="4319305D" w:rsidR="0003613F" w:rsidRDefault="005E31DB" w:rsidP="005E31DB">
      <w:pPr>
        <w:pStyle w:val="2"/>
        <w:rPr>
          <w:lang w:val="en-CA"/>
        </w:rPr>
      </w:pPr>
      <w:bookmarkStart w:id="165" w:name="_Toc173749044"/>
      <w:r>
        <w:rPr>
          <w:rFonts w:hint="eastAsia"/>
          <w:lang w:val="en-CA"/>
        </w:rPr>
        <w:t>6.</w:t>
      </w:r>
      <w:r w:rsidR="00460781">
        <w:rPr>
          <w:rFonts w:hint="eastAsia"/>
          <w:lang w:val="en-CA"/>
        </w:rPr>
        <w:t>4</w:t>
      </w:r>
      <w:r>
        <w:rPr>
          <w:rFonts w:hint="eastAsia"/>
          <w:lang w:val="en-CA"/>
        </w:rPr>
        <w:t xml:space="preserve"> </w:t>
      </w:r>
      <w:r w:rsidR="006E4966">
        <w:rPr>
          <w:rFonts w:hint="eastAsia"/>
          <w:lang w:val="en-CA"/>
        </w:rPr>
        <w:t>数字输入</w:t>
      </w:r>
      <w:r>
        <w:rPr>
          <w:rFonts w:hint="eastAsia"/>
          <w:lang w:val="en-CA"/>
        </w:rPr>
        <w:t>Digital Input</w:t>
      </w:r>
      <w:bookmarkEnd w:id="165"/>
    </w:p>
    <w:p w14:paraId="2D03117F" w14:textId="4EA20A3A" w:rsidR="00411922" w:rsidRPr="00411922" w:rsidRDefault="00411922" w:rsidP="00411922">
      <w:pPr>
        <w:rPr>
          <w:lang w:val="en-CA"/>
        </w:rPr>
      </w:pPr>
      <w:r w:rsidRPr="00411922">
        <w:rPr>
          <w:rFonts w:hint="eastAsia"/>
          <w:lang w:val="en-CA"/>
        </w:rPr>
        <w:t>类型：干连接</w:t>
      </w:r>
    </w:p>
    <w:p w14:paraId="1FA8DF4A" w14:textId="21F1E18B" w:rsidR="00411922" w:rsidRPr="00411922" w:rsidRDefault="00EB4BD1" w:rsidP="00411922">
      <w:pPr>
        <w:rPr>
          <w:lang w:val="en-CA"/>
        </w:rPr>
      </w:pPr>
      <w:r w:rsidRPr="00EB4BD1">
        <w:t>外部电源电压范围：</w:t>
      </w:r>
      <w:r w:rsidRPr="00EB4BD1">
        <w:t>20</w:t>
      </w:r>
      <w:r w:rsidRPr="00EB4BD1">
        <w:t>～</w:t>
      </w:r>
      <w:r w:rsidR="006C1C2E">
        <w:rPr>
          <w:rFonts w:hint="eastAsia"/>
        </w:rPr>
        <w:t>3</w:t>
      </w:r>
      <w:r w:rsidRPr="00EB4BD1">
        <w:t>0Vac/</w:t>
      </w:r>
      <w:r w:rsidR="006C1C2E">
        <w:rPr>
          <w:rFonts w:hint="eastAsia"/>
        </w:rPr>
        <w:t>20~60V</w:t>
      </w:r>
      <w:r w:rsidRPr="00EB4BD1">
        <w:t>dc</w:t>
      </w:r>
    </w:p>
    <w:p w14:paraId="33A98AF4" w14:textId="05F64203" w:rsidR="00411922" w:rsidRPr="00411922" w:rsidRDefault="00EB4BD1" w:rsidP="00411922">
      <w:pPr>
        <w:rPr>
          <w:lang w:val="en-CA"/>
        </w:rPr>
      </w:pPr>
      <w:r w:rsidRPr="00EB4BD1">
        <w:t>最大脉冲频率：</w:t>
      </w:r>
      <w:r w:rsidR="00F448D4">
        <w:rPr>
          <w:rFonts w:hint="eastAsia"/>
        </w:rPr>
        <w:t>100</w:t>
      </w:r>
      <w:r w:rsidRPr="00EB4BD1">
        <w:t>Hz</w:t>
      </w:r>
      <w:r w:rsidRPr="00EB4BD1">
        <w:t>，</w:t>
      </w:r>
      <w:r w:rsidRPr="00EB4BD1">
        <w:t>50%</w:t>
      </w:r>
      <w:r w:rsidRPr="00EB4BD1">
        <w:t>占空比（</w:t>
      </w:r>
      <w:r w:rsidR="00F448D4">
        <w:rPr>
          <w:rFonts w:hint="eastAsia"/>
        </w:rPr>
        <w:t>5</w:t>
      </w:r>
      <w:r w:rsidRPr="00EB4BD1">
        <w:t>ms</w:t>
      </w:r>
      <w:r w:rsidRPr="00EB4BD1">
        <w:t>开和</w:t>
      </w:r>
      <w:r w:rsidR="00F448D4">
        <w:rPr>
          <w:rFonts w:hint="eastAsia"/>
        </w:rPr>
        <w:t>5</w:t>
      </w:r>
      <w:r w:rsidRPr="00EB4BD1">
        <w:t>ms</w:t>
      </w:r>
      <w:r w:rsidRPr="00EB4BD1">
        <w:t>关）</w:t>
      </w:r>
    </w:p>
    <w:p w14:paraId="04C033C9" w14:textId="77777777" w:rsidR="00411922" w:rsidRPr="00411922" w:rsidRDefault="00EB4BD1" w:rsidP="00411922">
      <w:pPr>
        <w:rPr>
          <w:lang w:val="en-CA"/>
        </w:rPr>
      </w:pPr>
      <w:r w:rsidRPr="00EB4BD1">
        <w:t>导通状态电压：</w:t>
      </w:r>
      <w:r w:rsidRPr="00EB4BD1">
        <w:t>15V</w:t>
      </w:r>
    </w:p>
    <w:p w14:paraId="3B4B697D" w14:textId="77777777" w:rsidR="00411922" w:rsidRPr="00411922" w:rsidRDefault="00EB4BD1" w:rsidP="00411922">
      <w:pPr>
        <w:rPr>
          <w:lang w:val="en-CA"/>
        </w:rPr>
      </w:pPr>
      <w:r w:rsidRPr="00EB4BD1">
        <w:t>断开状态电压：</w:t>
      </w:r>
      <w:r w:rsidRPr="00EB4BD1">
        <w:t>5Vdc</w:t>
      </w:r>
    </w:p>
    <w:p w14:paraId="1D1EFDDD" w14:textId="0493F5DA" w:rsidR="00EB4BD1" w:rsidRPr="00411922" w:rsidRDefault="00EB4BD1" w:rsidP="00411922">
      <w:pPr>
        <w:rPr>
          <w:lang w:val="en-CA"/>
        </w:rPr>
      </w:pPr>
      <w:r w:rsidRPr="00EB4BD1">
        <w:t>隔离电压：</w:t>
      </w:r>
      <w:r w:rsidRPr="00EB4BD1">
        <w:t>2500Vac</w:t>
      </w:r>
    </w:p>
    <w:p w14:paraId="2BBC62F1" w14:textId="045CC744" w:rsidR="005E31DB" w:rsidRDefault="005E31DB" w:rsidP="005E31DB">
      <w:pPr>
        <w:pStyle w:val="2"/>
        <w:rPr>
          <w:lang w:val="en-CA"/>
        </w:rPr>
      </w:pPr>
      <w:bookmarkStart w:id="166" w:name="_Toc173749045"/>
      <w:r>
        <w:rPr>
          <w:rFonts w:hint="eastAsia"/>
          <w:lang w:val="en-CA"/>
        </w:rPr>
        <w:t>6.</w:t>
      </w:r>
      <w:r w:rsidR="00460781">
        <w:rPr>
          <w:rFonts w:hint="eastAsia"/>
          <w:lang w:val="en-CA"/>
        </w:rPr>
        <w:t>5</w:t>
      </w:r>
      <w:r>
        <w:rPr>
          <w:rFonts w:hint="eastAsia"/>
          <w:lang w:val="en-CA"/>
        </w:rPr>
        <w:t xml:space="preserve"> </w:t>
      </w:r>
      <w:r w:rsidR="006E4966">
        <w:rPr>
          <w:rFonts w:hint="eastAsia"/>
          <w:lang w:val="en-CA"/>
        </w:rPr>
        <w:t>数字输出</w:t>
      </w:r>
      <w:r>
        <w:rPr>
          <w:rFonts w:hint="eastAsia"/>
          <w:lang w:val="en-CA"/>
        </w:rPr>
        <w:t>Digital Output</w:t>
      </w:r>
      <w:bookmarkEnd w:id="166"/>
    </w:p>
    <w:p w14:paraId="36C38FDF" w14:textId="562E7DC4" w:rsidR="00411922" w:rsidRPr="00411922" w:rsidRDefault="00411922" w:rsidP="00411922">
      <w:pPr>
        <w:rPr>
          <w:lang w:val="en-CA"/>
        </w:rPr>
      </w:pPr>
      <w:r w:rsidRPr="00411922">
        <w:rPr>
          <w:rFonts w:hint="eastAsia"/>
          <w:lang w:val="en-CA"/>
        </w:rPr>
        <w:t>类型：</w:t>
      </w:r>
      <w:r w:rsidRPr="00411922">
        <w:rPr>
          <w:lang w:val="en-CA"/>
        </w:rPr>
        <w:t>Photo-MOS</w:t>
      </w:r>
    </w:p>
    <w:p w14:paraId="610D9763" w14:textId="0BEB67FA" w:rsidR="00411922" w:rsidRPr="00411922" w:rsidRDefault="0056107F" w:rsidP="00411922">
      <w:pPr>
        <w:rPr>
          <w:lang w:val="en-CA"/>
        </w:rPr>
      </w:pPr>
      <w:r>
        <w:rPr>
          <w:rFonts w:hint="eastAsia"/>
          <w:lang w:val="en-CA"/>
        </w:rPr>
        <w:t>电压范围：</w:t>
      </w:r>
      <w:r w:rsidR="00411922" w:rsidRPr="00411922">
        <w:rPr>
          <w:lang w:val="en-CA"/>
        </w:rPr>
        <w:t>0~</w:t>
      </w:r>
      <w:r w:rsidR="00C11C0F">
        <w:rPr>
          <w:rFonts w:hint="eastAsia"/>
          <w:lang w:val="en-CA"/>
        </w:rPr>
        <w:t>3</w:t>
      </w:r>
      <w:r w:rsidR="00411922" w:rsidRPr="00411922">
        <w:rPr>
          <w:lang w:val="en-CA"/>
        </w:rPr>
        <w:t>0Vac/</w:t>
      </w:r>
      <w:r w:rsidR="00C11C0F">
        <w:rPr>
          <w:rFonts w:hint="eastAsia"/>
          <w:lang w:val="en-CA"/>
        </w:rPr>
        <w:t>0~60V</w:t>
      </w:r>
      <w:r w:rsidR="00411922" w:rsidRPr="00411922">
        <w:rPr>
          <w:lang w:val="en-CA"/>
        </w:rPr>
        <w:t>dc</w:t>
      </w:r>
    </w:p>
    <w:p w14:paraId="6175A7E0" w14:textId="5A627093" w:rsidR="00411922" w:rsidRPr="00411922" w:rsidRDefault="0056107F" w:rsidP="00411922">
      <w:pPr>
        <w:rPr>
          <w:lang w:val="en-CA"/>
        </w:rPr>
      </w:pPr>
      <w:r>
        <w:rPr>
          <w:rFonts w:hint="eastAsia"/>
          <w:lang w:val="en-CA"/>
        </w:rPr>
        <w:t>最大负载电流：</w:t>
      </w:r>
      <w:r w:rsidR="00411922" w:rsidRPr="00411922">
        <w:rPr>
          <w:lang w:val="en-CA"/>
        </w:rPr>
        <w:t xml:space="preserve"> 100mA (Max)</w:t>
      </w:r>
    </w:p>
    <w:p w14:paraId="5B031C31" w14:textId="2DDF1A8A" w:rsidR="00411922" w:rsidRPr="00411922" w:rsidRDefault="00411922" w:rsidP="00411922">
      <w:pPr>
        <w:rPr>
          <w:lang w:val="en-CA"/>
        </w:rPr>
      </w:pPr>
      <w:r>
        <w:rPr>
          <w:rFonts w:hint="eastAsia"/>
          <w:lang w:val="en-CA"/>
        </w:rPr>
        <w:t>输出频率：</w:t>
      </w:r>
      <w:r w:rsidRPr="00411922">
        <w:rPr>
          <w:lang w:val="en-CA"/>
        </w:rPr>
        <w:t xml:space="preserve">25Hz, 50% </w:t>
      </w:r>
      <w:r>
        <w:rPr>
          <w:rFonts w:hint="eastAsia"/>
          <w:lang w:val="en-CA"/>
        </w:rPr>
        <w:t>占空比</w:t>
      </w:r>
      <w:r w:rsidRPr="00411922">
        <w:rPr>
          <w:lang w:val="en-CA"/>
        </w:rPr>
        <w:t>(20ms ON, 20ms OFF)</w:t>
      </w:r>
    </w:p>
    <w:p w14:paraId="12EB173E" w14:textId="77777777" w:rsidR="00411922" w:rsidRPr="00411922" w:rsidRDefault="00411922" w:rsidP="00411922">
      <w:pPr>
        <w:rPr>
          <w:lang w:val="en-CA"/>
        </w:rPr>
      </w:pPr>
      <w:r w:rsidRPr="00EB4BD1">
        <w:t>隔离电压：</w:t>
      </w:r>
      <w:r w:rsidRPr="00EB4BD1">
        <w:t>2500Vac</w:t>
      </w:r>
    </w:p>
    <w:p w14:paraId="7634F1DA" w14:textId="3F10B196" w:rsidR="005E31DB" w:rsidRDefault="005E31DB" w:rsidP="005E31DB">
      <w:pPr>
        <w:pStyle w:val="2"/>
        <w:rPr>
          <w:lang w:val="en-CA"/>
        </w:rPr>
      </w:pPr>
      <w:bookmarkStart w:id="167" w:name="_Toc173749046"/>
      <w:r>
        <w:rPr>
          <w:rFonts w:hint="eastAsia"/>
          <w:lang w:val="en-CA"/>
        </w:rPr>
        <w:t>6.</w:t>
      </w:r>
      <w:r w:rsidR="00460781">
        <w:rPr>
          <w:rFonts w:hint="eastAsia"/>
          <w:lang w:val="en-CA"/>
        </w:rPr>
        <w:t>6</w:t>
      </w:r>
      <w:r>
        <w:rPr>
          <w:rFonts w:hint="eastAsia"/>
          <w:lang w:val="en-CA"/>
        </w:rPr>
        <w:t xml:space="preserve"> </w:t>
      </w:r>
      <w:r w:rsidR="006E4966">
        <w:rPr>
          <w:rFonts w:hint="eastAsia"/>
          <w:lang w:val="en-CA"/>
        </w:rPr>
        <w:t>继电器输出</w:t>
      </w:r>
      <w:r>
        <w:rPr>
          <w:rFonts w:hint="eastAsia"/>
          <w:lang w:val="en-CA"/>
        </w:rPr>
        <w:t>Relay Output</w:t>
      </w:r>
      <w:bookmarkEnd w:id="167"/>
    </w:p>
    <w:p w14:paraId="17F54E90" w14:textId="03C8C49C" w:rsidR="00EB4BD1" w:rsidRPr="00EB4BD1" w:rsidRDefault="00EB4BD1" w:rsidP="00EB4BD1">
      <w:pPr>
        <w:rPr>
          <w:lang w:val="en-CA"/>
        </w:rPr>
      </w:pPr>
      <w:r w:rsidRPr="00EB4BD1">
        <w:t>类型：</w:t>
      </w:r>
      <w:r w:rsidRPr="00EB4BD1">
        <w:t xml:space="preserve"> 1A</w:t>
      </w:r>
      <w:r w:rsidRPr="00EB4BD1">
        <w:t>型</w:t>
      </w:r>
      <w:r w:rsidRPr="00EB4BD1">
        <w:br/>
      </w:r>
      <w:r w:rsidRPr="00EB4BD1">
        <w:t>切换电压（最大）：</w:t>
      </w:r>
      <w:r w:rsidRPr="00EB4BD1">
        <w:t>250Vac, 30Vdc</w:t>
      </w:r>
      <w:r w:rsidRPr="00EB4BD1">
        <w:br/>
      </w:r>
      <w:r w:rsidRPr="00EB4BD1">
        <w:t>负载电流：</w:t>
      </w:r>
      <w:r w:rsidRPr="00EB4BD1">
        <w:t>5A</w:t>
      </w:r>
      <w:r w:rsidRPr="00EB4BD1">
        <w:t>（电阻性），</w:t>
      </w:r>
      <w:r w:rsidR="008F31B7">
        <w:rPr>
          <w:rFonts w:hint="eastAsia"/>
        </w:rPr>
        <w:t>3</w:t>
      </w:r>
      <w:r w:rsidRPr="00EB4BD1">
        <w:t>A</w:t>
      </w:r>
      <w:r w:rsidRPr="00EB4BD1">
        <w:t>（电感性）</w:t>
      </w:r>
      <w:r w:rsidRPr="00EB4BD1">
        <w:br/>
      </w:r>
      <w:r w:rsidRPr="00EB4BD1">
        <w:t>设定时间：</w:t>
      </w:r>
      <w:r w:rsidRPr="00EB4BD1">
        <w:t>10ms</w:t>
      </w:r>
      <w:r w:rsidRPr="00EB4BD1">
        <w:t>（最大）</w:t>
      </w:r>
      <w:r w:rsidRPr="00EB4BD1">
        <w:br/>
      </w:r>
      <w:r w:rsidRPr="00EB4BD1">
        <w:t>接触电阻：</w:t>
      </w:r>
      <w:r w:rsidR="00B42B53">
        <w:rPr>
          <w:rFonts w:hint="eastAsia"/>
        </w:rPr>
        <w:t>10</w:t>
      </w:r>
      <w:r w:rsidRPr="00EB4BD1">
        <w:t>0mΩ</w:t>
      </w:r>
      <w:r w:rsidRPr="00EB4BD1">
        <w:t>（最大）</w:t>
      </w:r>
      <w:r w:rsidRPr="00EB4BD1">
        <w:br/>
      </w:r>
      <w:r w:rsidRPr="00EB4BD1">
        <w:t>隔离电压：</w:t>
      </w:r>
      <w:r w:rsidRPr="00EB4BD1">
        <w:t>2500Vac</w:t>
      </w:r>
    </w:p>
    <w:p w14:paraId="5DB56F5B" w14:textId="44B6F2E6" w:rsidR="006E4966" w:rsidRDefault="006E4966" w:rsidP="006E4966">
      <w:pPr>
        <w:pStyle w:val="2"/>
        <w:rPr>
          <w:lang w:val="en-CA"/>
        </w:rPr>
      </w:pPr>
      <w:bookmarkStart w:id="168" w:name="_Toc173749047"/>
      <w:r>
        <w:rPr>
          <w:rFonts w:hint="eastAsia"/>
          <w:lang w:val="en-CA"/>
        </w:rPr>
        <w:lastRenderedPageBreak/>
        <w:t>6.</w:t>
      </w:r>
      <w:r w:rsidR="00460781">
        <w:rPr>
          <w:rFonts w:hint="eastAsia"/>
          <w:lang w:val="en-CA"/>
        </w:rPr>
        <w:t>7</w:t>
      </w:r>
      <w:r>
        <w:rPr>
          <w:rFonts w:hint="eastAsia"/>
          <w:lang w:val="en-CA"/>
        </w:rPr>
        <w:t xml:space="preserve"> </w:t>
      </w:r>
      <w:r>
        <w:rPr>
          <w:rFonts w:hint="eastAsia"/>
          <w:lang w:val="en-CA"/>
        </w:rPr>
        <w:t>模拟输入</w:t>
      </w:r>
      <w:r w:rsidR="00682DD8">
        <w:rPr>
          <w:rFonts w:hint="eastAsia"/>
          <w:lang w:val="en-CA"/>
        </w:rPr>
        <w:t xml:space="preserve"> Analog Input</w:t>
      </w:r>
      <w:bookmarkEnd w:id="168"/>
    </w:p>
    <w:p w14:paraId="538C68AC" w14:textId="40DA1D62" w:rsidR="00EB4BD1" w:rsidRPr="00EB4BD1" w:rsidRDefault="00411922" w:rsidP="00EB4BD1">
      <w:pPr>
        <w:rPr>
          <w:lang w:val="en-CA"/>
        </w:rPr>
      </w:pPr>
      <w:r>
        <w:rPr>
          <w:rFonts w:hint="eastAsia"/>
        </w:rPr>
        <w:t>软件可配置：</w:t>
      </w:r>
      <w:r w:rsidR="00EB4BD1" w:rsidRPr="00EB4BD1">
        <w:t>0-20mA, 4-20mA, 0-10V, 2-10V</w:t>
      </w:r>
      <w:r>
        <w:rPr>
          <w:rFonts w:hint="eastAsia"/>
        </w:rPr>
        <w:t xml:space="preserve"> </w:t>
      </w:r>
      <w:r>
        <w:rPr>
          <w:rFonts w:hint="eastAsia"/>
        </w:rPr>
        <w:t>输入</w:t>
      </w:r>
      <w:r w:rsidR="00EB4BD1" w:rsidRPr="00EB4BD1">
        <w:br/>
      </w:r>
      <w:r w:rsidR="00EB4BD1" w:rsidRPr="00EB4BD1">
        <w:t>精度：</w:t>
      </w:r>
      <w:r w:rsidR="00EB4BD1" w:rsidRPr="00EB4BD1">
        <w:t>0.2%</w:t>
      </w:r>
      <w:r w:rsidR="00EB4BD1" w:rsidRPr="00EB4BD1">
        <w:br/>
      </w:r>
      <w:r w:rsidR="00EB4BD1" w:rsidRPr="00EB4BD1">
        <w:t>温度漂移：</w:t>
      </w:r>
      <w:r w:rsidR="00EB4BD1" w:rsidRPr="00EB4BD1">
        <w:t xml:space="preserve">50ppm/°C </w:t>
      </w:r>
      <w:r w:rsidR="00EB4BD1" w:rsidRPr="00EB4BD1">
        <w:t>典型值</w:t>
      </w:r>
      <w:r w:rsidR="00EB4BD1" w:rsidRPr="00EB4BD1">
        <w:br/>
      </w:r>
      <w:r w:rsidR="00EB4BD1" w:rsidRPr="00EB4BD1">
        <w:t>隔离电压：</w:t>
      </w:r>
      <w:r w:rsidR="00EB4BD1" w:rsidRPr="00EB4BD1">
        <w:t>500Vdc</w:t>
      </w:r>
    </w:p>
    <w:p w14:paraId="48429D82" w14:textId="1FC168EE" w:rsidR="006E4966" w:rsidRDefault="006E4966" w:rsidP="006E4966">
      <w:pPr>
        <w:pStyle w:val="2"/>
        <w:rPr>
          <w:lang w:val="en-CA"/>
        </w:rPr>
      </w:pPr>
      <w:bookmarkStart w:id="169" w:name="_Toc173749048"/>
      <w:r>
        <w:rPr>
          <w:rFonts w:hint="eastAsia"/>
          <w:lang w:val="en-CA"/>
        </w:rPr>
        <w:t>6.</w:t>
      </w:r>
      <w:r w:rsidR="00460781">
        <w:rPr>
          <w:rFonts w:hint="eastAsia"/>
          <w:lang w:val="en-CA"/>
        </w:rPr>
        <w:t>8</w:t>
      </w:r>
      <w:r>
        <w:rPr>
          <w:rFonts w:hint="eastAsia"/>
          <w:lang w:val="en-CA"/>
        </w:rPr>
        <w:t xml:space="preserve"> </w:t>
      </w:r>
      <w:r>
        <w:rPr>
          <w:rFonts w:hint="eastAsia"/>
          <w:lang w:val="en-CA"/>
        </w:rPr>
        <w:t>模拟输出</w:t>
      </w:r>
      <w:r w:rsidR="00682DD8">
        <w:rPr>
          <w:rFonts w:hint="eastAsia"/>
          <w:lang w:val="en-CA"/>
        </w:rPr>
        <w:t xml:space="preserve"> Analog Output</w:t>
      </w:r>
      <w:bookmarkEnd w:id="169"/>
    </w:p>
    <w:p w14:paraId="2AA7D613" w14:textId="4389411A" w:rsidR="00411922" w:rsidRDefault="00411922" w:rsidP="00EB4BD1">
      <w:r>
        <w:rPr>
          <w:rFonts w:hint="eastAsia"/>
        </w:rPr>
        <w:t>软件可配置：</w:t>
      </w:r>
      <w:r w:rsidRPr="00EB4BD1">
        <w:t>0-20mA, 4-20mA, 0-10V, 2-10V</w:t>
      </w:r>
      <w:r>
        <w:rPr>
          <w:rFonts w:hint="eastAsia"/>
        </w:rPr>
        <w:t xml:space="preserve"> </w:t>
      </w:r>
      <w:r>
        <w:rPr>
          <w:rFonts w:hint="eastAsia"/>
        </w:rPr>
        <w:t>输出</w:t>
      </w:r>
    </w:p>
    <w:p w14:paraId="56B720E6" w14:textId="17F199D9" w:rsidR="00EB4BD1" w:rsidRPr="00EB4BD1" w:rsidRDefault="00EB4BD1" w:rsidP="00EB4BD1">
      <w:pPr>
        <w:rPr>
          <w:lang w:val="en-CA"/>
        </w:rPr>
      </w:pPr>
      <w:r w:rsidRPr="00EB4BD1">
        <w:t>电流输出（</w:t>
      </w:r>
      <w:r w:rsidRPr="00EB4BD1">
        <w:t>0-20mA/4-20mA</w:t>
      </w:r>
      <w:r w:rsidRPr="00EB4BD1">
        <w:t>）：最大负载电阻为</w:t>
      </w:r>
      <w:r w:rsidRPr="00EB4BD1">
        <w:t>500</w:t>
      </w:r>
      <w:r w:rsidRPr="00EB4BD1">
        <w:t>欧姆</w:t>
      </w:r>
      <w:r w:rsidRPr="00EB4BD1">
        <w:br/>
      </w:r>
      <w:r w:rsidRPr="00EB4BD1">
        <w:t>精度：</w:t>
      </w:r>
      <w:r w:rsidRPr="00EB4BD1">
        <w:t>0.5%</w:t>
      </w:r>
      <w:r w:rsidRPr="00EB4BD1">
        <w:br/>
      </w:r>
      <w:r w:rsidRPr="00EB4BD1">
        <w:t>温度漂移：</w:t>
      </w:r>
      <w:r w:rsidRPr="00EB4BD1">
        <w:t xml:space="preserve">50ppm/°C </w:t>
      </w:r>
      <w:r w:rsidRPr="00EB4BD1">
        <w:t>典型值</w:t>
      </w:r>
      <w:r w:rsidRPr="00EB4BD1">
        <w:br/>
      </w:r>
      <w:r w:rsidRPr="00EB4BD1">
        <w:t>开路电压：</w:t>
      </w:r>
      <w:r w:rsidRPr="00EB4BD1">
        <w:t>15V</w:t>
      </w:r>
      <w:r w:rsidRPr="00EB4BD1">
        <w:br/>
      </w:r>
      <w:r w:rsidRPr="00EB4BD1">
        <w:t>隔离电压：</w:t>
      </w:r>
      <w:r w:rsidRPr="00EB4BD1">
        <w:t>500Vdc</w:t>
      </w:r>
    </w:p>
    <w:p w14:paraId="55A05EAA" w14:textId="77777777" w:rsidR="006E4966" w:rsidRPr="006E4966" w:rsidRDefault="006E4966" w:rsidP="006E4966">
      <w:pPr>
        <w:rPr>
          <w:lang w:val="en-CA"/>
        </w:rPr>
      </w:pPr>
    </w:p>
    <w:p w14:paraId="2ACE6007" w14:textId="77777777" w:rsidR="0003613F" w:rsidRDefault="0003613F" w:rsidP="0003613F">
      <w:pPr>
        <w:rPr>
          <w:lang w:val="en-CA"/>
        </w:rPr>
      </w:pPr>
      <w:r>
        <w:rPr>
          <w:lang w:val="en-CA"/>
        </w:rPr>
        <w:br w:type="page"/>
      </w:r>
    </w:p>
    <w:p w14:paraId="4A46A377" w14:textId="77777777" w:rsidR="0003613F" w:rsidRDefault="0003613F" w:rsidP="0003613F">
      <w:pPr>
        <w:pStyle w:val="1"/>
      </w:pPr>
      <w:bookmarkStart w:id="170" w:name="_Toc83830689"/>
      <w:bookmarkStart w:id="171" w:name="_Toc119438504"/>
      <w:bookmarkStart w:id="172" w:name="_Toc173749049"/>
      <w:r>
        <w:lastRenderedPageBreak/>
        <w:t>7 EMC (electromagnetic capability)</w:t>
      </w:r>
      <w:bookmarkEnd w:id="170"/>
      <w:bookmarkEnd w:id="171"/>
      <w:bookmarkEnd w:id="172"/>
    </w:p>
    <w:p w14:paraId="12F9EB8B" w14:textId="77777777" w:rsidR="0003613F" w:rsidRDefault="0003613F" w:rsidP="0003613F">
      <w:pPr>
        <w:pStyle w:val="2"/>
      </w:pPr>
      <w:bookmarkStart w:id="173" w:name="_Toc83830690"/>
      <w:bookmarkStart w:id="174" w:name="_Toc119438505"/>
      <w:bookmarkStart w:id="175" w:name="_Toc173749050"/>
      <w:r>
        <w:t>7.1 Immunity</w:t>
      </w:r>
      <w:bookmarkEnd w:id="173"/>
      <w:bookmarkEnd w:id="174"/>
      <w:bookmarkEnd w:id="175"/>
    </w:p>
    <w:p w14:paraId="18CDE8C6" w14:textId="707FB9A4" w:rsidR="0003613F" w:rsidRDefault="0003613F" w:rsidP="0003613F">
      <w:pPr>
        <w:pStyle w:val="3"/>
      </w:pPr>
      <w:bookmarkStart w:id="176" w:name="_Toc119438506"/>
      <w:bookmarkStart w:id="177" w:name="_Toc173749051"/>
      <w:r>
        <w:t>7.1.1</w:t>
      </w:r>
      <w:r w:rsidR="00C7783B">
        <w:rPr>
          <w:rFonts w:hint="eastAsia"/>
        </w:rPr>
        <w:t xml:space="preserve"> </w:t>
      </w:r>
      <w:r>
        <w:rPr>
          <w:rFonts w:hint="eastAsia"/>
        </w:rPr>
        <w:t>In</w:t>
      </w:r>
      <w:r>
        <w:t>fluence Quantities</w:t>
      </w:r>
      <w:bookmarkEnd w:id="176"/>
      <w:bookmarkEnd w:id="177"/>
    </w:p>
    <w:p w14:paraId="06D887F3" w14:textId="56E7ED0F" w:rsidR="0003613F" w:rsidRDefault="0003613F" w:rsidP="0003613F">
      <w:pPr>
        <w:rPr>
          <w:lang w:val="en-CA"/>
        </w:rPr>
      </w:pPr>
      <w:r>
        <w:rPr>
          <w:rFonts w:hint="eastAsia"/>
          <w:lang w:val="en-CA"/>
        </w:rPr>
        <w:t>F</w:t>
      </w:r>
      <w:r>
        <w:rPr>
          <w:lang w:val="en-CA"/>
        </w:rPr>
        <w:t>or influence quantities, error shift should be within the required range.</w:t>
      </w:r>
    </w:p>
    <w:p w14:paraId="3BE41F76" w14:textId="77777777" w:rsidR="0003613F" w:rsidRDefault="0003613F" w:rsidP="0003613F">
      <w:pPr>
        <w:pStyle w:val="3"/>
      </w:pPr>
      <w:bookmarkStart w:id="178" w:name="_Toc119438507"/>
      <w:bookmarkStart w:id="179" w:name="_Toc173749052"/>
      <w:r>
        <w:t>7.1.2 Disturbance</w:t>
      </w:r>
      <w:bookmarkEnd w:id="178"/>
      <w:bookmarkEnd w:id="179"/>
    </w:p>
    <w:p w14:paraId="3997D5D2" w14:textId="77777777" w:rsidR="0003613F" w:rsidRPr="004B5FA4" w:rsidRDefault="0003613F" w:rsidP="008A4D17">
      <w:pPr>
        <w:pStyle w:val="a9"/>
        <w:numPr>
          <w:ilvl w:val="0"/>
          <w:numId w:val="13"/>
        </w:numPr>
        <w:spacing w:after="0" w:line="240" w:lineRule="auto"/>
        <w:contextualSpacing w:val="0"/>
        <w:rPr>
          <w:lang w:val="en-CA"/>
        </w:rPr>
      </w:pPr>
      <w:r>
        <w:rPr>
          <w:lang w:val="en-CA"/>
        </w:rPr>
        <w:t>Energy change shall less than CCV</w:t>
      </w:r>
    </w:p>
    <w:p w14:paraId="10F2BEF8" w14:textId="77777777" w:rsidR="0003613F" w:rsidRDefault="0003613F" w:rsidP="0003613F">
      <w:pPr>
        <w:rPr>
          <w:lang w:val="en-CA"/>
        </w:rPr>
      </w:pPr>
      <w:r>
        <w:rPr>
          <w:noProof/>
        </w:rPr>
        <w:drawing>
          <wp:inline distT="0" distB="0" distL="0" distR="0" wp14:anchorId="62116DB9" wp14:editId="51AB2D9E">
            <wp:extent cx="2047875" cy="323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F63A" w14:textId="77777777" w:rsidR="0003613F" w:rsidRPr="004B5FA4" w:rsidRDefault="0003613F" w:rsidP="008A4D17">
      <w:pPr>
        <w:pStyle w:val="a9"/>
        <w:numPr>
          <w:ilvl w:val="0"/>
          <w:numId w:val="13"/>
        </w:numPr>
        <w:spacing w:after="0" w:line="240" w:lineRule="auto"/>
        <w:contextualSpacing w:val="0"/>
        <w:rPr>
          <w:lang w:val="en-CA"/>
        </w:rPr>
      </w:pPr>
      <w:r>
        <w:rPr>
          <w:rFonts w:hint="eastAsia"/>
          <w:lang w:val="en-CA"/>
        </w:rPr>
        <w:t>A</w:t>
      </w:r>
      <w:r>
        <w:rPr>
          <w:lang w:val="en-CA"/>
        </w:rPr>
        <w:t>fter test, meter still fulfills the accuracy requirements</w:t>
      </w:r>
    </w:p>
    <w:p w14:paraId="138D9E4A" w14:textId="77777777" w:rsidR="0003613F" w:rsidRDefault="0003613F" w:rsidP="0003613F">
      <w:pPr>
        <w:pStyle w:val="2"/>
      </w:pPr>
      <w:bookmarkStart w:id="180" w:name="_Toc83830691"/>
      <w:bookmarkStart w:id="181" w:name="_Toc119438508"/>
      <w:bookmarkStart w:id="182" w:name="_Toc173749053"/>
      <w:r>
        <w:t>7.2 Emission</w:t>
      </w:r>
      <w:bookmarkEnd w:id="180"/>
      <w:bookmarkEnd w:id="181"/>
      <w:bookmarkEnd w:id="182"/>
    </w:p>
    <w:p w14:paraId="3AFE4005" w14:textId="2196F06C" w:rsidR="0003613F" w:rsidRDefault="0003613F" w:rsidP="0003613F">
      <w:pPr>
        <w:pStyle w:val="western"/>
        <w:rPr>
          <w:lang w:val="en-CA"/>
        </w:rPr>
      </w:pPr>
      <w:r>
        <w:rPr>
          <w:lang w:val="en-CA"/>
        </w:rPr>
        <w:t>EN55032</w:t>
      </w:r>
      <w:r w:rsidR="00617007">
        <w:rPr>
          <w:rFonts w:hint="eastAsia"/>
          <w:lang w:val="en-CA"/>
        </w:rPr>
        <w:t xml:space="preserve"> class B</w:t>
      </w:r>
      <w:r w:rsidR="00617007">
        <w:rPr>
          <w:rFonts w:hint="eastAsia"/>
          <w:lang w:val="en-CA"/>
        </w:rPr>
        <w:t>，及</w:t>
      </w:r>
      <w:r>
        <w:rPr>
          <w:lang w:val="en-CA"/>
        </w:rPr>
        <w:t>FCC part 15 class B</w:t>
      </w:r>
    </w:p>
    <w:p w14:paraId="46EAD011" w14:textId="77777777" w:rsidR="0003613F" w:rsidRDefault="0003613F" w:rsidP="0003613F">
      <w:pPr>
        <w:pStyle w:val="western"/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2F01F751" wp14:editId="7979ADFF">
            <wp:extent cx="5943600" cy="5671185"/>
            <wp:effectExtent l="0" t="0" r="0" b="5715"/>
            <wp:docPr id="7" name="Picture 7" descr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ig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CE442" w14:textId="77777777" w:rsidR="0003613F" w:rsidRDefault="0003613F" w:rsidP="0003613F">
      <w:pPr>
        <w:rPr>
          <w:lang w:val="en-CA"/>
        </w:rPr>
      </w:pPr>
      <w:r>
        <w:rPr>
          <w:lang w:val="en-CA"/>
        </w:rPr>
        <w:br w:type="page"/>
      </w:r>
    </w:p>
    <w:p w14:paraId="700D87C6" w14:textId="77777777" w:rsidR="0003613F" w:rsidRDefault="0003613F" w:rsidP="0003613F">
      <w:pPr>
        <w:pStyle w:val="1"/>
      </w:pPr>
      <w:bookmarkStart w:id="183" w:name="_Toc83830692"/>
      <w:bookmarkStart w:id="184" w:name="_Toc119438509"/>
      <w:bookmarkStart w:id="185" w:name="_Toc173749054"/>
      <w:r>
        <w:lastRenderedPageBreak/>
        <w:t>8 Safety</w:t>
      </w:r>
      <w:bookmarkEnd w:id="183"/>
      <w:bookmarkEnd w:id="184"/>
      <w:bookmarkEnd w:id="185"/>
    </w:p>
    <w:p w14:paraId="521EA1ED" w14:textId="67B9318B" w:rsidR="0003613F" w:rsidRDefault="002B4C44" w:rsidP="0003613F">
      <w:pPr>
        <w:pStyle w:val="af0"/>
        <w:rPr>
          <w:lang w:val="en-CA"/>
        </w:rPr>
      </w:pPr>
      <w:r>
        <w:rPr>
          <w:rFonts w:hint="eastAsia"/>
          <w:lang w:val="en-CA"/>
        </w:rPr>
        <w:t>满足</w:t>
      </w:r>
    </w:p>
    <w:p w14:paraId="7C36E99F" w14:textId="77777777" w:rsidR="0003613F" w:rsidRDefault="0003613F" w:rsidP="008A4D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>
        <w:rPr>
          <w:rFonts w:eastAsia="Times New Roman"/>
          <w:lang w:val="en-CA"/>
        </w:rPr>
        <w:t xml:space="preserve">UL 61010-1 </w:t>
      </w:r>
    </w:p>
    <w:p w14:paraId="61AD6182" w14:textId="77777777" w:rsidR="0003613F" w:rsidRDefault="0003613F" w:rsidP="008A4D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>
        <w:rPr>
          <w:rFonts w:eastAsia="Times New Roman"/>
          <w:lang w:val="en-CA"/>
        </w:rPr>
        <w:t>UL 61010-2-30</w:t>
      </w:r>
    </w:p>
    <w:p w14:paraId="2C1E6695" w14:textId="49F51720" w:rsidR="00677EB4" w:rsidRPr="00677EB4" w:rsidRDefault="0003613F" w:rsidP="008A4D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val="en-CA"/>
        </w:rPr>
      </w:pPr>
      <w:r>
        <w:rPr>
          <w:rFonts w:eastAsia="Times New Roman"/>
          <w:lang w:val="en-CA"/>
        </w:rPr>
        <w:t xml:space="preserve">IEC </w:t>
      </w:r>
      <w:r w:rsidR="009061E8">
        <w:rPr>
          <w:rFonts w:hint="eastAsia"/>
          <w:lang w:val="en-CA"/>
        </w:rPr>
        <w:t>62052-31</w:t>
      </w:r>
    </w:p>
    <w:p w14:paraId="4EE340F8" w14:textId="77777777" w:rsidR="006C7BBE" w:rsidRDefault="006C7BBE" w:rsidP="00590FC0">
      <w:pPr>
        <w:spacing w:before="100" w:beforeAutospacing="1" w:after="100" w:afterAutospacing="1" w:line="240" w:lineRule="auto"/>
        <w:rPr>
          <w:lang w:val="en-CA"/>
        </w:rPr>
      </w:pPr>
      <w:r>
        <w:rPr>
          <w:rFonts w:hint="eastAsia"/>
          <w:lang w:val="en-CA"/>
        </w:rPr>
        <w:t>考虑</w:t>
      </w:r>
    </w:p>
    <w:p w14:paraId="32D9A67C" w14:textId="5B2DFF0E" w:rsidR="006C7BBE" w:rsidRDefault="006C7BBE" w:rsidP="006C7BBE">
      <w:pPr>
        <w:pStyle w:val="af0"/>
        <w:rPr>
          <w:lang w:val="en-CA"/>
        </w:rPr>
      </w:pPr>
      <w:r w:rsidRPr="006C7BBE">
        <w:rPr>
          <w:rFonts w:ascii="宋体" w:eastAsia="宋体" w:hAnsi="宋体" w:cs="宋体" w:hint="eastAsia"/>
          <w:lang w:val="en-CA"/>
        </w:rPr>
        <w:t>电压输入标称满量程：</w:t>
      </w:r>
      <w:r w:rsidR="006A7218" w:rsidRPr="006C7BBE">
        <w:rPr>
          <w:rFonts w:eastAsia="Times New Roman" w:hint="eastAsia"/>
          <w:lang w:val="en-CA"/>
        </w:rPr>
        <w:t xml:space="preserve"> </w:t>
      </w:r>
      <w:r w:rsidRPr="006C7BBE">
        <w:rPr>
          <w:rFonts w:eastAsia="Times New Roman" w:hint="eastAsia"/>
          <w:lang w:val="en-CA"/>
        </w:rPr>
        <w:t>347VLN/600VLL</w:t>
      </w:r>
      <w:r w:rsidRPr="006C7BBE">
        <w:rPr>
          <w:rFonts w:ascii="宋体" w:eastAsia="宋体" w:hAnsi="宋体" w:cs="宋体" w:hint="eastAsia"/>
          <w:lang w:val="en-CA"/>
        </w:rPr>
        <w:t>。</w:t>
      </w:r>
      <w:r w:rsidRPr="006C7BBE">
        <w:rPr>
          <w:rFonts w:eastAsia="Times New Roman" w:hint="eastAsia"/>
          <w:lang w:val="en-CA"/>
        </w:rPr>
        <w:t>CATIII</w:t>
      </w:r>
    </w:p>
    <w:p w14:paraId="34345EA2" w14:textId="77777777" w:rsidR="00C16F6B" w:rsidRDefault="00C16F6B" w:rsidP="006C7BBE">
      <w:pPr>
        <w:pStyle w:val="af0"/>
        <w:rPr>
          <w:lang w:val="en-CA"/>
        </w:rPr>
      </w:pPr>
    </w:p>
    <w:p w14:paraId="415837F3" w14:textId="4AB58624" w:rsidR="00C16F6B" w:rsidRDefault="00655F19" w:rsidP="006C7BBE">
      <w:pPr>
        <w:pStyle w:val="af0"/>
        <w:rPr>
          <w:lang w:val="en-CA"/>
        </w:rPr>
      </w:pPr>
      <w:r>
        <w:rPr>
          <w:rFonts w:hint="eastAsia"/>
          <w:noProof/>
          <w:lang w:val="en-CA"/>
        </w:rPr>
        <w:drawing>
          <wp:inline distT="0" distB="0" distL="0" distR="0" wp14:anchorId="599D7B58" wp14:editId="07B520BC">
            <wp:extent cx="4752975" cy="2179955"/>
            <wp:effectExtent l="0" t="0" r="9525" b="0"/>
            <wp:docPr id="156726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29CD7" w14:textId="54DD82D3" w:rsidR="0030616F" w:rsidRDefault="0030616F" w:rsidP="006C7BBE">
      <w:pPr>
        <w:pStyle w:val="af0"/>
        <w:rPr>
          <w:lang w:val="en-CA"/>
        </w:rPr>
      </w:pPr>
      <w:r>
        <w:rPr>
          <w:rFonts w:hint="eastAsia"/>
          <w:noProof/>
          <w:lang w:val="en-CA"/>
        </w:rPr>
        <w:drawing>
          <wp:inline distT="0" distB="0" distL="0" distR="0" wp14:anchorId="266FA97E" wp14:editId="4691725F">
            <wp:extent cx="4784725" cy="2009775"/>
            <wp:effectExtent l="0" t="0" r="0" b="9525"/>
            <wp:docPr id="370013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7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790CF" w14:textId="62AE8876" w:rsidR="0039517D" w:rsidRPr="00C16F6B" w:rsidRDefault="0039517D" w:rsidP="006C7BBE">
      <w:pPr>
        <w:pStyle w:val="af0"/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5CB5F666" wp14:editId="46C3271A">
            <wp:extent cx="5048509" cy="2146410"/>
            <wp:effectExtent l="0" t="0" r="0" b="6350"/>
            <wp:docPr id="2" name="Picture 1" descr="A white sheet with black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60AAA62-B8E7-CEF6-33D6-9B9C1F6A63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white sheet with black text&#10;&#10;Description automatically generated">
                      <a:extLst>
                        <a:ext uri="{FF2B5EF4-FFF2-40B4-BE49-F238E27FC236}">
                          <a16:creationId xmlns:a16="http://schemas.microsoft.com/office/drawing/2014/main" id="{460AAA62-B8E7-CEF6-33D6-9B9C1F6A63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214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EE0A" w14:textId="77777777" w:rsidR="006C7BBE" w:rsidRDefault="006C7BBE" w:rsidP="006C7BBE">
      <w:pPr>
        <w:pStyle w:val="af0"/>
        <w:rPr>
          <w:rFonts w:eastAsia="Times New Roman"/>
          <w:lang w:val="en-CA"/>
        </w:rPr>
      </w:pPr>
    </w:p>
    <w:p w14:paraId="1F88BFC6" w14:textId="77777777" w:rsidR="0003265B" w:rsidRDefault="0003265B" w:rsidP="0003613F">
      <w:pPr>
        <w:rPr>
          <w:lang w:val="en-CA"/>
        </w:rPr>
      </w:pPr>
      <w:r>
        <w:rPr>
          <w:rFonts w:hint="eastAsia"/>
          <w:lang w:val="en-CA"/>
        </w:rPr>
        <w:t>各端子</w:t>
      </w:r>
    </w:p>
    <w:p w14:paraId="61A983A8" w14:textId="1A69C60C" w:rsidR="009164A1" w:rsidRDefault="009164A1" w:rsidP="008A4D17">
      <w:pPr>
        <w:pStyle w:val="a9"/>
        <w:numPr>
          <w:ilvl w:val="0"/>
          <w:numId w:val="13"/>
        </w:numPr>
        <w:rPr>
          <w:lang w:val="en-CA"/>
        </w:rPr>
      </w:pPr>
      <w:r>
        <w:rPr>
          <w:rFonts w:hint="eastAsia"/>
          <w:lang w:val="en-CA"/>
        </w:rPr>
        <w:t>供电应视为</w:t>
      </w:r>
      <w:r>
        <w:rPr>
          <w:rFonts w:hint="eastAsia"/>
          <w:lang w:val="en-CA"/>
        </w:rPr>
        <w:t>HLV</w:t>
      </w:r>
    </w:p>
    <w:p w14:paraId="24E3A096" w14:textId="44F40D28" w:rsidR="0003265B" w:rsidRDefault="0003265B" w:rsidP="008A4D17">
      <w:pPr>
        <w:pStyle w:val="a9"/>
        <w:numPr>
          <w:ilvl w:val="0"/>
          <w:numId w:val="13"/>
        </w:numPr>
        <w:rPr>
          <w:lang w:val="en-CA"/>
        </w:rPr>
      </w:pPr>
      <w:r>
        <w:rPr>
          <w:rFonts w:hint="eastAsia"/>
          <w:lang w:val="en-CA"/>
        </w:rPr>
        <w:t>电压测量应视为</w:t>
      </w:r>
      <w:r>
        <w:rPr>
          <w:rFonts w:hint="eastAsia"/>
          <w:lang w:val="en-CA"/>
        </w:rPr>
        <w:t>HLV</w:t>
      </w:r>
    </w:p>
    <w:p w14:paraId="654982C2" w14:textId="27AE70AE" w:rsidR="0003265B" w:rsidRDefault="0003265B" w:rsidP="008A4D17">
      <w:pPr>
        <w:pStyle w:val="a9"/>
        <w:numPr>
          <w:ilvl w:val="0"/>
          <w:numId w:val="13"/>
        </w:numPr>
        <w:rPr>
          <w:lang w:val="en-CA"/>
        </w:rPr>
      </w:pPr>
      <w:r>
        <w:rPr>
          <w:rFonts w:hint="eastAsia"/>
          <w:lang w:val="en-CA"/>
        </w:rPr>
        <w:t>电流测量</w:t>
      </w:r>
      <w:r>
        <w:rPr>
          <w:rFonts w:hint="eastAsia"/>
          <w:lang w:val="en-CA"/>
        </w:rPr>
        <w:t xml:space="preserve"> mA</w:t>
      </w:r>
      <w:r>
        <w:rPr>
          <w:rFonts w:hint="eastAsia"/>
          <w:lang w:val="en-CA"/>
        </w:rPr>
        <w:t>及</w:t>
      </w:r>
      <w:r>
        <w:rPr>
          <w:rFonts w:hint="eastAsia"/>
          <w:lang w:val="en-CA"/>
        </w:rPr>
        <w:t>mV</w:t>
      </w:r>
      <w:r>
        <w:rPr>
          <w:rFonts w:hint="eastAsia"/>
          <w:lang w:val="en-CA"/>
        </w:rPr>
        <w:t>型号视为</w:t>
      </w:r>
      <w:r>
        <w:rPr>
          <w:rFonts w:hint="eastAsia"/>
          <w:lang w:val="en-CA"/>
        </w:rPr>
        <w:t>ELV</w:t>
      </w:r>
    </w:p>
    <w:p w14:paraId="083D5F99" w14:textId="77777777" w:rsidR="00235838" w:rsidRDefault="00235838" w:rsidP="008A4D17">
      <w:pPr>
        <w:pStyle w:val="a9"/>
        <w:numPr>
          <w:ilvl w:val="0"/>
          <w:numId w:val="13"/>
        </w:numPr>
        <w:rPr>
          <w:lang w:val="en-CA"/>
        </w:rPr>
      </w:pPr>
      <w:r>
        <w:rPr>
          <w:rFonts w:hint="eastAsia"/>
          <w:lang w:val="en-CA"/>
        </w:rPr>
        <w:t>RS485</w:t>
      </w:r>
      <w:r>
        <w:rPr>
          <w:rFonts w:hint="eastAsia"/>
          <w:lang w:val="en-CA"/>
        </w:rPr>
        <w:t>应视为</w:t>
      </w:r>
      <w:r>
        <w:rPr>
          <w:rFonts w:hint="eastAsia"/>
          <w:lang w:val="en-CA"/>
        </w:rPr>
        <w:t>SELV</w:t>
      </w:r>
    </w:p>
    <w:p w14:paraId="54D3435F" w14:textId="77777777" w:rsidR="00462DB0" w:rsidRDefault="00235838" w:rsidP="008A4D17">
      <w:pPr>
        <w:pStyle w:val="a9"/>
        <w:numPr>
          <w:ilvl w:val="0"/>
          <w:numId w:val="13"/>
        </w:numPr>
        <w:rPr>
          <w:lang w:val="en-CA"/>
        </w:rPr>
      </w:pPr>
      <w:r>
        <w:rPr>
          <w:rFonts w:hint="eastAsia"/>
          <w:lang w:val="en-CA"/>
        </w:rPr>
        <w:t>以太网应视为</w:t>
      </w:r>
      <w:r>
        <w:rPr>
          <w:rFonts w:hint="eastAsia"/>
          <w:lang w:val="en-CA"/>
        </w:rPr>
        <w:t>SELV</w:t>
      </w:r>
    </w:p>
    <w:p w14:paraId="26E636B2" w14:textId="79C8D888" w:rsidR="0003613F" w:rsidRPr="0003265B" w:rsidRDefault="00462DB0" w:rsidP="008A4D17">
      <w:pPr>
        <w:pStyle w:val="a9"/>
        <w:numPr>
          <w:ilvl w:val="0"/>
          <w:numId w:val="13"/>
        </w:numPr>
        <w:rPr>
          <w:lang w:val="en-CA"/>
        </w:rPr>
      </w:pPr>
      <w:r>
        <w:rPr>
          <w:rFonts w:hint="eastAsia"/>
          <w:lang w:val="en-CA"/>
        </w:rPr>
        <w:t>DO</w:t>
      </w:r>
      <w:r>
        <w:rPr>
          <w:rFonts w:hint="eastAsia"/>
          <w:lang w:val="en-CA"/>
        </w:rPr>
        <w:t>应视为</w:t>
      </w:r>
      <w:r>
        <w:rPr>
          <w:rFonts w:hint="eastAsia"/>
          <w:lang w:val="en-CA"/>
        </w:rPr>
        <w:t>SELV</w:t>
      </w:r>
      <w:r w:rsidR="0003613F" w:rsidRPr="0003265B">
        <w:rPr>
          <w:lang w:val="en-CA"/>
        </w:rPr>
        <w:br w:type="page"/>
      </w:r>
    </w:p>
    <w:p w14:paraId="68CD1DD5" w14:textId="01B7954F" w:rsidR="0003613F" w:rsidRDefault="0003613F" w:rsidP="0003613F">
      <w:pPr>
        <w:pStyle w:val="1"/>
      </w:pPr>
      <w:bookmarkStart w:id="186" w:name="_Toc83830693"/>
      <w:bookmarkStart w:id="187" w:name="_Toc119438510"/>
      <w:bookmarkStart w:id="188" w:name="_Toc173749055"/>
      <w:r>
        <w:lastRenderedPageBreak/>
        <w:t xml:space="preserve">9 </w:t>
      </w:r>
      <w:bookmarkEnd w:id="186"/>
      <w:bookmarkEnd w:id="187"/>
      <w:r w:rsidR="00C24DDF">
        <w:rPr>
          <w:rFonts w:hint="eastAsia"/>
        </w:rPr>
        <w:t>环境特性</w:t>
      </w:r>
      <w:bookmarkEnd w:id="188"/>
    </w:p>
    <w:p w14:paraId="1FFE660C" w14:textId="1C243026" w:rsidR="0003613F" w:rsidRDefault="0003613F" w:rsidP="0003613F">
      <w:pPr>
        <w:pStyle w:val="2"/>
      </w:pPr>
      <w:bookmarkStart w:id="189" w:name="_Toc119438511"/>
      <w:bookmarkStart w:id="190" w:name="_Toc173749056"/>
      <w:r>
        <w:t xml:space="preserve">9.1 </w:t>
      </w:r>
      <w:bookmarkEnd w:id="189"/>
      <w:r w:rsidR="00D3352E">
        <w:rPr>
          <w:rFonts w:hint="eastAsia"/>
        </w:rPr>
        <w:t>环境要求</w:t>
      </w:r>
      <w:bookmarkEnd w:id="190"/>
    </w:p>
    <w:p w14:paraId="4F7AD057" w14:textId="09EF565D" w:rsidR="00D3352E" w:rsidRPr="00D3352E" w:rsidRDefault="00D3352E" w:rsidP="008A4D17">
      <w:pPr>
        <w:pStyle w:val="a9"/>
        <w:numPr>
          <w:ilvl w:val="0"/>
          <w:numId w:val="20"/>
        </w:numPr>
        <w:spacing w:before="100" w:beforeAutospacing="1" w:after="100" w:afterAutospacing="1" w:line="240" w:lineRule="auto"/>
        <w:contextualSpacing w:val="0"/>
        <w:rPr>
          <w:rFonts w:eastAsia="Times New Roman"/>
          <w:lang w:val="en-CA"/>
        </w:rPr>
      </w:pPr>
      <w:r>
        <w:rPr>
          <w:rFonts w:ascii="宋体" w:eastAsia="宋体" w:hAnsi="宋体" w:cs="宋体" w:hint="eastAsia"/>
          <w:lang w:val="en-CA"/>
        </w:rPr>
        <w:t>室内使用</w:t>
      </w:r>
    </w:p>
    <w:p w14:paraId="7D9DA2E3" w14:textId="3357EF0F" w:rsidR="0003613F" w:rsidRPr="00C55614" w:rsidRDefault="0003613F" w:rsidP="008A4D17">
      <w:pPr>
        <w:pStyle w:val="a9"/>
        <w:numPr>
          <w:ilvl w:val="0"/>
          <w:numId w:val="20"/>
        </w:numPr>
        <w:spacing w:before="100" w:beforeAutospacing="1" w:after="100" w:afterAutospacing="1" w:line="240" w:lineRule="auto"/>
        <w:contextualSpacing w:val="0"/>
        <w:rPr>
          <w:rFonts w:eastAsia="Times New Roman"/>
          <w:lang w:val="en-CA"/>
        </w:rPr>
      </w:pPr>
      <w:r w:rsidRPr="00C55614">
        <w:rPr>
          <w:rFonts w:eastAsia="Times New Roman"/>
          <w:lang w:val="en-CA"/>
        </w:rPr>
        <w:t>Pollution degree 2</w:t>
      </w:r>
    </w:p>
    <w:p w14:paraId="237ED813" w14:textId="61E933D0" w:rsidR="0003613F" w:rsidRPr="00D14EA6" w:rsidRDefault="0003613F" w:rsidP="008A4D17">
      <w:pPr>
        <w:pStyle w:val="a9"/>
        <w:numPr>
          <w:ilvl w:val="0"/>
          <w:numId w:val="20"/>
        </w:numPr>
        <w:spacing w:before="100" w:beforeAutospacing="1" w:after="100" w:afterAutospacing="1" w:line="240" w:lineRule="auto"/>
        <w:contextualSpacing w:val="0"/>
        <w:rPr>
          <w:rFonts w:eastAsia="Times New Roman"/>
          <w:lang w:val="en-CA"/>
        </w:rPr>
      </w:pPr>
      <w:r w:rsidRPr="00C55614">
        <w:rPr>
          <w:rFonts w:eastAsia="Times New Roman"/>
          <w:lang w:val="en-CA"/>
        </w:rPr>
        <w:t>Rated operating range (with specified uncertainty):  –</w:t>
      </w:r>
      <w:r w:rsidR="00DA3FBD">
        <w:rPr>
          <w:rFonts w:hint="eastAsia"/>
          <w:lang w:val="en-CA"/>
        </w:rPr>
        <w:t>25</w:t>
      </w:r>
      <w:r w:rsidRPr="00C55614">
        <w:rPr>
          <w:rFonts w:eastAsia="Times New Roman"/>
          <w:lang w:val="en-CA"/>
        </w:rPr>
        <w:t xml:space="preserve"> °C to +</w:t>
      </w:r>
      <w:r w:rsidR="00DA3FBD">
        <w:rPr>
          <w:rFonts w:hint="eastAsia"/>
          <w:lang w:val="en-CA"/>
        </w:rPr>
        <w:t>70</w:t>
      </w:r>
      <w:r w:rsidRPr="00C55614">
        <w:rPr>
          <w:rFonts w:eastAsia="Times New Roman"/>
          <w:lang w:val="en-CA"/>
        </w:rPr>
        <w:t xml:space="preserve"> °C </w:t>
      </w:r>
    </w:p>
    <w:p w14:paraId="456C2C0F" w14:textId="162223D6" w:rsidR="00DA3FBD" w:rsidRPr="00DA3FBD" w:rsidRDefault="00DA3FBD" w:rsidP="008A4D17">
      <w:pPr>
        <w:pStyle w:val="a9"/>
        <w:numPr>
          <w:ilvl w:val="0"/>
          <w:numId w:val="20"/>
        </w:numPr>
        <w:spacing w:before="100" w:beforeAutospacing="1" w:after="100" w:afterAutospacing="1" w:line="240" w:lineRule="auto"/>
        <w:contextualSpacing w:val="0"/>
        <w:rPr>
          <w:rFonts w:eastAsia="Times New Roman"/>
          <w:lang w:val="en-CA"/>
        </w:rPr>
      </w:pPr>
      <w:r w:rsidRPr="00C55614">
        <w:rPr>
          <w:rFonts w:eastAsia="Times New Roman"/>
          <w:lang w:val="en-CA"/>
        </w:rPr>
        <w:t>Limit range of operation:  –40 °C to +85 °C </w:t>
      </w:r>
    </w:p>
    <w:p w14:paraId="5434233F" w14:textId="686352CB" w:rsidR="0003613F" w:rsidRDefault="0003613F" w:rsidP="008A4D17">
      <w:pPr>
        <w:pStyle w:val="a9"/>
        <w:numPr>
          <w:ilvl w:val="0"/>
          <w:numId w:val="20"/>
        </w:numPr>
        <w:spacing w:before="100" w:beforeAutospacing="1" w:after="100" w:afterAutospacing="1" w:line="240" w:lineRule="auto"/>
        <w:contextualSpacing w:val="0"/>
        <w:rPr>
          <w:rFonts w:eastAsia="Times New Roman"/>
          <w:lang w:val="en-CA"/>
        </w:rPr>
      </w:pPr>
      <w:r w:rsidRPr="00C55614">
        <w:rPr>
          <w:rFonts w:eastAsia="Times New Roman"/>
          <w:lang w:val="en-CA"/>
        </w:rPr>
        <w:t>Range for storage and shipping:  –40 °C to +85 °C</w:t>
      </w:r>
    </w:p>
    <w:p w14:paraId="6F3919A0" w14:textId="77777777" w:rsidR="0003613F" w:rsidRDefault="0003613F" w:rsidP="008A4D17">
      <w:pPr>
        <w:pStyle w:val="a9"/>
        <w:numPr>
          <w:ilvl w:val="0"/>
          <w:numId w:val="20"/>
        </w:numPr>
        <w:spacing w:before="100" w:beforeAutospacing="1" w:after="100" w:afterAutospacing="1" w:line="240" w:lineRule="auto"/>
        <w:contextualSpacing w:val="0"/>
        <w:rPr>
          <w:rFonts w:eastAsia="Times New Roman"/>
          <w:lang w:val="en-CA"/>
        </w:rPr>
      </w:pPr>
      <w:r w:rsidRPr="00C55614">
        <w:rPr>
          <w:rFonts w:eastAsia="Times New Roman"/>
          <w:lang w:val="en-CA"/>
        </w:rPr>
        <w:t>Rated operating range (with specified uncertainty): 0 % to 75 % RH</w:t>
      </w:r>
    </w:p>
    <w:p w14:paraId="7C9904FC" w14:textId="77777777" w:rsidR="0003613F" w:rsidRDefault="0003613F" w:rsidP="008A4D17">
      <w:pPr>
        <w:pStyle w:val="a9"/>
        <w:numPr>
          <w:ilvl w:val="0"/>
          <w:numId w:val="20"/>
        </w:numPr>
        <w:spacing w:before="100" w:beforeAutospacing="1" w:after="100" w:afterAutospacing="1" w:line="240" w:lineRule="auto"/>
        <w:contextualSpacing w:val="0"/>
        <w:rPr>
          <w:rFonts w:eastAsia="Times New Roman"/>
          <w:lang w:val="en-CA"/>
        </w:rPr>
      </w:pPr>
      <w:r w:rsidRPr="00C55614">
        <w:rPr>
          <w:rFonts w:eastAsia="Times New Roman"/>
          <w:lang w:val="en-CA"/>
        </w:rPr>
        <w:t>Limit range of operation: 0 % to 95 % RH</w:t>
      </w:r>
    </w:p>
    <w:p w14:paraId="15612D1D" w14:textId="77777777" w:rsidR="0003613F" w:rsidRDefault="0003613F" w:rsidP="008A4D17">
      <w:pPr>
        <w:pStyle w:val="a9"/>
        <w:numPr>
          <w:ilvl w:val="0"/>
          <w:numId w:val="20"/>
        </w:numPr>
        <w:spacing w:before="100" w:beforeAutospacing="1" w:after="100" w:afterAutospacing="1" w:line="240" w:lineRule="auto"/>
        <w:contextualSpacing w:val="0"/>
        <w:rPr>
          <w:rFonts w:eastAsia="Times New Roman"/>
          <w:lang w:val="en-CA"/>
        </w:rPr>
      </w:pPr>
      <w:r w:rsidRPr="00C55614">
        <w:rPr>
          <w:rFonts w:eastAsia="Times New Roman"/>
          <w:lang w:val="en-CA"/>
        </w:rPr>
        <w:t>Limit range for storage and shipping: 0 % to 95 % RH</w:t>
      </w:r>
    </w:p>
    <w:p w14:paraId="4C0C64DC" w14:textId="77777777" w:rsidR="0003613F" w:rsidRDefault="0003613F" w:rsidP="008A4D17">
      <w:pPr>
        <w:pStyle w:val="a9"/>
        <w:numPr>
          <w:ilvl w:val="0"/>
          <w:numId w:val="20"/>
        </w:numPr>
        <w:spacing w:before="100" w:beforeAutospacing="1" w:after="100" w:afterAutospacing="1" w:line="240" w:lineRule="auto"/>
        <w:contextualSpacing w:val="0"/>
        <w:rPr>
          <w:rFonts w:eastAsia="Times New Roman"/>
          <w:lang w:val="en-CA"/>
        </w:rPr>
      </w:pPr>
      <w:r w:rsidRPr="00C55614">
        <w:rPr>
          <w:rFonts w:eastAsia="Times New Roman"/>
          <w:lang w:val="en-CA"/>
        </w:rPr>
        <w:t>Altitude 0 m to 2000 m</w:t>
      </w:r>
    </w:p>
    <w:p w14:paraId="2C06DDF8" w14:textId="63446CD9" w:rsidR="0003613F" w:rsidRPr="00A7366D" w:rsidRDefault="0003613F" w:rsidP="0003613F">
      <w:pPr>
        <w:rPr>
          <w:lang w:val="en-CA"/>
        </w:rPr>
      </w:pPr>
    </w:p>
    <w:p w14:paraId="529D41BB" w14:textId="77777777" w:rsidR="005E5A1F" w:rsidRPr="005E5A1F" w:rsidRDefault="005E5A1F" w:rsidP="005E5A1F">
      <w:pPr>
        <w:spacing w:before="100" w:beforeAutospacing="1" w:after="100" w:afterAutospacing="1" w:line="240" w:lineRule="auto"/>
        <w:rPr>
          <w:lang w:val="en-CA"/>
        </w:rPr>
      </w:pPr>
    </w:p>
    <w:p w14:paraId="22347ED7" w14:textId="77777777" w:rsidR="00BA0A79" w:rsidRPr="00E66136" w:rsidRDefault="00BA0A79">
      <w:pPr>
        <w:rPr>
          <w:lang w:val="en-CA"/>
        </w:rPr>
      </w:pPr>
    </w:p>
    <w:sectPr w:rsidR="00BA0A79" w:rsidRPr="00E66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6" w:author="Pei LV" w:date="2026-05-21T10:51:00Z" w:initials="PL">
    <w:p w14:paraId="0AE489BC" w14:textId="77777777" w:rsidR="00E93C86" w:rsidRDefault="00E93C86" w:rsidP="00E93C86">
      <w:pPr>
        <w:pStyle w:val="af3"/>
      </w:pPr>
      <w:r>
        <w:rPr>
          <w:rStyle w:val="af6"/>
        </w:rPr>
        <w:annotationRef/>
      </w:r>
      <w:r>
        <w:rPr>
          <w:rFonts w:hint="eastAsia"/>
        </w:rPr>
        <w:t>增加导轨宽度信息</w:t>
      </w:r>
    </w:p>
  </w:comment>
  <w:comment w:id="140" w:author="Pei LV" w:date="2026-05-21T10:51:00Z" w:initials="PL">
    <w:p w14:paraId="31DF3393" w14:textId="77777777" w:rsidR="00E93C86" w:rsidRDefault="00E93C86" w:rsidP="00E93C86">
      <w:pPr>
        <w:pStyle w:val="af3"/>
      </w:pPr>
      <w:r>
        <w:rPr>
          <w:rStyle w:val="af6"/>
        </w:rPr>
        <w:annotationRef/>
      </w:r>
      <w:r>
        <w:rPr>
          <w:rFonts w:hint="eastAsia"/>
        </w:rPr>
        <w:t>增加导轨宽度信息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E489BC" w15:done="0"/>
  <w15:commentEx w15:paraId="31DF33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B6097C" w16cex:dateUtc="2026-05-21T02:51:00Z"/>
  <w16cex:commentExtensible w16cex:durableId="66947DF4" w16cex:dateUtc="2026-05-21T02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E489BC" w16cid:durableId="4EB6097C"/>
  <w16cid:commentId w16cid:paraId="31DF3393" w16cid:durableId="66947DF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3AB9C" w14:textId="77777777" w:rsidR="00C229C1" w:rsidRDefault="00C229C1" w:rsidP="00F126C6">
      <w:pPr>
        <w:spacing w:after="0" w:line="240" w:lineRule="auto"/>
      </w:pPr>
      <w:r>
        <w:separator/>
      </w:r>
    </w:p>
  </w:endnote>
  <w:endnote w:type="continuationSeparator" w:id="0">
    <w:p w14:paraId="00B3FC1C" w14:textId="77777777" w:rsidR="00C229C1" w:rsidRDefault="00C229C1" w:rsidP="00F126C6">
      <w:pPr>
        <w:spacing w:after="0" w:line="240" w:lineRule="auto"/>
      </w:pPr>
      <w:r>
        <w:continuationSeparator/>
      </w:r>
    </w:p>
  </w:endnote>
  <w:endnote w:type="continuationNotice" w:id="1">
    <w:p w14:paraId="6402DD37" w14:textId="77777777" w:rsidR="00C229C1" w:rsidRDefault="00C229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ans">
    <w:altName w:val="Yu Gothic"/>
    <w:charset w:val="80"/>
    <w:family w:val="auto"/>
    <w:pitch w:val="default"/>
    <w:sig w:usb0="00000000" w:usb1="00000000" w:usb2="00000010" w:usb3="00000000" w:csb0="0002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FC69E" w14:textId="77777777" w:rsidR="00C229C1" w:rsidRDefault="00C229C1" w:rsidP="00F126C6">
      <w:pPr>
        <w:spacing w:after="0" w:line="240" w:lineRule="auto"/>
      </w:pPr>
      <w:r>
        <w:separator/>
      </w:r>
    </w:p>
  </w:footnote>
  <w:footnote w:type="continuationSeparator" w:id="0">
    <w:p w14:paraId="77FB42E0" w14:textId="77777777" w:rsidR="00C229C1" w:rsidRDefault="00C229C1" w:rsidP="00F126C6">
      <w:pPr>
        <w:spacing w:after="0" w:line="240" w:lineRule="auto"/>
      </w:pPr>
      <w:r>
        <w:continuationSeparator/>
      </w:r>
    </w:p>
  </w:footnote>
  <w:footnote w:type="continuationNotice" w:id="1">
    <w:p w14:paraId="55276EDC" w14:textId="77777777" w:rsidR="00C229C1" w:rsidRDefault="00C229C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13E"/>
    <w:multiLevelType w:val="hybridMultilevel"/>
    <w:tmpl w:val="1F1E4182"/>
    <w:lvl w:ilvl="0" w:tplc="04090001">
      <w:start w:val="1"/>
      <w:numFmt w:val="bullet"/>
      <w:lvlText w:val=""/>
      <w:lvlJc w:val="left"/>
      <w:pPr>
        <w:ind w:left="769" w:hanging="4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1189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9" w:hanging="420"/>
      </w:pPr>
      <w:rPr>
        <w:rFonts w:ascii="Wingdings" w:hAnsi="Wingdings" w:hint="default"/>
      </w:rPr>
    </w:lvl>
  </w:abstractNum>
  <w:abstractNum w:abstractNumId="1" w15:restartNumberingAfterBreak="0">
    <w:nsid w:val="04AA109B"/>
    <w:multiLevelType w:val="hybridMultilevel"/>
    <w:tmpl w:val="5616E8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5A40230"/>
    <w:multiLevelType w:val="hybridMultilevel"/>
    <w:tmpl w:val="45BA77EE"/>
    <w:lvl w:ilvl="0" w:tplc="B01A62F0">
      <w:start w:val="1"/>
      <w:numFmt w:val="bullet"/>
      <w:lvlText w:val=""/>
      <w:lvlJc w:val="left"/>
      <w:pPr>
        <w:ind w:left="780" w:hanging="42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06256F22"/>
    <w:multiLevelType w:val="hybridMultilevel"/>
    <w:tmpl w:val="713C6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51C93"/>
    <w:multiLevelType w:val="hybridMultilevel"/>
    <w:tmpl w:val="724E822E"/>
    <w:lvl w:ilvl="0" w:tplc="C6761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7171CA2"/>
    <w:multiLevelType w:val="hybridMultilevel"/>
    <w:tmpl w:val="530C4D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A4B18C6"/>
    <w:multiLevelType w:val="hybridMultilevel"/>
    <w:tmpl w:val="A2507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5D522B"/>
    <w:multiLevelType w:val="hybridMultilevel"/>
    <w:tmpl w:val="5B66B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67120F"/>
    <w:multiLevelType w:val="hybridMultilevel"/>
    <w:tmpl w:val="E396B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D926BA"/>
    <w:multiLevelType w:val="hybridMultilevel"/>
    <w:tmpl w:val="3C7263E0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0D040E76"/>
    <w:multiLevelType w:val="hybridMultilevel"/>
    <w:tmpl w:val="10165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9969FE"/>
    <w:multiLevelType w:val="multilevel"/>
    <w:tmpl w:val="05DA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31310"/>
    <w:multiLevelType w:val="hybridMultilevel"/>
    <w:tmpl w:val="1B98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06208A"/>
    <w:multiLevelType w:val="hybridMultilevel"/>
    <w:tmpl w:val="F19C9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80635C"/>
    <w:multiLevelType w:val="hybridMultilevel"/>
    <w:tmpl w:val="3C726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CC21E9"/>
    <w:multiLevelType w:val="hybridMultilevel"/>
    <w:tmpl w:val="54BC2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86689B"/>
    <w:multiLevelType w:val="hybridMultilevel"/>
    <w:tmpl w:val="261C6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CC6CEC"/>
    <w:multiLevelType w:val="hybridMultilevel"/>
    <w:tmpl w:val="4DEE354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1DB00E26"/>
    <w:multiLevelType w:val="hybridMultilevel"/>
    <w:tmpl w:val="07CEA4B4"/>
    <w:lvl w:ilvl="0" w:tplc="B01A62F0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1DFA264F"/>
    <w:multiLevelType w:val="hybridMultilevel"/>
    <w:tmpl w:val="9E40A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DA4E58"/>
    <w:multiLevelType w:val="hybridMultilevel"/>
    <w:tmpl w:val="A190A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BD3605"/>
    <w:multiLevelType w:val="hybridMultilevel"/>
    <w:tmpl w:val="491E9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186D05"/>
    <w:multiLevelType w:val="multilevel"/>
    <w:tmpl w:val="37DA004C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24824341"/>
    <w:multiLevelType w:val="hybridMultilevel"/>
    <w:tmpl w:val="52B0A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8B556F"/>
    <w:multiLevelType w:val="hybridMultilevel"/>
    <w:tmpl w:val="BA7EE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F2319B"/>
    <w:multiLevelType w:val="hybridMultilevel"/>
    <w:tmpl w:val="9EAE0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447E64"/>
    <w:multiLevelType w:val="hybridMultilevel"/>
    <w:tmpl w:val="2452C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951351"/>
    <w:multiLevelType w:val="hybridMultilevel"/>
    <w:tmpl w:val="6CE2B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D72EDA"/>
    <w:multiLevelType w:val="hybridMultilevel"/>
    <w:tmpl w:val="60AE4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6F0A1A"/>
    <w:multiLevelType w:val="multilevel"/>
    <w:tmpl w:val="3B02473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eastAsiaTheme="minorEastAsia" w:hAnsi="Wingdings" w:cstheme="minorBid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167323"/>
    <w:multiLevelType w:val="hybridMultilevel"/>
    <w:tmpl w:val="BDBC7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EC58DD"/>
    <w:multiLevelType w:val="hybridMultilevel"/>
    <w:tmpl w:val="A5E4B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DC70E8"/>
    <w:multiLevelType w:val="hybridMultilevel"/>
    <w:tmpl w:val="93EA2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2F517F3"/>
    <w:multiLevelType w:val="hybridMultilevel"/>
    <w:tmpl w:val="603EB01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33E50753"/>
    <w:multiLevelType w:val="hybridMultilevel"/>
    <w:tmpl w:val="338CF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62601E8"/>
    <w:multiLevelType w:val="hybridMultilevel"/>
    <w:tmpl w:val="91AAC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6D67784"/>
    <w:multiLevelType w:val="hybridMultilevel"/>
    <w:tmpl w:val="B6F46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403898"/>
    <w:multiLevelType w:val="multilevel"/>
    <w:tmpl w:val="D3620FC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3A3260F3"/>
    <w:multiLevelType w:val="hybridMultilevel"/>
    <w:tmpl w:val="14849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AE81735"/>
    <w:multiLevelType w:val="hybridMultilevel"/>
    <w:tmpl w:val="1FA08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94595E"/>
    <w:multiLevelType w:val="hybridMultilevel"/>
    <w:tmpl w:val="57B8A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CDC0339"/>
    <w:multiLevelType w:val="hybridMultilevel"/>
    <w:tmpl w:val="B9CA0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F9D3788"/>
    <w:multiLevelType w:val="hybridMultilevel"/>
    <w:tmpl w:val="063EBE74"/>
    <w:lvl w:ilvl="0" w:tplc="B01A62F0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41AA5019"/>
    <w:multiLevelType w:val="hybridMultilevel"/>
    <w:tmpl w:val="3C96AE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421C6A67"/>
    <w:multiLevelType w:val="hybridMultilevel"/>
    <w:tmpl w:val="A126D6D0"/>
    <w:lvl w:ilvl="0" w:tplc="B01A62F0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5" w15:restartNumberingAfterBreak="0">
    <w:nsid w:val="42515F59"/>
    <w:multiLevelType w:val="hybridMultilevel"/>
    <w:tmpl w:val="54EC7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37701CB"/>
    <w:multiLevelType w:val="hybridMultilevel"/>
    <w:tmpl w:val="B358B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BF3C87"/>
    <w:multiLevelType w:val="hybridMultilevel"/>
    <w:tmpl w:val="9A2C1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6457AB7"/>
    <w:multiLevelType w:val="hybridMultilevel"/>
    <w:tmpl w:val="FD4AB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9E3D08"/>
    <w:multiLevelType w:val="hybridMultilevel"/>
    <w:tmpl w:val="594C2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025C99"/>
    <w:multiLevelType w:val="hybridMultilevel"/>
    <w:tmpl w:val="98602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B1A63E0"/>
    <w:multiLevelType w:val="multilevel"/>
    <w:tmpl w:val="A8CA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950C18"/>
    <w:multiLevelType w:val="multilevel"/>
    <w:tmpl w:val="67E4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ED2606"/>
    <w:multiLevelType w:val="hybridMultilevel"/>
    <w:tmpl w:val="FE080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0580DE4"/>
    <w:multiLevelType w:val="hybridMultilevel"/>
    <w:tmpl w:val="323ED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331EDC"/>
    <w:multiLevelType w:val="hybridMultilevel"/>
    <w:tmpl w:val="117E5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554504B"/>
    <w:multiLevelType w:val="hybridMultilevel"/>
    <w:tmpl w:val="03D68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5944A6B"/>
    <w:multiLevelType w:val="hybridMultilevel"/>
    <w:tmpl w:val="43C2E8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5730126B"/>
    <w:multiLevelType w:val="hybridMultilevel"/>
    <w:tmpl w:val="9F1CA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9F2516E"/>
    <w:multiLevelType w:val="multilevel"/>
    <w:tmpl w:val="39EC86CA"/>
    <w:lvl w:ilvl="0">
      <w:start w:val="1"/>
      <w:numFmt w:val="decimal"/>
      <w:lvlText w:val="1"/>
      <w:lvlJc w:val="left"/>
      <w:pPr>
        <w:ind w:left="420" w:hanging="420"/>
      </w:pPr>
    </w:lvl>
    <w:lvl w:ilvl="1">
      <w:start w:val="1"/>
      <w:numFmt w:val="decimal"/>
      <w:lvlText w:val="%2.2"/>
      <w:lvlJc w:val="left"/>
      <w:pPr>
        <w:ind w:left="840" w:hanging="420"/>
      </w:pPr>
    </w:lvl>
    <w:lvl w:ilvl="2" w:tentative="1">
      <w:start w:val="1"/>
      <w:numFmt w:val="decimal"/>
      <w:lvlText w:val="%2.%3.2"/>
      <w:lvlJc w:val="left"/>
      <w:pPr>
        <w:ind w:left="1260" w:hanging="420"/>
      </w:p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0" w15:restartNumberingAfterBreak="0">
    <w:nsid w:val="5B47081D"/>
    <w:multiLevelType w:val="hybridMultilevel"/>
    <w:tmpl w:val="E9B45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C224746"/>
    <w:multiLevelType w:val="hybridMultilevel"/>
    <w:tmpl w:val="1C680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D9A36EB"/>
    <w:multiLevelType w:val="hybridMultilevel"/>
    <w:tmpl w:val="2EAE40F6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3" w15:restartNumberingAfterBreak="0">
    <w:nsid w:val="5E9F3568"/>
    <w:multiLevelType w:val="hybridMultilevel"/>
    <w:tmpl w:val="28AEE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F503CF8"/>
    <w:multiLevelType w:val="hybridMultilevel"/>
    <w:tmpl w:val="4A66B82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5" w15:restartNumberingAfterBreak="0">
    <w:nsid w:val="60D35C0F"/>
    <w:multiLevelType w:val="hybridMultilevel"/>
    <w:tmpl w:val="CA5A9B1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6" w15:restartNumberingAfterBreak="0">
    <w:nsid w:val="60D92ED7"/>
    <w:multiLevelType w:val="hybridMultilevel"/>
    <w:tmpl w:val="53D0B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13D3F00"/>
    <w:multiLevelType w:val="hybridMultilevel"/>
    <w:tmpl w:val="409289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 w15:restartNumberingAfterBreak="0">
    <w:nsid w:val="62047FC4"/>
    <w:multiLevelType w:val="hybridMultilevel"/>
    <w:tmpl w:val="94D0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22560B4"/>
    <w:multiLevelType w:val="hybridMultilevel"/>
    <w:tmpl w:val="EF8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52E5ACF"/>
    <w:multiLevelType w:val="hybridMultilevel"/>
    <w:tmpl w:val="E836E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7B430F4"/>
    <w:multiLevelType w:val="hybridMultilevel"/>
    <w:tmpl w:val="730C2B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2" w15:restartNumberingAfterBreak="0">
    <w:nsid w:val="6B1310F8"/>
    <w:multiLevelType w:val="hybridMultilevel"/>
    <w:tmpl w:val="7A4EA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BA156F1"/>
    <w:multiLevelType w:val="hybridMultilevel"/>
    <w:tmpl w:val="6C402B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 w15:restartNumberingAfterBreak="0">
    <w:nsid w:val="6DFD63A6"/>
    <w:multiLevelType w:val="hybridMultilevel"/>
    <w:tmpl w:val="3E467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F293CC7"/>
    <w:multiLevelType w:val="hybridMultilevel"/>
    <w:tmpl w:val="735CFF0E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6" w15:restartNumberingAfterBreak="0">
    <w:nsid w:val="73815AE7"/>
    <w:multiLevelType w:val="multilevel"/>
    <w:tmpl w:val="30E6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8637DD"/>
    <w:multiLevelType w:val="hybridMultilevel"/>
    <w:tmpl w:val="CAD00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05450D"/>
    <w:multiLevelType w:val="hybridMultilevel"/>
    <w:tmpl w:val="87B82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63065B9"/>
    <w:multiLevelType w:val="hybridMultilevel"/>
    <w:tmpl w:val="306C160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0" w15:restartNumberingAfterBreak="0">
    <w:nsid w:val="772E6C28"/>
    <w:multiLevelType w:val="hybridMultilevel"/>
    <w:tmpl w:val="EDAEB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8B63633"/>
    <w:multiLevelType w:val="hybridMultilevel"/>
    <w:tmpl w:val="17B25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B9C5940"/>
    <w:multiLevelType w:val="hybridMultilevel"/>
    <w:tmpl w:val="8C5AD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CC6318"/>
    <w:multiLevelType w:val="hybridMultilevel"/>
    <w:tmpl w:val="9AB81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E461C81"/>
    <w:multiLevelType w:val="hybridMultilevel"/>
    <w:tmpl w:val="46FEF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761156">
    <w:abstractNumId w:val="21"/>
  </w:num>
  <w:num w:numId="2" w16cid:durableId="327487922">
    <w:abstractNumId w:val="1"/>
  </w:num>
  <w:num w:numId="3" w16cid:durableId="1575629975">
    <w:abstractNumId w:val="55"/>
  </w:num>
  <w:num w:numId="4" w16cid:durableId="17243085">
    <w:abstractNumId w:val="50"/>
  </w:num>
  <w:num w:numId="5" w16cid:durableId="1604994877">
    <w:abstractNumId w:val="35"/>
  </w:num>
  <w:num w:numId="6" w16cid:durableId="307319528">
    <w:abstractNumId w:val="59"/>
  </w:num>
  <w:num w:numId="7" w16cid:durableId="1215966457">
    <w:abstractNumId w:val="15"/>
  </w:num>
  <w:num w:numId="8" w16cid:durableId="156920481">
    <w:abstractNumId w:val="68"/>
  </w:num>
  <w:num w:numId="9" w16cid:durableId="1327592532">
    <w:abstractNumId w:val="33"/>
  </w:num>
  <w:num w:numId="10" w16cid:durableId="2074547246">
    <w:abstractNumId w:val="76"/>
  </w:num>
  <w:num w:numId="11" w16cid:durableId="694382285">
    <w:abstractNumId w:val="79"/>
  </w:num>
  <w:num w:numId="12" w16cid:durableId="1954630304">
    <w:abstractNumId w:val="0"/>
  </w:num>
  <w:num w:numId="13" w16cid:durableId="1920865884">
    <w:abstractNumId w:val="17"/>
  </w:num>
  <w:num w:numId="14" w16cid:durableId="938103291">
    <w:abstractNumId w:val="64"/>
  </w:num>
  <w:num w:numId="15" w16cid:durableId="1605844413">
    <w:abstractNumId w:val="42"/>
  </w:num>
  <w:num w:numId="16" w16cid:durableId="55394446">
    <w:abstractNumId w:val="44"/>
  </w:num>
  <w:num w:numId="17" w16cid:durableId="1428116155">
    <w:abstractNumId w:val="18"/>
  </w:num>
  <w:num w:numId="18" w16cid:durableId="196433051">
    <w:abstractNumId w:val="2"/>
  </w:num>
  <w:num w:numId="19" w16cid:durableId="636374231">
    <w:abstractNumId w:val="29"/>
  </w:num>
  <w:num w:numId="20" w16cid:durableId="1030375451">
    <w:abstractNumId w:val="5"/>
  </w:num>
  <w:num w:numId="21" w16cid:durableId="2118063201">
    <w:abstractNumId w:val="62"/>
  </w:num>
  <w:num w:numId="22" w16cid:durableId="3827195">
    <w:abstractNumId w:val="9"/>
  </w:num>
  <w:num w:numId="23" w16cid:durableId="1370490184">
    <w:abstractNumId w:val="75"/>
  </w:num>
  <w:num w:numId="24" w16cid:durableId="888302904">
    <w:abstractNumId w:val="43"/>
  </w:num>
  <w:num w:numId="25" w16cid:durableId="1686596579">
    <w:abstractNumId w:val="24"/>
  </w:num>
  <w:num w:numId="26" w16cid:durableId="885991253">
    <w:abstractNumId w:val="25"/>
  </w:num>
  <w:num w:numId="27" w16cid:durableId="1835222889">
    <w:abstractNumId w:val="41"/>
  </w:num>
  <w:num w:numId="28" w16cid:durableId="199635778">
    <w:abstractNumId w:val="27"/>
  </w:num>
  <w:num w:numId="29" w16cid:durableId="133262262">
    <w:abstractNumId w:val="3"/>
  </w:num>
  <w:num w:numId="30" w16cid:durableId="904686462">
    <w:abstractNumId w:val="10"/>
  </w:num>
  <w:num w:numId="31" w16cid:durableId="19823081">
    <w:abstractNumId w:val="45"/>
  </w:num>
  <w:num w:numId="32" w16cid:durableId="1207108616">
    <w:abstractNumId w:val="49"/>
  </w:num>
  <w:num w:numId="33" w16cid:durableId="1029532178">
    <w:abstractNumId w:val="16"/>
  </w:num>
  <w:num w:numId="34" w16cid:durableId="14620321">
    <w:abstractNumId w:val="69"/>
  </w:num>
  <w:num w:numId="35" w16cid:durableId="87115515">
    <w:abstractNumId w:val="46"/>
  </w:num>
  <w:num w:numId="36" w16cid:durableId="1597590533">
    <w:abstractNumId w:val="32"/>
  </w:num>
  <w:num w:numId="37" w16cid:durableId="940181391">
    <w:abstractNumId w:val="23"/>
  </w:num>
  <w:num w:numId="38" w16cid:durableId="728575290">
    <w:abstractNumId w:val="47"/>
  </w:num>
  <w:num w:numId="39" w16cid:durableId="1253704780">
    <w:abstractNumId w:val="82"/>
  </w:num>
  <w:num w:numId="40" w16cid:durableId="919867278">
    <w:abstractNumId w:val="61"/>
  </w:num>
  <w:num w:numId="41" w16cid:durableId="2077897546">
    <w:abstractNumId w:val="54"/>
  </w:num>
  <w:num w:numId="42" w16cid:durableId="203636149">
    <w:abstractNumId w:val="83"/>
  </w:num>
  <w:num w:numId="43" w16cid:durableId="354967954">
    <w:abstractNumId w:val="81"/>
  </w:num>
  <w:num w:numId="44" w16cid:durableId="710685981">
    <w:abstractNumId w:val="56"/>
  </w:num>
  <w:num w:numId="45" w16cid:durableId="863253260">
    <w:abstractNumId w:val="6"/>
  </w:num>
  <w:num w:numId="46" w16cid:durableId="1238368938">
    <w:abstractNumId w:val="66"/>
  </w:num>
  <w:num w:numId="47" w16cid:durableId="365763641">
    <w:abstractNumId w:val="60"/>
  </w:num>
  <w:num w:numId="48" w16cid:durableId="2082629373">
    <w:abstractNumId w:val="48"/>
  </w:num>
  <w:num w:numId="49" w16cid:durableId="663707702">
    <w:abstractNumId w:val="39"/>
  </w:num>
  <w:num w:numId="50" w16cid:durableId="1391885091">
    <w:abstractNumId w:val="40"/>
  </w:num>
  <w:num w:numId="51" w16cid:durableId="625701915">
    <w:abstractNumId w:val="84"/>
  </w:num>
  <w:num w:numId="52" w16cid:durableId="1888252855">
    <w:abstractNumId w:val="13"/>
  </w:num>
  <w:num w:numId="53" w16cid:durableId="1127621441">
    <w:abstractNumId w:val="26"/>
  </w:num>
  <w:num w:numId="54" w16cid:durableId="2086339810">
    <w:abstractNumId w:val="7"/>
  </w:num>
  <w:num w:numId="55" w16cid:durableId="1234506000">
    <w:abstractNumId w:val="58"/>
  </w:num>
  <w:num w:numId="56" w16cid:durableId="324018539">
    <w:abstractNumId w:val="30"/>
  </w:num>
  <w:num w:numId="57" w16cid:durableId="1582447895">
    <w:abstractNumId w:val="63"/>
  </w:num>
  <w:num w:numId="58" w16cid:durableId="1319771608">
    <w:abstractNumId w:val="28"/>
  </w:num>
  <w:num w:numId="59" w16cid:durableId="871111367">
    <w:abstractNumId w:val="80"/>
  </w:num>
  <w:num w:numId="60" w16cid:durableId="1969778097">
    <w:abstractNumId w:val="65"/>
  </w:num>
  <w:num w:numId="61" w16cid:durableId="66197716">
    <w:abstractNumId w:val="20"/>
  </w:num>
  <w:num w:numId="62" w16cid:durableId="26950644">
    <w:abstractNumId w:val="38"/>
  </w:num>
  <w:num w:numId="63" w16cid:durableId="25061670">
    <w:abstractNumId w:val="19"/>
  </w:num>
  <w:num w:numId="64" w16cid:durableId="326859982">
    <w:abstractNumId w:val="34"/>
  </w:num>
  <w:num w:numId="65" w16cid:durableId="762915590">
    <w:abstractNumId w:val="31"/>
  </w:num>
  <w:num w:numId="66" w16cid:durableId="1478570504">
    <w:abstractNumId w:val="8"/>
  </w:num>
  <w:num w:numId="67" w16cid:durableId="58019513">
    <w:abstractNumId w:val="53"/>
  </w:num>
  <w:num w:numId="68" w16cid:durableId="1776250543">
    <w:abstractNumId w:val="74"/>
  </w:num>
  <w:num w:numId="69" w16cid:durableId="319117240">
    <w:abstractNumId w:val="78"/>
  </w:num>
  <w:num w:numId="70" w16cid:durableId="512380398">
    <w:abstractNumId w:val="67"/>
  </w:num>
  <w:num w:numId="71" w16cid:durableId="296298128">
    <w:abstractNumId w:val="12"/>
  </w:num>
  <w:num w:numId="72" w16cid:durableId="1654330501">
    <w:abstractNumId w:val="57"/>
  </w:num>
  <w:num w:numId="73" w16cid:durableId="359669143">
    <w:abstractNumId w:val="77"/>
  </w:num>
  <w:num w:numId="74" w16cid:durableId="151652197">
    <w:abstractNumId w:val="73"/>
  </w:num>
  <w:num w:numId="75" w16cid:durableId="1917352569">
    <w:abstractNumId w:val="36"/>
  </w:num>
  <w:num w:numId="76" w16cid:durableId="669794593">
    <w:abstractNumId w:val="11"/>
  </w:num>
  <w:num w:numId="77" w16cid:durableId="1976179158">
    <w:abstractNumId w:val="51"/>
  </w:num>
  <w:num w:numId="78" w16cid:durableId="1289438712">
    <w:abstractNumId w:val="52"/>
  </w:num>
  <w:num w:numId="79" w16cid:durableId="661155686">
    <w:abstractNumId w:val="71"/>
  </w:num>
  <w:num w:numId="80" w16cid:durableId="1707023071">
    <w:abstractNumId w:val="14"/>
  </w:num>
  <w:num w:numId="81" w16cid:durableId="2022080062">
    <w:abstractNumId w:val="72"/>
  </w:num>
  <w:num w:numId="82" w16cid:durableId="307323430">
    <w:abstractNumId w:val="37"/>
  </w:num>
  <w:num w:numId="83" w16cid:durableId="2142644929">
    <w:abstractNumId w:val="70"/>
  </w:num>
  <w:num w:numId="84" w16cid:durableId="1351184048">
    <w:abstractNumId w:val="22"/>
  </w:num>
  <w:num w:numId="85" w16cid:durableId="768162234">
    <w:abstractNumId w:val="4"/>
  </w:num>
  <w:numIdMacAtCleanup w:val="8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i LV">
    <w15:presenceInfo w15:providerId="AD" w15:userId="S::pei.lv@accuenergy.com::70eb1243-f969-4bd3-a96f-22d53daa84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101"/>
    <w:rsid w:val="00003724"/>
    <w:rsid w:val="00003FCF"/>
    <w:rsid w:val="00004872"/>
    <w:rsid w:val="000133B9"/>
    <w:rsid w:val="00015F8B"/>
    <w:rsid w:val="00020FA1"/>
    <w:rsid w:val="00022B97"/>
    <w:rsid w:val="0002372A"/>
    <w:rsid w:val="00030875"/>
    <w:rsid w:val="00030A97"/>
    <w:rsid w:val="0003265B"/>
    <w:rsid w:val="0003613F"/>
    <w:rsid w:val="000366BA"/>
    <w:rsid w:val="000403E0"/>
    <w:rsid w:val="00040CC6"/>
    <w:rsid w:val="00040DA8"/>
    <w:rsid w:val="00041ACD"/>
    <w:rsid w:val="0004585D"/>
    <w:rsid w:val="00046A9F"/>
    <w:rsid w:val="000473B3"/>
    <w:rsid w:val="00051A06"/>
    <w:rsid w:val="00052C1D"/>
    <w:rsid w:val="0005577C"/>
    <w:rsid w:val="000561A3"/>
    <w:rsid w:val="00056350"/>
    <w:rsid w:val="00056D8B"/>
    <w:rsid w:val="00062B3E"/>
    <w:rsid w:val="00064573"/>
    <w:rsid w:val="00064A89"/>
    <w:rsid w:val="000664AE"/>
    <w:rsid w:val="00066D3F"/>
    <w:rsid w:val="000720E7"/>
    <w:rsid w:val="00074393"/>
    <w:rsid w:val="0007567F"/>
    <w:rsid w:val="00075782"/>
    <w:rsid w:val="00076BFB"/>
    <w:rsid w:val="0007766A"/>
    <w:rsid w:val="00083583"/>
    <w:rsid w:val="00084593"/>
    <w:rsid w:val="0008463C"/>
    <w:rsid w:val="0008778E"/>
    <w:rsid w:val="00094019"/>
    <w:rsid w:val="00095936"/>
    <w:rsid w:val="000A5E93"/>
    <w:rsid w:val="000A75A5"/>
    <w:rsid w:val="000A7EA5"/>
    <w:rsid w:val="000B1A52"/>
    <w:rsid w:val="000B2F25"/>
    <w:rsid w:val="000B565D"/>
    <w:rsid w:val="000B573C"/>
    <w:rsid w:val="000B71E4"/>
    <w:rsid w:val="000C0168"/>
    <w:rsid w:val="000D3DA0"/>
    <w:rsid w:val="000D6C16"/>
    <w:rsid w:val="000E0B0D"/>
    <w:rsid w:val="000E2205"/>
    <w:rsid w:val="000E26B0"/>
    <w:rsid w:val="000E4FE2"/>
    <w:rsid w:val="000E51FC"/>
    <w:rsid w:val="000E534A"/>
    <w:rsid w:val="000E60B0"/>
    <w:rsid w:val="000E7CB3"/>
    <w:rsid w:val="000F3387"/>
    <w:rsid w:val="000F3BC7"/>
    <w:rsid w:val="000F5F9A"/>
    <w:rsid w:val="00106021"/>
    <w:rsid w:val="00106429"/>
    <w:rsid w:val="00106AC6"/>
    <w:rsid w:val="00107109"/>
    <w:rsid w:val="0010735F"/>
    <w:rsid w:val="001105D2"/>
    <w:rsid w:val="00113469"/>
    <w:rsid w:val="00115E68"/>
    <w:rsid w:val="00117911"/>
    <w:rsid w:val="00121300"/>
    <w:rsid w:val="00121990"/>
    <w:rsid w:val="00122FDA"/>
    <w:rsid w:val="0012399D"/>
    <w:rsid w:val="00124880"/>
    <w:rsid w:val="00125335"/>
    <w:rsid w:val="00127F7C"/>
    <w:rsid w:val="00131DBE"/>
    <w:rsid w:val="00132FC9"/>
    <w:rsid w:val="00136914"/>
    <w:rsid w:val="00137DE7"/>
    <w:rsid w:val="00137E43"/>
    <w:rsid w:val="00142256"/>
    <w:rsid w:val="001463FD"/>
    <w:rsid w:val="00150237"/>
    <w:rsid w:val="001547BA"/>
    <w:rsid w:val="001561D2"/>
    <w:rsid w:val="00156C6E"/>
    <w:rsid w:val="00156FEC"/>
    <w:rsid w:val="001629C3"/>
    <w:rsid w:val="0016382D"/>
    <w:rsid w:val="00165C5E"/>
    <w:rsid w:val="0016777E"/>
    <w:rsid w:val="00170D91"/>
    <w:rsid w:val="0017470D"/>
    <w:rsid w:val="00177589"/>
    <w:rsid w:val="0018119D"/>
    <w:rsid w:val="00183909"/>
    <w:rsid w:val="00183F06"/>
    <w:rsid w:val="001915AE"/>
    <w:rsid w:val="0019601A"/>
    <w:rsid w:val="00196903"/>
    <w:rsid w:val="001A00F0"/>
    <w:rsid w:val="001A37D3"/>
    <w:rsid w:val="001A5179"/>
    <w:rsid w:val="001A6896"/>
    <w:rsid w:val="001B0543"/>
    <w:rsid w:val="001B4C5B"/>
    <w:rsid w:val="001B4D7E"/>
    <w:rsid w:val="001C3692"/>
    <w:rsid w:val="001C382F"/>
    <w:rsid w:val="001C44DF"/>
    <w:rsid w:val="001C538C"/>
    <w:rsid w:val="001C603D"/>
    <w:rsid w:val="001C6B6D"/>
    <w:rsid w:val="001D0620"/>
    <w:rsid w:val="001D13DA"/>
    <w:rsid w:val="001D1553"/>
    <w:rsid w:val="001D2661"/>
    <w:rsid w:val="001D5E87"/>
    <w:rsid w:val="001D7280"/>
    <w:rsid w:val="001E7171"/>
    <w:rsid w:val="001F052D"/>
    <w:rsid w:val="001F1041"/>
    <w:rsid w:val="001F1191"/>
    <w:rsid w:val="001F2DA1"/>
    <w:rsid w:val="001F445D"/>
    <w:rsid w:val="001F4F12"/>
    <w:rsid w:val="001F6CB9"/>
    <w:rsid w:val="00201208"/>
    <w:rsid w:val="00204F4D"/>
    <w:rsid w:val="00205A54"/>
    <w:rsid w:val="0021270C"/>
    <w:rsid w:val="0021284B"/>
    <w:rsid w:val="002153F5"/>
    <w:rsid w:val="00215827"/>
    <w:rsid w:val="002163E6"/>
    <w:rsid w:val="00221CB8"/>
    <w:rsid w:val="0022290A"/>
    <w:rsid w:val="002245F4"/>
    <w:rsid w:val="002246FD"/>
    <w:rsid w:val="00225A5C"/>
    <w:rsid w:val="0022640F"/>
    <w:rsid w:val="00226A65"/>
    <w:rsid w:val="00230D03"/>
    <w:rsid w:val="002338D6"/>
    <w:rsid w:val="00234147"/>
    <w:rsid w:val="00235838"/>
    <w:rsid w:val="0023626F"/>
    <w:rsid w:val="0023F768"/>
    <w:rsid w:val="00241BCA"/>
    <w:rsid w:val="00242B92"/>
    <w:rsid w:val="002441E6"/>
    <w:rsid w:val="00245D9B"/>
    <w:rsid w:val="002511F0"/>
    <w:rsid w:val="00252C19"/>
    <w:rsid w:val="002540EA"/>
    <w:rsid w:val="00256686"/>
    <w:rsid w:val="00257085"/>
    <w:rsid w:val="00262CC6"/>
    <w:rsid w:val="002633FE"/>
    <w:rsid w:val="002669EC"/>
    <w:rsid w:val="00272FE8"/>
    <w:rsid w:val="002740E4"/>
    <w:rsid w:val="00274C65"/>
    <w:rsid w:val="00275EF4"/>
    <w:rsid w:val="00281566"/>
    <w:rsid w:val="00285E2C"/>
    <w:rsid w:val="002861DC"/>
    <w:rsid w:val="002908D1"/>
    <w:rsid w:val="00294991"/>
    <w:rsid w:val="002A2CCD"/>
    <w:rsid w:val="002A5AF7"/>
    <w:rsid w:val="002A6ACD"/>
    <w:rsid w:val="002A7BA0"/>
    <w:rsid w:val="002B36EA"/>
    <w:rsid w:val="002B4C44"/>
    <w:rsid w:val="002B5E9E"/>
    <w:rsid w:val="002B6A54"/>
    <w:rsid w:val="002B79ED"/>
    <w:rsid w:val="002C12F5"/>
    <w:rsid w:val="002C16FC"/>
    <w:rsid w:val="002C21D5"/>
    <w:rsid w:val="002C3B2F"/>
    <w:rsid w:val="002C6846"/>
    <w:rsid w:val="002D2423"/>
    <w:rsid w:val="002D4B08"/>
    <w:rsid w:val="002D7751"/>
    <w:rsid w:val="002E458C"/>
    <w:rsid w:val="002E70A4"/>
    <w:rsid w:val="002E72B5"/>
    <w:rsid w:val="002F06C9"/>
    <w:rsid w:val="002F18A4"/>
    <w:rsid w:val="002F1AE8"/>
    <w:rsid w:val="002F2F13"/>
    <w:rsid w:val="002F571E"/>
    <w:rsid w:val="003005C7"/>
    <w:rsid w:val="003027C9"/>
    <w:rsid w:val="00303E11"/>
    <w:rsid w:val="003041A8"/>
    <w:rsid w:val="0030616F"/>
    <w:rsid w:val="00307574"/>
    <w:rsid w:val="00311EF8"/>
    <w:rsid w:val="00314A0B"/>
    <w:rsid w:val="00314E31"/>
    <w:rsid w:val="003161F5"/>
    <w:rsid w:val="003162F2"/>
    <w:rsid w:val="00317048"/>
    <w:rsid w:val="0031755C"/>
    <w:rsid w:val="00317A62"/>
    <w:rsid w:val="003215D2"/>
    <w:rsid w:val="00321694"/>
    <w:rsid w:val="0032340F"/>
    <w:rsid w:val="003266CA"/>
    <w:rsid w:val="00330BC2"/>
    <w:rsid w:val="0033187F"/>
    <w:rsid w:val="0033199B"/>
    <w:rsid w:val="00331C35"/>
    <w:rsid w:val="003324D1"/>
    <w:rsid w:val="00340128"/>
    <w:rsid w:val="00341E65"/>
    <w:rsid w:val="003430BF"/>
    <w:rsid w:val="0034445F"/>
    <w:rsid w:val="00346B81"/>
    <w:rsid w:val="0035074E"/>
    <w:rsid w:val="00350A43"/>
    <w:rsid w:val="00351F54"/>
    <w:rsid w:val="00351F8F"/>
    <w:rsid w:val="00353A1C"/>
    <w:rsid w:val="003571BB"/>
    <w:rsid w:val="00362C98"/>
    <w:rsid w:val="003633F7"/>
    <w:rsid w:val="0036503F"/>
    <w:rsid w:val="003703BC"/>
    <w:rsid w:val="00370AA7"/>
    <w:rsid w:val="003714DC"/>
    <w:rsid w:val="0037152C"/>
    <w:rsid w:val="00371953"/>
    <w:rsid w:val="00371E51"/>
    <w:rsid w:val="0037207F"/>
    <w:rsid w:val="003724D8"/>
    <w:rsid w:val="00372C30"/>
    <w:rsid w:val="00372EFF"/>
    <w:rsid w:val="003765B5"/>
    <w:rsid w:val="00384524"/>
    <w:rsid w:val="00385E2C"/>
    <w:rsid w:val="00386094"/>
    <w:rsid w:val="003874B5"/>
    <w:rsid w:val="00387870"/>
    <w:rsid w:val="0039517D"/>
    <w:rsid w:val="0039721B"/>
    <w:rsid w:val="003976F8"/>
    <w:rsid w:val="00397DE6"/>
    <w:rsid w:val="003A1A4F"/>
    <w:rsid w:val="003A3DAC"/>
    <w:rsid w:val="003A4C0C"/>
    <w:rsid w:val="003A63A4"/>
    <w:rsid w:val="003A6738"/>
    <w:rsid w:val="003A779B"/>
    <w:rsid w:val="003B4C76"/>
    <w:rsid w:val="003C11F9"/>
    <w:rsid w:val="003C1A88"/>
    <w:rsid w:val="003C4B0C"/>
    <w:rsid w:val="003C5B7B"/>
    <w:rsid w:val="003C6895"/>
    <w:rsid w:val="003C6D58"/>
    <w:rsid w:val="003D3A29"/>
    <w:rsid w:val="003E0440"/>
    <w:rsid w:val="003E0E57"/>
    <w:rsid w:val="003E39F1"/>
    <w:rsid w:val="003E41B9"/>
    <w:rsid w:val="003E4909"/>
    <w:rsid w:val="003E4B91"/>
    <w:rsid w:val="003E4BB3"/>
    <w:rsid w:val="003E4DC8"/>
    <w:rsid w:val="003E4F91"/>
    <w:rsid w:val="003E638F"/>
    <w:rsid w:val="003E64B0"/>
    <w:rsid w:val="003F313F"/>
    <w:rsid w:val="003F4283"/>
    <w:rsid w:val="00405E50"/>
    <w:rsid w:val="00411922"/>
    <w:rsid w:val="00411E05"/>
    <w:rsid w:val="00414747"/>
    <w:rsid w:val="00421381"/>
    <w:rsid w:val="00421F91"/>
    <w:rsid w:val="0042218B"/>
    <w:rsid w:val="00425033"/>
    <w:rsid w:val="0042545E"/>
    <w:rsid w:val="004268D7"/>
    <w:rsid w:val="00430ABE"/>
    <w:rsid w:val="00431041"/>
    <w:rsid w:val="004378C8"/>
    <w:rsid w:val="00437ADE"/>
    <w:rsid w:val="0044371F"/>
    <w:rsid w:val="004465E8"/>
    <w:rsid w:val="00447EE0"/>
    <w:rsid w:val="004509B0"/>
    <w:rsid w:val="004535E5"/>
    <w:rsid w:val="0045445A"/>
    <w:rsid w:val="00455153"/>
    <w:rsid w:val="004570E1"/>
    <w:rsid w:val="004577F5"/>
    <w:rsid w:val="00460781"/>
    <w:rsid w:val="00461DAA"/>
    <w:rsid w:val="00462030"/>
    <w:rsid w:val="00462223"/>
    <w:rsid w:val="00462DB0"/>
    <w:rsid w:val="00464AEA"/>
    <w:rsid w:val="00466881"/>
    <w:rsid w:val="00470EDD"/>
    <w:rsid w:val="00473A99"/>
    <w:rsid w:val="00477FE1"/>
    <w:rsid w:val="004801A3"/>
    <w:rsid w:val="004877E0"/>
    <w:rsid w:val="00487BEB"/>
    <w:rsid w:val="0049297D"/>
    <w:rsid w:val="00493EC9"/>
    <w:rsid w:val="00493F83"/>
    <w:rsid w:val="00494EB0"/>
    <w:rsid w:val="004A0D80"/>
    <w:rsid w:val="004A1B08"/>
    <w:rsid w:val="004A51F2"/>
    <w:rsid w:val="004B05CE"/>
    <w:rsid w:val="004B5CC1"/>
    <w:rsid w:val="004B70D7"/>
    <w:rsid w:val="004C081D"/>
    <w:rsid w:val="004C1101"/>
    <w:rsid w:val="004C1392"/>
    <w:rsid w:val="004C34D0"/>
    <w:rsid w:val="004C4647"/>
    <w:rsid w:val="004C4B8B"/>
    <w:rsid w:val="004C6DE5"/>
    <w:rsid w:val="004C7F4D"/>
    <w:rsid w:val="004D0C23"/>
    <w:rsid w:val="004D29B5"/>
    <w:rsid w:val="004D4565"/>
    <w:rsid w:val="004D46BE"/>
    <w:rsid w:val="004D7BCF"/>
    <w:rsid w:val="004E077C"/>
    <w:rsid w:val="004E221E"/>
    <w:rsid w:val="004E48FE"/>
    <w:rsid w:val="004E5393"/>
    <w:rsid w:val="004F0C9B"/>
    <w:rsid w:val="004F3A3A"/>
    <w:rsid w:val="004F3FB0"/>
    <w:rsid w:val="005055BB"/>
    <w:rsid w:val="0050683E"/>
    <w:rsid w:val="00506C15"/>
    <w:rsid w:val="00513A5C"/>
    <w:rsid w:val="005225B4"/>
    <w:rsid w:val="0052348C"/>
    <w:rsid w:val="00523858"/>
    <w:rsid w:val="00524173"/>
    <w:rsid w:val="00527A91"/>
    <w:rsid w:val="00531381"/>
    <w:rsid w:val="005313AD"/>
    <w:rsid w:val="0053263E"/>
    <w:rsid w:val="00534F25"/>
    <w:rsid w:val="00536584"/>
    <w:rsid w:val="00537905"/>
    <w:rsid w:val="005421A6"/>
    <w:rsid w:val="00545A07"/>
    <w:rsid w:val="005466A2"/>
    <w:rsid w:val="00553382"/>
    <w:rsid w:val="00553A69"/>
    <w:rsid w:val="0055578D"/>
    <w:rsid w:val="00557F18"/>
    <w:rsid w:val="0056107F"/>
    <w:rsid w:val="00562616"/>
    <w:rsid w:val="005639A0"/>
    <w:rsid w:val="00566051"/>
    <w:rsid w:val="00570AD5"/>
    <w:rsid w:val="005735C4"/>
    <w:rsid w:val="0057527A"/>
    <w:rsid w:val="00575A59"/>
    <w:rsid w:val="005767BE"/>
    <w:rsid w:val="00580AE6"/>
    <w:rsid w:val="00581732"/>
    <w:rsid w:val="00582AFC"/>
    <w:rsid w:val="0058423A"/>
    <w:rsid w:val="005867AB"/>
    <w:rsid w:val="00587F22"/>
    <w:rsid w:val="0059083E"/>
    <w:rsid w:val="00590FC0"/>
    <w:rsid w:val="0059784C"/>
    <w:rsid w:val="0059785D"/>
    <w:rsid w:val="005A2DA3"/>
    <w:rsid w:val="005A56E3"/>
    <w:rsid w:val="005A6E31"/>
    <w:rsid w:val="005A7A0A"/>
    <w:rsid w:val="005B0489"/>
    <w:rsid w:val="005B4A7A"/>
    <w:rsid w:val="005B5D0D"/>
    <w:rsid w:val="005B65CE"/>
    <w:rsid w:val="005C2B3F"/>
    <w:rsid w:val="005C533B"/>
    <w:rsid w:val="005C53A7"/>
    <w:rsid w:val="005C5580"/>
    <w:rsid w:val="005D20BE"/>
    <w:rsid w:val="005D37E0"/>
    <w:rsid w:val="005D3B8E"/>
    <w:rsid w:val="005D3D9C"/>
    <w:rsid w:val="005D3DFF"/>
    <w:rsid w:val="005D70A9"/>
    <w:rsid w:val="005D724B"/>
    <w:rsid w:val="005E31DB"/>
    <w:rsid w:val="005E5A1F"/>
    <w:rsid w:val="005E7190"/>
    <w:rsid w:val="005F38F2"/>
    <w:rsid w:val="005F66CF"/>
    <w:rsid w:val="0060457E"/>
    <w:rsid w:val="0060538A"/>
    <w:rsid w:val="00610F1E"/>
    <w:rsid w:val="006118CF"/>
    <w:rsid w:val="0061236B"/>
    <w:rsid w:val="00613D97"/>
    <w:rsid w:val="006140B3"/>
    <w:rsid w:val="00614F15"/>
    <w:rsid w:val="00617007"/>
    <w:rsid w:val="00621548"/>
    <w:rsid w:val="00621703"/>
    <w:rsid w:val="00621785"/>
    <w:rsid w:val="0062182C"/>
    <w:rsid w:val="006239DF"/>
    <w:rsid w:val="006252BD"/>
    <w:rsid w:val="00626C4E"/>
    <w:rsid w:val="00632A39"/>
    <w:rsid w:val="00635088"/>
    <w:rsid w:val="00637AF4"/>
    <w:rsid w:val="00637B7A"/>
    <w:rsid w:val="0064232B"/>
    <w:rsid w:val="00643E3E"/>
    <w:rsid w:val="00644AE5"/>
    <w:rsid w:val="00652333"/>
    <w:rsid w:val="00653343"/>
    <w:rsid w:val="006537B9"/>
    <w:rsid w:val="006557BD"/>
    <w:rsid w:val="00655F19"/>
    <w:rsid w:val="00672270"/>
    <w:rsid w:val="006768FC"/>
    <w:rsid w:val="00676C8C"/>
    <w:rsid w:val="00677EB4"/>
    <w:rsid w:val="0068288C"/>
    <w:rsid w:val="00682DD8"/>
    <w:rsid w:val="00684F30"/>
    <w:rsid w:val="00686618"/>
    <w:rsid w:val="006872E0"/>
    <w:rsid w:val="00691CCB"/>
    <w:rsid w:val="00692D61"/>
    <w:rsid w:val="00697DF9"/>
    <w:rsid w:val="006A160F"/>
    <w:rsid w:val="006A1C79"/>
    <w:rsid w:val="006A4B11"/>
    <w:rsid w:val="006A54D6"/>
    <w:rsid w:val="006A5A0B"/>
    <w:rsid w:val="006A7218"/>
    <w:rsid w:val="006B2A58"/>
    <w:rsid w:val="006B3B7E"/>
    <w:rsid w:val="006B3DCA"/>
    <w:rsid w:val="006B5354"/>
    <w:rsid w:val="006B74EE"/>
    <w:rsid w:val="006C02DA"/>
    <w:rsid w:val="006C152A"/>
    <w:rsid w:val="006C1C2E"/>
    <w:rsid w:val="006C32B2"/>
    <w:rsid w:val="006C519C"/>
    <w:rsid w:val="006C5D21"/>
    <w:rsid w:val="006C74AE"/>
    <w:rsid w:val="006C7BBE"/>
    <w:rsid w:val="006C7E06"/>
    <w:rsid w:val="006D1993"/>
    <w:rsid w:val="006D2232"/>
    <w:rsid w:val="006E02AE"/>
    <w:rsid w:val="006E3213"/>
    <w:rsid w:val="006E394E"/>
    <w:rsid w:val="006E4966"/>
    <w:rsid w:val="006E5F3F"/>
    <w:rsid w:val="006E6AA8"/>
    <w:rsid w:val="006E7FB1"/>
    <w:rsid w:val="006F3706"/>
    <w:rsid w:val="006F3FF4"/>
    <w:rsid w:val="006F7C07"/>
    <w:rsid w:val="0070091D"/>
    <w:rsid w:val="00702C79"/>
    <w:rsid w:val="0070624C"/>
    <w:rsid w:val="00710439"/>
    <w:rsid w:val="00710A38"/>
    <w:rsid w:val="007126EF"/>
    <w:rsid w:val="00717559"/>
    <w:rsid w:val="00717B7D"/>
    <w:rsid w:val="00721326"/>
    <w:rsid w:val="007234EA"/>
    <w:rsid w:val="00723BFC"/>
    <w:rsid w:val="00725176"/>
    <w:rsid w:val="0072522C"/>
    <w:rsid w:val="00730159"/>
    <w:rsid w:val="00731D75"/>
    <w:rsid w:val="00731DF0"/>
    <w:rsid w:val="007333B6"/>
    <w:rsid w:val="00733560"/>
    <w:rsid w:val="00734065"/>
    <w:rsid w:val="007361D7"/>
    <w:rsid w:val="00740C1D"/>
    <w:rsid w:val="007428FF"/>
    <w:rsid w:val="0074350F"/>
    <w:rsid w:val="007448A7"/>
    <w:rsid w:val="00744983"/>
    <w:rsid w:val="007459F7"/>
    <w:rsid w:val="00746EB7"/>
    <w:rsid w:val="00747FF8"/>
    <w:rsid w:val="00751634"/>
    <w:rsid w:val="007528DE"/>
    <w:rsid w:val="00760597"/>
    <w:rsid w:val="0076337A"/>
    <w:rsid w:val="00763956"/>
    <w:rsid w:val="00764E9A"/>
    <w:rsid w:val="00766529"/>
    <w:rsid w:val="007672F1"/>
    <w:rsid w:val="007724FD"/>
    <w:rsid w:val="00772680"/>
    <w:rsid w:val="00775E75"/>
    <w:rsid w:val="00775E94"/>
    <w:rsid w:val="00776673"/>
    <w:rsid w:val="00776775"/>
    <w:rsid w:val="007845EF"/>
    <w:rsid w:val="007847A8"/>
    <w:rsid w:val="00786001"/>
    <w:rsid w:val="00786278"/>
    <w:rsid w:val="00793A1D"/>
    <w:rsid w:val="007959E8"/>
    <w:rsid w:val="007A1601"/>
    <w:rsid w:val="007A2A9A"/>
    <w:rsid w:val="007A34BE"/>
    <w:rsid w:val="007A3D68"/>
    <w:rsid w:val="007A4F53"/>
    <w:rsid w:val="007A6B6F"/>
    <w:rsid w:val="007A77A6"/>
    <w:rsid w:val="007B3EFA"/>
    <w:rsid w:val="007B3F1A"/>
    <w:rsid w:val="007B40B9"/>
    <w:rsid w:val="007B5B51"/>
    <w:rsid w:val="007B7B3A"/>
    <w:rsid w:val="007C537C"/>
    <w:rsid w:val="007C6BA3"/>
    <w:rsid w:val="007C7A0D"/>
    <w:rsid w:val="007D1746"/>
    <w:rsid w:val="007D3614"/>
    <w:rsid w:val="007D41F3"/>
    <w:rsid w:val="007D72CB"/>
    <w:rsid w:val="007E504E"/>
    <w:rsid w:val="007F08E2"/>
    <w:rsid w:val="007F3EF8"/>
    <w:rsid w:val="007F402C"/>
    <w:rsid w:val="008008E8"/>
    <w:rsid w:val="00800AB0"/>
    <w:rsid w:val="008014F2"/>
    <w:rsid w:val="00801A62"/>
    <w:rsid w:val="00801AD4"/>
    <w:rsid w:val="008020B0"/>
    <w:rsid w:val="008066DD"/>
    <w:rsid w:val="00807C3D"/>
    <w:rsid w:val="00817D80"/>
    <w:rsid w:val="00817FD0"/>
    <w:rsid w:val="008201E7"/>
    <w:rsid w:val="008274E2"/>
    <w:rsid w:val="00831C5B"/>
    <w:rsid w:val="008338E5"/>
    <w:rsid w:val="00834D96"/>
    <w:rsid w:val="00837AD2"/>
    <w:rsid w:val="00854586"/>
    <w:rsid w:val="0086055B"/>
    <w:rsid w:val="00860C3F"/>
    <w:rsid w:val="00865A75"/>
    <w:rsid w:val="008668DB"/>
    <w:rsid w:val="008720F0"/>
    <w:rsid w:val="00873760"/>
    <w:rsid w:val="00877EAA"/>
    <w:rsid w:val="00880658"/>
    <w:rsid w:val="008813A7"/>
    <w:rsid w:val="008852E8"/>
    <w:rsid w:val="00887331"/>
    <w:rsid w:val="008875BF"/>
    <w:rsid w:val="008929AA"/>
    <w:rsid w:val="008A0228"/>
    <w:rsid w:val="008A4782"/>
    <w:rsid w:val="008A4D17"/>
    <w:rsid w:val="008A4F77"/>
    <w:rsid w:val="008A5056"/>
    <w:rsid w:val="008B2231"/>
    <w:rsid w:val="008B52FB"/>
    <w:rsid w:val="008B54B4"/>
    <w:rsid w:val="008C0DD9"/>
    <w:rsid w:val="008C4069"/>
    <w:rsid w:val="008C76ED"/>
    <w:rsid w:val="008D0A79"/>
    <w:rsid w:val="008D1F6D"/>
    <w:rsid w:val="008D253B"/>
    <w:rsid w:val="008D3E59"/>
    <w:rsid w:val="008D4E0C"/>
    <w:rsid w:val="008E040E"/>
    <w:rsid w:val="008E0C78"/>
    <w:rsid w:val="008E26B7"/>
    <w:rsid w:val="008E36F3"/>
    <w:rsid w:val="008E6783"/>
    <w:rsid w:val="008F0504"/>
    <w:rsid w:val="008F2A1A"/>
    <w:rsid w:val="008F31B7"/>
    <w:rsid w:val="008F4085"/>
    <w:rsid w:val="008F69BA"/>
    <w:rsid w:val="0090577E"/>
    <w:rsid w:val="00905956"/>
    <w:rsid w:val="009060A2"/>
    <w:rsid w:val="009061E8"/>
    <w:rsid w:val="00907484"/>
    <w:rsid w:val="00907B7A"/>
    <w:rsid w:val="009101C1"/>
    <w:rsid w:val="0091054E"/>
    <w:rsid w:val="00916109"/>
    <w:rsid w:val="009164A1"/>
    <w:rsid w:val="00922954"/>
    <w:rsid w:val="00922ACF"/>
    <w:rsid w:val="00926780"/>
    <w:rsid w:val="00930CFC"/>
    <w:rsid w:val="009316D3"/>
    <w:rsid w:val="0093467A"/>
    <w:rsid w:val="00936EEE"/>
    <w:rsid w:val="00942F2B"/>
    <w:rsid w:val="00943882"/>
    <w:rsid w:val="0094554D"/>
    <w:rsid w:val="00946C01"/>
    <w:rsid w:val="00950517"/>
    <w:rsid w:val="009505AB"/>
    <w:rsid w:val="00952D6C"/>
    <w:rsid w:val="00954952"/>
    <w:rsid w:val="0095545E"/>
    <w:rsid w:val="009559DE"/>
    <w:rsid w:val="009575C5"/>
    <w:rsid w:val="009622D9"/>
    <w:rsid w:val="00964737"/>
    <w:rsid w:val="009650B7"/>
    <w:rsid w:val="00966CC1"/>
    <w:rsid w:val="00975375"/>
    <w:rsid w:val="009815F7"/>
    <w:rsid w:val="009821E4"/>
    <w:rsid w:val="00985D0E"/>
    <w:rsid w:val="00992969"/>
    <w:rsid w:val="0099313B"/>
    <w:rsid w:val="00995EBC"/>
    <w:rsid w:val="009971A4"/>
    <w:rsid w:val="0099791A"/>
    <w:rsid w:val="009A0B01"/>
    <w:rsid w:val="009A18EB"/>
    <w:rsid w:val="009A1B50"/>
    <w:rsid w:val="009A5EA4"/>
    <w:rsid w:val="009A78CD"/>
    <w:rsid w:val="009B060B"/>
    <w:rsid w:val="009B2633"/>
    <w:rsid w:val="009B3FA1"/>
    <w:rsid w:val="009B5008"/>
    <w:rsid w:val="009B7C3A"/>
    <w:rsid w:val="009C0A0E"/>
    <w:rsid w:val="009C0E19"/>
    <w:rsid w:val="009C4115"/>
    <w:rsid w:val="009C4171"/>
    <w:rsid w:val="009C746E"/>
    <w:rsid w:val="009C7706"/>
    <w:rsid w:val="009D160C"/>
    <w:rsid w:val="009D670D"/>
    <w:rsid w:val="009D763A"/>
    <w:rsid w:val="009D7A63"/>
    <w:rsid w:val="009E0101"/>
    <w:rsid w:val="009E166E"/>
    <w:rsid w:val="009F0CD7"/>
    <w:rsid w:val="009F2674"/>
    <w:rsid w:val="00A01351"/>
    <w:rsid w:val="00A01B43"/>
    <w:rsid w:val="00A03588"/>
    <w:rsid w:val="00A04AE8"/>
    <w:rsid w:val="00A0583D"/>
    <w:rsid w:val="00A06822"/>
    <w:rsid w:val="00A07287"/>
    <w:rsid w:val="00A14EC8"/>
    <w:rsid w:val="00A15E31"/>
    <w:rsid w:val="00A209AE"/>
    <w:rsid w:val="00A21FC6"/>
    <w:rsid w:val="00A24CA3"/>
    <w:rsid w:val="00A2538D"/>
    <w:rsid w:val="00A30354"/>
    <w:rsid w:val="00A33691"/>
    <w:rsid w:val="00A341BE"/>
    <w:rsid w:val="00A3423D"/>
    <w:rsid w:val="00A34B31"/>
    <w:rsid w:val="00A351D5"/>
    <w:rsid w:val="00A37A25"/>
    <w:rsid w:val="00A40F24"/>
    <w:rsid w:val="00A42C52"/>
    <w:rsid w:val="00A43496"/>
    <w:rsid w:val="00A43A01"/>
    <w:rsid w:val="00A46194"/>
    <w:rsid w:val="00A473E9"/>
    <w:rsid w:val="00A4DB0C"/>
    <w:rsid w:val="00A503DB"/>
    <w:rsid w:val="00A52B13"/>
    <w:rsid w:val="00A55309"/>
    <w:rsid w:val="00A56D01"/>
    <w:rsid w:val="00A635D6"/>
    <w:rsid w:val="00A63767"/>
    <w:rsid w:val="00A64A52"/>
    <w:rsid w:val="00A710C9"/>
    <w:rsid w:val="00A7366D"/>
    <w:rsid w:val="00A741AF"/>
    <w:rsid w:val="00A756C5"/>
    <w:rsid w:val="00A77AFD"/>
    <w:rsid w:val="00A82CBE"/>
    <w:rsid w:val="00A901A3"/>
    <w:rsid w:val="00A962FC"/>
    <w:rsid w:val="00A971ED"/>
    <w:rsid w:val="00A9754F"/>
    <w:rsid w:val="00AA1A88"/>
    <w:rsid w:val="00AA2789"/>
    <w:rsid w:val="00AA36FE"/>
    <w:rsid w:val="00AA3933"/>
    <w:rsid w:val="00AA4DB2"/>
    <w:rsid w:val="00AB07DB"/>
    <w:rsid w:val="00AB11CC"/>
    <w:rsid w:val="00AB4AD4"/>
    <w:rsid w:val="00AB4FA3"/>
    <w:rsid w:val="00AD0109"/>
    <w:rsid w:val="00AD079D"/>
    <w:rsid w:val="00AD1542"/>
    <w:rsid w:val="00AE235A"/>
    <w:rsid w:val="00AE2377"/>
    <w:rsid w:val="00AE35DA"/>
    <w:rsid w:val="00AE65FD"/>
    <w:rsid w:val="00AF33B0"/>
    <w:rsid w:val="00AF40AC"/>
    <w:rsid w:val="00AF721F"/>
    <w:rsid w:val="00B01350"/>
    <w:rsid w:val="00B01907"/>
    <w:rsid w:val="00B04411"/>
    <w:rsid w:val="00B0664A"/>
    <w:rsid w:val="00B15D34"/>
    <w:rsid w:val="00B2210E"/>
    <w:rsid w:val="00B23758"/>
    <w:rsid w:val="00B26079"/>
    <w:rsid w:val="00B27A6A"/>
    <w:rsid w:val="00B306B2"/>
    <w:rsid w:val="00B3166E"/>
    <w:rsid w:val="00B31857"/>
    <w:rsid w:val="00B31CAA"/>
    <w:rsid w:val="00B33AE3"/>
    <w:rsid w:val="00B35FEA"/>
    <w:rsid w:val="00B36600"/>
    <w:rsid w:val="00B42204"/>
    <w:rsid w:val="00B42B53"/>
    <w:rsid w:val="00B449F6"/>
    <w:rsid w:val="00B51054"/>
    <w:rsid w:val="00B520E8"/>
    <w:rsid w:val="00B56E80"/>
    <w:rsid w:val="00B638C1"/>
    <w:rsid w:val="00B6624C"/>
    <w:rsid w:val="00B74083"/>
    <w:rsid w:val="00B7498E"/>
    <w:rsid w:val="00B75BA8"/>
    <w:rsid w:val="00B760ED"/>
    <w:rsid w:val="00B776FF"/>
    <w:rsid w:val="00B82DB6"/>
    <w:rsid w:val="00B85299"/>
    <w:rsid w:val="00B860A1"/>
    <w:rsid w:val="00B86D46"/>
    <w:rsid w:val="00B87C79"/>
    <w:rsid w:val="00B9549E"/>
    <w:rsid w:val="00B963DD"/>
    <w:rsid w:val="00BA0A79"/>
    <w:rsid w:val="00BA0C25"/>
    <w:rsid w:val="00BA137F"/>
    <w:rsid w:val="00BA19D6"/>
    <w:rsid w:val="00BA1D17"/>
    <w:rsid w:val="00BA5571"/>
    <w:rsid w:val="00BA5F10"/>
    <w:rsid w:val="00BA64B2"/>
    <w:rsid w:val="00BB08E6"/>
    <w:rsid w:val="00BB1740"/>
    <w:rsid w:val="00BB2A55"/>
    <w:rsid w:val="00BB2FB6"/>
    <w:rsid w:val="00BB3A6A"/>
    <w:rsid w:val="00BB42D9"/>
    <w:rsid w:val="00BB4D9D"/>
    <w:rsid w:val="00BC1DE9"/>
    <w:rsid w:val="00BC2F2E"/>
    <w:rsid w:val="00BC4558"/>
    <w:rsid w:val="00BC7247"/>
    <w:rsid w:val="00BD4FBD"/>
    <w:rsid w:val="00BD5967"/>
    <w:rsid w:val="00BD5FD0"/>
    <w:rsid w:val="00BD7686"/>
    <w:rsid w:val="00BE0684"/>
    <w:rsid w:val="00BE2BEB"/>
    <w:rsid w:val="00BE2D90"/>
    <w:rsid w:val="00BE65D3"/>
    <w:rsid w:val="00BE764B"/>
    <w:rsid w:val="00BF02AE"/>
    <w:rsid w:val="00BF2755"/>
    <w:rsid w:val="00BF5DB0"/>
    <w:rsid w:val="00C012F4"/>
    <w:rsid w:val="00C01C08"/>
    <w:rsid w:val="00C038B2"/>
    <w:rsid w:val="00C039AB"/>
    <w:rsid w:val="00C03AD2"/>
    <w:rsid w:val="00C03DDB"/>
    <w:rsid w:val="00C0587B"/>
    <w:rsid w:val="00C11C0F"/>
    <w:rsid w:val="00C12BD2"/>
    <w:rsid w:val="00C16F6B"/>
    <w:rsid w:val="00C208C0"/>
    <w:rsid w:val="00C20CE2"/>
    <w:rsid w:val="00C229C1"/>
    <w:rsid w:val="00C248E1"/>
    <w:rsid w:val="00C24DDF"/>
    <w:rsid w:val="00C3093B"/>
    <w:rsid w:val="00C31EDB"/>
    <w:rsid w:val="00C32416"/>
    <w:rsid w:val="00C35271"/>
    <w:rsid w:val="00C3602F"/>
    <w:rsid w:val="00C37357"/>
    <w:rsid w:val="00C4112C"/>
    <w:rsid w:val="00C44492"/>
    <w:rsid w:val="00C44E46"/>
    <w:rsid w:val="00C45364"/>
    <w:rsid w:val="00C45D66"/>
    <w:rsid w:val="00C5138B"/>
    <w:rsid w:val="00C561D4"/>
    <w:rsid w:val="00C62AB8"/>
    <w:rsid w:val="00C64A39"/>
    <w:rsid w:val="00C6560B"/>
    <w:rsid w:val="00C70E82"/>
    <w:rsid w:val="00C7162F"/>
    <w:rsid w:val="00C72FA7"/>
    <w:rsid w:val="00C74734"/>
    <w:rsid w:val="00C76820"/>
    <w:rsid w:val="00C7783B"/>
    <w:rsid w:val="00C80E35"/>
    <w:rsid w:val="00C81605"/>
    <w:rsid w:val="00C82371"/>
    <w:rsid w:val="00C861F1"/>
    <w:rsid w:val="00C86F56"/>
    <w:rsid w:val="00C87B1A"/>
    <w:rsid w:val="00C9036D"/>
    <w:rsid w:val="00C92550"/>
    <w:rsid w:val="00C9629E"/>
    <w:rsid w:val="00CA0EB7"/>
    <w:rsid w:val="00CA636A"/>
    <w:rsid w:val="00CA696B"/>
    <w:rsid w:val="00CA7005"/>
    <w:rsid w:val="00CB17CE"/>
    <w:rsid w:val="00CB667A"/>
    <w:rsid w:val="00CB69F9"/>
    <w:rsid w:val="00CB7C6E"/>
    <w:rsid w:val="00CC6817"/>
    <w:rsid w:val="00CD04D8"/>
    <w:rsid w:val="00CD2B83"/>
    <w:rsid w:val="00CD3F4A"/>
    <w:rsid w:val="00CD506E"/>
    <w:rsid w:val="00CD74EC"/>
    <w:rsid w:val="00CE141E"/>
    <w:rsid w:val="00CE1CA8"/>
    <w:rsid w:val="00CE2AF6"/>
    <w:rsid w:val="00CE2CF6"/>
    <w:rsid w:val="00CE320B"/>
    <w:rsid w:val="00CE3F35"/>
    <w:rsid w:val="00CE3FA9"/>
    <w:rsid w:val="00CE6DF0"/>
    <w:rsid w:val="00CF0C68"/>
    <w:rsid w:val="00CF0E73"/>
    <w:rsid w:val="00CF279C"/>
    <w:rsid w:val="00CF450C"/>
    <w:rsid w:val="00CF4864"/>
    <w:rsid w:val="00CF5F81"/>
    <w:rsid w:val="00CF70BB"/>
    <w:rsid w:val="00D01169"/>
    <w:rsid w:val="00D02040"/>
    <w:rsid w:val="00D026FC"/>
    <w:rsid w:val="00D04CE9"/>
    <w:rsid w:val="00D10CAF"/>
    <w:rsid w:val="00D1164B"/>
    <w:rsid w:val="00D14EA6"/>
    <w:rsid w:val="00D15228"/>
    <w:rsid w:val="00D15605"/>
    <w:rsid w:val="00D16A05"/>
    <w:rsid w:val="00D207D4"/>
    <w:rsid w:val="00D20985"/>
    <w:rsid w:val="00D20C6E"/>
    <w:rsid w:val="00D241BB"/>
    <w:rsid w:val="00D25158"/>
    <w:rsid w:val="00D27899"/>
    <w:rsid w:val="00D309EC"/>
    <w:rsid w:val="00D31041"/>
    <w:rsid w:val="00D3333D"/>
    <w:rsid w:val="00D3352E"/>
    <w:rsid w:val="00D35CC1"/>
    <w:rsid w:val="00D41806"/>
    <w:rsid w:val="00D428FE"/>
    <w:rsid w:val="00D43AFF"/>
    <w:rsid w:val="00D44647"/>
    <w:rsid w:val="00D51BEF"/>
    <w:rsid w:val="00D53A52"/>
    <w:rsid w:val="00D53D62"/>
    <w:rsid w:val="00D57391"/>
    <w:rsid w:val="00D60F8A"/>
    <w:rsid w:val="00D61C11"/>
    <w:rsid w:val="00D638F5"/>
    <w:rsid w:val="00D661A8"/>
    <w:rsid w:val="00D66CF9"/>
    <w:rsid w:val="00D66DC1"/>
    <w:rsid w:val="00D673ED"/>
    <w:rsid w:val="00D675FE"/>
    <w:rsid w:val="00D70654"/>
    <w:rsid w:val="00D70762"/>
    <w:rsid w:val="00D70867"/>
    <w:rsid w:val="00D71CDE"/>
    <w:rsid w:val="00D721C0"/>
    <w:rsid w:val="00D7289A"/>
    <w:rsid w:val="00D729A5"/>
    <w:rsid w:val="00D73A4B"/>
    <w:rsid w:val="00D74256"/>
    <w:rsid w:val="00D74DA0"/>
    <w:rsid w:val="00D750AD"/>
    <w:rsid w:val="00D76D36"/>
    <w:rsid w:val="00D814C1"/>
    <w:rsid w:val="00D8409B"/>
    <w:rsid w:val="00D84D7C"/>
    <w:rsid w:val="00D8662C"/>
    <w:rsid w:val="00D86F63"/>
    <w:rsid w:val="00D90DFF"/>
    <w:rsid w:val="00D959E9"/>
    <w:rsid w:val="00D95C6B"/>
    <w:rsid w:val="00D97489"/>
    <w:rsid w:val="00DA0686"/>
    <w:rsid w:val="00DA333C"/>
    <w:rsid w:val="00DA3FBD"/>
    <w:rsid w:val="00DB59D3"/>
    <w:rsid w:val="00DB5B4C"/>
    <w:rsid w:val="00DB6C07"/>
    <w:rsid w:val="00DC1780"/>
    <w:rsid w:val="00DC5026"/>
    <w:rsid w:val="00DC75F2"/>
    <w:rsid w:val="00DD060A"/>
    <w:rsid w:val="00DD31AC"/>
    <w:rsid w:val="00DD437E"/>
    <w:rsid w:val="00DE07C7"/>
    <w:rsid w:val="00DE2685"/>
    <w:rsid w:val="00DE776A"/>
    <w:rsid w:val="00DF34A6"/>
    <w:rsid w:val="00DF4C0C"/>
    <w:rsid w:val="00DF581B"/>
    <w:rsid w:val="00DF7402"/>
    <w:rsid w:val="00DF747C"/>
    <w:rsid w:val="00E0198D"/>
    <w:rsid w:val="00E01E77"/>
    <w:rsid w:val="00E025BC"/>
    <w:rsid w:val="00E02C94"/>
    <w:rsid w:val="00E04DB6"/>
    <w:rsid w:val="00E04DED"/>
    <w:rsid w:val="00E06B15"/>
    <w:rsid w:val="00E07F9E"/>
    <w:rsid w:val="00E1006C"/>
    <w:rsid w:val="00E10EEB"/>
    <w:rsid w:val="00E11AB9"/>
    <w:rsid w:val="00E11D22"/>
    <w:rsid w:val="00E16C22"/>
    <w:rsid w:val="00E173AB"/>
    <w:rsid w:val="00E20CD2"/>
    <w:rsid w:val="00E210B5"/>
    <w:rsid w:val="00E21371"/>
    <w:rsid w:val="00E23D14"/>
    <w:rsid w:val="00E24084"/>
    <w:rsid w:val="00E25588"/>
    <w:rsid w:val="00E27830"/>
    <w:rsid w:val="00E3224B"/>
    <w:rsid w:val="00E33042"/>
    <w:rsid w:val="00E33903"/>
    <w:rsid w:val="00E404BB"/>
    <w:rsid w:val="00E5007B"/>
    <w:rsid w:val="00E526E5"/>
    <w:rsid w:val="00E5339A"/>
    <w:rsid w:val="00E5600D"/>
    <w:rsid w:val="00E65823"/>
    <w:rsid w:val="00E66136"/>
    <w:rsid w:val="00E71147"/>
    <w:rsid w:val="00E80085"/>
    <w:rsid w:val="00E80DD9"/>
    <w:rsid w:val="00E857A2"/>
    <w:rsid w:val="00E86288"/>
    <w:rsid w:val="00E93C86"/>
    <w:rsid w:val="00E94B8D"/>
    <w:rsid w:val="00E9545C"/>
    <w:rsid w:val="00E95D67"/>
    <w:rsid w:val="00E9609E"/>
    <w:rsid w:val="00E96BF9"/>
    <w:rsid w:val="00EA22E8"/>
    <w:rsid w:val="00EB0A48"/>
    <w:rsid w:val="00EB1874"/>
    <w:rsid w:val="00EB324F"/>
    <w:rsid w:val="00EB4BD1"/>
    <w:rsid w:val="00EB7A76"/>
    <w:rsid w:val="00EC05CF"/>
    <w:rsid w:val="00EC4753"/>
    <w:rsid w:val="00EC5E9F"/>
    <w:rsid w:val="00EC76B7"/>
    <w:rsid w:val="00ED4A05"/>
    <w:rsid w:val="00EE1AB9"/>
    <w:rsid w:val="00EE222D"/>
    <w:rsid w:val="00EE253E"/>
    <w:rsid w:val="00EE464B"/>
    <w:rsid w:val="00EE653D"/>
    <w:rsid w:val="00EF3B10"/>
    <w:rsid w:val="00EF7868"/>
    <w:rsid w:val="00F02643"/>
    <w:rsid w:val="00F036A1"/>
    <w:rsid w:val="00F10D55"/>
    <w:rsid w:val="00F11E70"/>
    <w:rsid w:val="00F126C6"/>
    <w:rsid w:val="00F24934"/>
    <w:rsid w:val="00F2607E"/>
    <w:rsid w:val="00F27FA6"/>
    <w:rsid w:val="00F329D0"/>
    <w:rsid w:val="00F373AD"/>
    <w:rsid w:val="00F377EB"/>
    <w:rsid w:val="00F37DB1"/>
    <w:rsid w:val="00F448D4"/>
    <w:rsid w:val="00F44FAA"/>
    <w:rsid w:val="00F471CB"/>
    <w:rsid w:val="00F50ED2"/>
    <w:rsid w:val="00F51C59"/>
    <w:rsid w:val="00F550DC"/>
    <w:rsid w:val="00F552AA"/>
    <w:rsid w:val="00F56689"/>
    <w:rsid w:val="00F6491D"/>
    <w:rsid w:val="00F66B1B"/>
    <w:rsid w:val="00F67CE0"/>
    <w:rsid w:val="00F70662"/>
    <w:rsid w:val="00F71000"/>
    <w:rsid w:val="00F72985"/>
    <w:rsid w:val="00F7792F"/>
    <w:rsid w:val="00F80BDE"/>
    <w:rsid w:val="00F83718"/>
    <w:rsid w:val="00F84810"/>
    <w:rsid w:val="00F84B4F"/>
    <w:rsid w:val="00F84B89"/>
    <w:rsid w:val="00F84D43"/>
    <w:rsid w:val="00F85A34"/>
    <w:rsid w:val="00F90B13"/>
    <w:rsid w:val="00F93764"/>
    <w:rsid w:val="00F95CE3"/>
    <w:rsid w:val="00F96C4D"/>
    <w:rsid w:val="00FA0188"/>
    <w:rsid w:val="00FA05F7"/>
    <w:rsid w:val="00FA2116"/>
    <w:rsid w:val="00FA2FC0"/>
    <w:rsid w:val="00FA566E"/>
    <w:rsid w:val="00FA794B"/>
    <w:rsid w:val="00FB038D"/>
    <w:rsid w:val="00FB1531"/>
    <w:rsid w:val="00FB1630"/>
    <w:rsid w:val="00FB1FE7"/>
    <w:rsid w:val="00FB688B"/>
    <w:rsid w:val="00FB6D5E"/>
    <w:rsid w:val="00FC0860"/>
    <w:rsid w:val="00FC21C5"/>
    <w:rsid w:val="00FC2FB2"/>
    <w:rsid w:val="00FC47FF"/>
    <w:rsid w:val="00FC70F9"/>
    <w:rsid w:val="00FD28CF"/>
    <w:rsid w:val="00FE1049"/>
    <w:rsid w:val="00FE2ECA"/>
    <w:rsid w:val="00FE45BC"/>
    <w:rsid w:val="00FF002E"/>
    <w:rsid w:val="00FF023E"/>
    <w:rsid w:val="00FF032E"/>
    <w:rsid w:val="00FF1BEA"/>
    <w:rsid w:val="00FF2D96"/>
    <w:rsid w:val="00FF3708"/>
    <w:rsid w:val="00FF4108"/>
    <w:rsid w:val="00FF5D4B"/>
    <w:rsid w:val="01D18E01"/>
    <w:rsid w:val="023439C5"/>
    <w:rsid w:val="065F8350"/>
    <w:rsid w:val="09F89EEE"/>
    <w:rsid w:val="0CA2F876"/>
    <w:rsid w:val="0CBDDC04"/>
    <w:rsid w:val="0D3816E2"/>
    <w:rsid w:val="0DA676C4"/>
    <w:rsid w:val="0FD4254C"/>
    <w:rsid w:val="10826B61"/>
    <w:rsid w:val="15C91D7D"/>
    <w:rsid w:val="16802CF4"/>
    <w:rsid w:val="168D89C1"/>
    <w:rsid w:val="17CCEECB"/>
    <w:rsid w:val="1932F5D9"/>
    <w:rsid w:val="1B505E7F"/>
    <w:rsid w:val="1EA7C890"/>
    <w:rsid w:val="1EF04C6F"/>
    <w:rsid w:val="261C6F21"/>
    <w:rsid w:val="269B2864"/>
    <w:rsid w:val="26A5414F"/>
    <w:rsid w:val="26ABD597"/>
    <w:rsid w:val="26B0995E"/>
    <w:rsid w:val="27A1B557"/>
    <w:rsid w:val="289DAD5D"/>
    <w:rsid w:val="28FED384"/>
    <w:rsid w:val="29B17D3A"/>
    <w:rsid w:val="2CE1F46D"/>
    <w:rsid w:val="2CF30C80"/>
    <w:rsid w:val="2E929D1B"/>
    <w:rsid w:val="2F8990D1"/>
    <w:rsid w:val="32B5421E"/>
    <w:rsid w:val="32C2AE0A"/>
    <w:rsid w:val="349B06BA"/>
    <w:rsid w:val="34F2848D"/>
    <w:rsid w:val="37BE77BC"/>
    <w:rsid w:val="388E4E84"/>
    <w:rsid w:val="38A97A31"/>
    <w:rsid w:val="3960557C"/>
    <w:rsid w:val="3B47A51D"/>
    <w:rsid w:val="3CBC0F43"/>
    <w:rsid w:val="3FCFBF06"/>
    <w:rsid w:val="416DF93B"/>
    <w:rsid w:val="4446B16D"/>
    <w:rsid w:val="4652F0BD"/>
    <w:rsid w:val="49BADE35"/>
    <w:rsid w:val="4BB3119F"/>
    <w:rsid w:val="4BDB03E6"/>
    <w:rsid w:val="4C7DE3FF"/>
    <w:rsid w:val="4F963548"/>
    <w:rsid w:val="500646FB"/>
    <w:rsid w:val="50C10F3B"/>
    <w:rsid w:val="50CA37B5"/>
    <w:rsid w:val="541CC8E6"/>
    <w:rsid w:val="542A3822"/>
    <w:rsid w:val="570D1805"/>
    <w:rsid w:val="59AD9287"/>
    <w:rsid w:val="59F755F1"/>
    <w:rsid w:val="5B782109"/>
    <w:rsid w:val="5B7B0159"/>
    <w:rsid w:val="5BC6AAB8"/>
    <w:rsid w:val="5C48A702"/>
    <w:rsid w:val="5CD110A1"/>
    <w:rsid w:val="5D2FA04F"/>
    <w:rsid w:val="5E765304"/>
    <w:rsid w:val="611DDCA6"/>
    <w:rsid w:val="644DD7B3"/>
    <w:rsid w:val="660DA8EA"/>
    <w:rsid w:val="6642E754"/>
    <w:rsid w:val="68EA9FEC"/>
    <w:rsid w:val="6910F6B0"/>
    <w:rsid w:val="6BF3D0D4"/>
    <w:rsid w:val="70F2AB0C"/>
    <w:rsid w:val="711D4B65"/>
    <w:rsid w:val="73DC86BF"/>
    <w:rsid w:val="7405CB11"/>
    <w:rsid w:val="74216A7F"/>
    <w:rsid w:val="743A9486"/>
    <w:rsid w:val="77DFAB59"/>
    <w:rsid w:val="78F50DD6"/>
    <w:rsid w:val="7A08F6E6"/>
    <w:rsid w:val="7A934571"/>
    <w:rsid w:val="7ABC3A72"/>
    <w:rsid w:val="7B64ED1A"/>
    <w:rsid w:val="7CBD7829"/>
    <w:rsid w:val="7CF4EC7E"/>
    <w:rsid w:val="7F93D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EDE5F"/>
  <w15:chartTrackingRefBased/>
  <w15:docId w15:val="{7641E0D2-F424-4351-A7A0-6709A7603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1"/>
    <w:uiPriority w:val="99"/>
    <w:qFormat/>
    <w:rsid w:val="009E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1"/>
    <w:uiPriority w:val="99"/>
    <w:unhideWhenUsed/>
    <w:qFormat/>
    <w:rsid w:val="009E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1"/>
    <w:uiPriority w:val="99"/>
    <w:unhideWhenUsed/>
    <w:qFormat/>
    <w:rsid w:val="009E0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1"/>
    <w:uiPriority w:val="99"/>
    <w:unhideWhenUsed/>
    <w:qFormat/>
    <w:rsid w:val="009E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1"/>
    <w:uiPriority w:val="99"/>
    <w:unhideWhenUsed/>
    <w:qFormat/>
    <w:rsid w:val="009E0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1"/>
    <w:basedOn w:val="a0"/>
    <w:link w:val="1"/>
    <w:uiPriority w:val="99"/>
    <w:rsid w:val="009E0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标题 2 字符1"/>
    <w:basedOn w:val="a0"/>
    <w:link w:val="2"/>
    <w:uiPriority w:val="99"/>
    <w:rsid w:val="009E0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标题 3 字符1"/>
    <w:basedOn w:val="a0"/>
    <w:link w:val="3"/>
    <w:uiPriority w:val="99"/>
    <w:rsid w:val="009E0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1">
    <w:name w:val="标题 4 字符1"/>
    <w:basedOn w:val="a0"/>
    <w:link w:val="4"/>
    <w:uiPriority w:val="9"/>
    <w:rsid w:val="009E0101"/>
    <w:rPr>
      <w:rFonts w:eastAsiaTheme="majorEastAsia" w:cstheme="majorBidi"/>
      <w:i/>
      <w:iCs/>
      <w:color w:val="0F4761" w:themeColor="accent1" w:themeShade="BF"/>
    </w:rPr>
  </w:style>
  <w:style w:type="character" w:customStyle="1" w:styleId="51">
    <w:name w:val="标题 5 字符1"/>
    <w:basedOn w:val="a0"/>
    <w:link w:val="5"/>
    <w:uiPriority w:val="99"/>
    <w:rsid w:val="009E010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E01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E010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01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E01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01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01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01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0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01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0101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6C152A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customStyle="1" w:styleId="western">
    <w:name w:val="western"/>
    <w:basedOn w:val="a"/>
    <w:uiPriority w:val="99"/>
    <w:semiHidden/>
    <w:rsid w:val="00E6613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E66136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E66136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E66136"/>
    <w:rPr>
      <w:color w:val="467886" w:themeColor="hyperlink"/>
      <w:u w:val="single"/>
    </w:rPr>
  </w:style>
  <w:style w:type="table" w:styleId="af">
    <w:name w:val="Table Grid"/>
    <w:basedOn w:val="a1"/>
    <w:uiPriority w:val="39"/>
    <w:rsid w:val="005E5A1F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a0"/>
    <w:rsid w:val="005D3D9C"/>
  </w:style>
  <w:style w:type="paragraph" w:styleId="af0">
    <w:name w:val="Normal (Web)"/>
    <w:basedOn w:val="a"/>
    <w:uiPriority w:val="99"/>
    <w:unhideWhenUsed/>
    <w:rsid w:val="00966CC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f1">
    <w:name w:val="Strong"/>
    <w:basedOn w:val="a0"/>
    <w:uiPriority w:val="22"/>
    <w:qFormat/>
    <w:rsid w:val="00966CC1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03613F"/>
    <w:rPr>
      <w:color w:val="800080"/>
      <w:u w:val="single"/>
    </w:rPr>
  </w:style>
  <w:style w:type="paragraph" w:customStyle="1" w:styleId="msonormal0">
    <w:name w:val="msonormal"/>
    <w:basedOn w:val="a"/>
    <w:uiPriority w:val="99"/>
    <w:semiHidden/>
    <w:rsid w:val="000361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10">
    <w:name w:val="正文1"/>
    <w:basedOn w:val="a"/>
    <w:rsid w:val="0003613F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TOC3">
    <w:name w:val="toc 3"/>
    <w:basedOn w:val="a"/>
    <w:next w:val="10"/>
    <w:autoRedefine/>
    <w:uiPriority w:val="39"/>
    <w:unhideWhenUsed/>
    <w:rsid w:val="0003613F"/>
    <w:pPr>
      <w:tabs>
        <w:tab w:val="right" w:leader="dot" w:pos="9350"/>
      </w:tabs>
      <w:spacing w:after="0" w:line="240" w:lineRule="auto"/>
      <w:ind w:leftChars="400" w:left="960"/>
    </w:pPr>
    <w:rPr>
      <w:rFonts w:ascii="Times New Roman" w:hAnsi="Times New Roman" w:cs="Times New Roman"/>
      <w:kern w:val="0"/>
      <w14:ligatures w14:val="none"/>
    </w:rPr>
  </w:style>
  <w:style w:type="paragraph" w:styleId="af3">
    <w:name w:val="annotation text"/>
    <w:basedOn w:val="a"/>
    <w:link w:val="12"/>
    <w:uiPriority w:val="99"/>
    <w:unhideWhenUsed/>
    <w:rsid w:val="0003613F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12">
    <w:name w:val="批注文字 字符1"/>
    <w:basedOn w:val="a0"/>
    <w:link w:val="af3"/>
    <w:uiPriority w:val="99"/>
    <w:rsid w:val="0003613F"/>
    <w:rPr>
      <w:rFonts w:ascii="Times New Roman" w:hAnsi="Times New Roman" w:cs="Times New Roman"/>
      <w:kern w:val="0"/>
      <w14:ligatures w14:val="none"/>
    </w:rPr>
  </w:style>
  <w:style w:type="paragraph" w:styleId="af4">
    <w:name w:val="annotation subject"/>
    <w:basedOn w:val="a"/>
    <w:link w:val="13"/>
    <w:uiPriority w:val="99"/>
    <w:semiHidden/>
    <w:unhideWhenUsed/>
    <w:rsid w:val="0003613F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13">
    <w:name w:val="批注主题 字符1"/>
    <w:basedOn w:val="12"/>
    <w:link w:val="af4"/>
    <w:uiPriority w:val="99"/>
    <w:semiHidden/>
    <w:rsid w:val="0003613F"/>
    <w:rPr>
      <w:rFonts w:ascii="Times New Roman" w:hAnsi="Times New Roman" w:cs="Times New Roman"/>
      <w:kern w:val="0"/>
      <w14:ligatures w14:val="none"/>
    </w:rPr>
  </w:style>
  <w:style w:type="paragraph" w:styleId="af5">
    <w:name w:val="Balloon Text"/>
    <w:basedOn w:val="a"/>
    <w:link w:val="14"/>
    <w:uiPriority w:val="99"/>
    <w:semiHidden/>
    <w:unhideWhenUsed/>
    <w:rsid w:val="0003613F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14">
    <w:name w:val="批注框文本 字符1"/>
    <w:basedOn w:val="a0"/>
    <w:link w:val="af5"/>
    <w:uiPriority w:val="99"/>
    <w:semiHidden/>
    <w:rsid w:val="0003613F"/>
    <w:rPr>
      <w:rFonts w:ascii="Times New Roman" w:hAnsi="Times New Roman" w:cs="Times New Roman"/>
      <w:kern w:val="0"/>
      <w14:ligatures w14:val="none"/>
    </w:rPr>
  </w:style>
  <w:style w:type="character" w:styleId="af6">
    <w:name w:val="annotation reference"/>
    <w:basedOn w:val="a0"/>
    <w:uiPriority w:val="99"/>
    <w:semiHidden/>
    <w:unhideWhenUsed/>
    <w:rsid w:val="0003613F"/>
    <w:rPr>
      <w:sz w:val="16"/>
      <w:szCs w:val="16"/>
    </w:rPr>
  </w:style>
  <w:style w:type="paragraph" w:customStyle="1" w:styleId="110">
    <w:name w:val="标题 11"/>
    <w:basedOn w:val="a"/>
    <w:link w:val="15"/>
    <w:rsid w:val="0003613F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15">
    <w:name w:val="标题 1 字符"/>
    <w:basedOn w:val="a0"/>
    <w:link w:val="110"/>
    <w:locked/>
    <w:rsid w:val="0003613F"/>
    <w:rPr>
      <w:rFonts w:ascii="Times New Roman" w:hAnsi="Times New Roman" w:cs="Times New Roman"/>
      <w:kern w:val="0"/>
      <w14:ligatures w14:val="none"/>
    </w:rPr>
  </w:style>
  <w:style w:type="paragraph" w:customStyle="1" w:styleId="210">
    <w:name w:val="标题 21"/>
    <w:basedOn w:val="a"/>
    <w:link w:val="20"/>
    <w:rsid w:val="0003613F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20">
    <w:name w:val="标题 2 字符"/>
    <w:basedOn w:val="a0"/>
    <w:link w:val="210"/>
    <w:locked/>
    <w:rsid w:val="0003613F"/>
    <w:rPr>
      <w:rFonts w:ascii="Times New Roman" w:hAnsi="Times New Roman" w:cs="Times New Roman"/>
      <w:kern w:val="0"/>
      <w14:ligatures w14:val="none"/>
    </w:rPr>
  </w:style>
  <w:style w:type="paragraph" w:customStyle="1" w:styleId="310">
    <w:name w:val="标题 31"/>
    <w:basedOn w:val="a"/>
    <w:link w:val="30"/>
    <w:rsid w:val="0003613F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30">
    <w:name w:val="标题 3 字符"/>
    <w:basedOn w:val="a0"/>
    <w:link w:val="310"/>
    <w:locked/>
    <w:rsid w:val="0003613F"/>
    <w:rPr>
      <w:rFonts w:ascii="Times New Roman" w:hAnsi="Times New Roman" w:cs="Times New Roman"/>
      <w:kern w:val="0"/>
      <w14:ligatures w14:val="none"/>
    </w:rPr>
  </w:style>
  <w:style w:type="paragraph" w:customStyle="1" w:styleId="410">
    <w:name w:val="标题 41"/>
    <w:basedOn w:val="a"/>
    <w:link w:val="40"/>
    <w:rsid w:val="0003613F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40">
    <w:name w:val="标题 4 字符"/>
    <w:basedOn w:val="a0"/>
    <w:link w:val="410"/>
    <w:locked/>
    <w:rsid w:val="0003613F"/>
    <w:rPr>
      <w:rFonts w:ascii="Times New Roman" w:hAnsi="Times New Roman" w:cs="Times New Roman"/>
      <w:kern w:val="0"/>
      <w14:ligatures w14:val="none"/>
    </w:rPr>
  </w:style>
  <w:style w:type="paragraph" w:customStyle="1" w:styleId="510">
    <w:name w:val="标题 51"/>
    <w:basedOn w:val="a"/>
    <w:link w:val="50"/>
    <w:rsid w:val="0003613F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50">
    <w:name w:val="标题 5 字符"/>
    <w:basedOn w:val="a0"/>
    <w:link w:val="510"/>
    <w:locked/>
    <w:rsid w:val="0003613F"/>
    <w:rPr>
      <w:rFonts w:ascii="Times New Roman" w:hAnsi="Times New Roman" w:cs="Times New Roman"/>
      <w:kern w:val="0"/>
      <w14:ligatures w14:val="none"/>
    </w:rPr>
  </w:style>
  <w:style w:type="paragraph" w:customStyle="1" w:styleId="16">
    <w:name w:val="批注文字1"/>
    <w:basedOn w:val="a"/>
    <w:link w:val="af7"/>
    <w:rsid w:val="0003613F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f7">
    <w:name w:val="批注文字 字符"/>
    <w:basedOn w:val="a0"/>
    <w:link w:val="16"/>
    <w:locked/>
    <w:rsid w:val="0003613F"/>
    <w:rPr>
      <w:rFonts w:ascii="Times New Roman" w:hAnsi="Times New Roman" w:cs="Times New Roman"/>
      <w:kern w:val="0"/>
      <w14:ligatures w14:val="none"/>
    </w:rPr>
  </w:style>
  <w:style w:type="paragraph" w:customStyle="1" w:styleId="17">
    <w:name w:val="批注框文本1"/>
    <w:basedOn w:val="a"/>
    <w:link w:val="af8"/>
    <w:rsid w:val="0003613F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f8">
    <w:name w:val="批注框文本 字符"/>
    <w:basedOn w:val="a0"/>
    <w:link w:val="17"/>
    <w:locked/>
    <w:rsid w:val="0003613F"/>
    <w:rPr>
      <w:rFonts w:ascii="Times New Roman" w:hAnsi="Times New Roman" w:cs="Times New Roman"/>
      <w:kern w:val="0"/>
      <w14:ligatures w14:val="none"/>
    </w:rPr>
  </w:style>
  <w:style w:type="paragraph" w:customStyle="1" w:styleId="18">
    <w:name w:val="批注主题1"/>
    <w:basedOn w:val="a"/>
    <w:link w:val="af9"/>
    <w:rsid w:val="0003613F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f9">
    <w:name w:val="批注主题 字符"/>
    <w:basedOn w:val="af7"/>
    <w:link w:val="18"/>
    <w:locked/>
    <w:rsid w:val="0003613F"/>
    <w:rPr>
      <w:rFonts w:ascii="Times New Roman" w:hAnsi="Times New Roman" w:cs="Times New Roman"/>
      <w:kern w:val="0"/>
      <w14:ligatures w14:val="none"/>
    </w:rPr>
  </w:style>
  <w:style w:type="table" w:customStyle="1" w:styleId="19">
    <w:name w:val="普通表格1"/>
    <w:uiPriority w:val="99"/>
    <w:semiHidden/>
    <w:rsid w:val="0003613F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4">
    <w:name w:val="toc 4"/>
    <w:basedOn w:val="a"/>
    <w:next w:val="a"/>
    <w:autoRedefine/>
    <w:uiPriority w:val="39"/>
    <w:unhideWhenUsed/>
    <w:rsid w:val="0003613F"/>
    <w:pPr>
      <w:widowControl w:val="0"/>
      <w:spacing w:after="0" w:line="240" w:lineRule="auto"/>
      <w:ind w:leftChars="600" w:left="1260"/>
      <w:jc w:val="both"/>
    </w:pPr>
    <w:rPr>
      <w:sz w:val="21"/>
      <w:szCs w:val="22"/>
      <w14:ligatures w14:val="none"/>
    </w:rPr>
  </w:style>
  <w:style w:type="paragraph" w:styleId="TOC5">
    <w:name w:val="toc 5"/>
    <w:basedOn w:val="a"/>
    <w:next w:val="a"/>
    <w:autoRedefine/>
    <w:uiPriority w:val="39"/>
    <w:unhideWhenUsed/>
    <w:rsid w:val="0003613F"/>
    <w:pPr>
      <w:widowControl w:val="0"/>
      <w:spacing w:after="0" w:line="240" w:lineRule="auto"/>
      <w:ind w:leftChars="800" w:left="1680"/>
      <w:jc w:val="both"/>
    </w:pPr>
    <w:rPr>
      <w:sz w:val="21"/>
      <w:szCs w:val="22"/>
      <w14:ligatures w14:val="none"/>
    </w:rPr>
  </w:style>
  <w:style w:type="paragraph" w:styleId="TOC6">
    <w:name w:val="toc 6"/>
    <w:basedOn w:val="a"/>
    <w:next w:val="a"/>
    <w:autoRedefine/>
    <w:uiPriority w:val="39"/>
    <w:unhideWhenUsed/>
    <w:rsid w:val="0003613F"/>
    <w:pPr>
      <w:widowControl w:val="0"/>
      <w:spacing w:after="0" w:line="240" w:lineRule="auto"/>
      <w:ind w:leftChars="1000" w:left="2100"/>
      <w:jc w:val="both"/>
    </w:pPr>
    <w:rPr>
      <w:sz w:val="21"/>
      <w:szCs w:val="22"/>
      <w14:ligatures w14:val="none"/>
    </w:rPr>
  </w:style>
  <w:style w:type="paragraph" w:styleId="TOC7">
    <w:name w:val="toc 7"/>
    <w:basedOn w:val="a"/>
    <w:next w:val="a"/>
    <w:autoRedefine/>
    <w:uiPriority w:val="39"/>
    <w:unhideWhenUsed/>
    <w:rsid w:val="0003613F"/>
    <w:pPr>
      <w:widowControl w:val="0"/>
      <w:spacing w:after="0" w:line="240" w:lineRule="auto"/>
      <w:ind w:leftChars="1200" w:left="2520"/>
      <w:jc w:val="both"/>
    </w:pPr>
    <w:rPr>
      <w:sz w:val="21"/>
      <w:szCs w:val="22"/>
      <w14:ligatures w14:val="none"/>
    </w:rPr>
  </w:style>
  <w:style w:type="paragraph" w:styleId="TOC8">
    <w:name w:val="toc 8"/>
    <w:basedOn w:val="a"/>
    <w:next w:val="a"/>
    <w:autoRedefine/>
    <w:uiPriority w:val="39"/>
    <w:unhideWhenUsed/>
    <w:rsid w:val="0003613F"/>
    <w:pPr>
      <w:widowControl w:val="0"/>
      <w:spacing w:after="0" w:line="240" w:lineRule="auto"/>
      <w:ind w:leftChars="1400" w:left="2940"/>
      <w:jc w:val="both"/>
    </w:pPr>
    <w:rPr>
      <w:sz w:val="21"/>
      <w:szCs w:val="22"/>
      <w14:ligatures w14:val="none"/>
    </w:rPr>
  </w:style>
  <w:style w:type="paragraph" w:styleId="TOC9">
    <w:name w:val="toc 9"/>
    <w:basedOn w:val="a"/>
    <w:next w:val="a"/>
    <w:autoRedefine/>
    <w:uiPriority w:val="39"/>
    <w:unhideWhenUsed/>
    <w:rsid w:val="0003613F"/>
    <w:pPr>
      <w:widowControl w:val="0"/>
      <w:spacing w:after="0" w:line="240" w:lineRule="auto"/>
      <w:ind w:leftChars="1600" w:left="3360"/>
      <w:jc w:val="both"/>
    </w:pPr>
    <w:rPr>
      <w:sz w:val="21"/>
      <w:szCs w:val="22"/>
      <w14:ligatures w14:val="none"/>
    </w:rPr>
  </w:style>
  <w:style w:type="character" w:styleId="afa">
    <w:name w:val="Unresolved Mention"/>
    <w:basedOn w:val="a0"/>
    <w:uiPriority w:val="99"/>
    <w:semiHidden/>
    <w:unhideWhenUsed/>
    <w:rsid w:val="0003613F"/>
    <w:rPr>
      <w:color w:val="605E5C"/>
      <w:shd w:val="clear" w:color="auto" w:fill="E1DFDD"/>
    </w:rPr>
  </w:style>
  <w:style w:type="paragraph" w:styleId="afb">
    <w:name w:val="header"/>
    <w:basedOn w:val="a"/>
    <w:link w:val="afc"/>
    <w:uiPriority w:val="99"/>
    <w:unhideWhenUsed/>
    <w:rsid w:val="000361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="Times New Roman" w:hAnsi="Times New Roman" w:cs="Times New Roman"/>
      <w:kern w:val="0"/>
      <w:sz w:val="18"/>
      <w:szCs w:val="18"/>
      <w14:ligatures w14:val="none"/>
    </w:rPr>
  </w:style>
  <w:style w:type="character" w:customStyle="1" w:styleId="afc">
    <w:name w:val="页眉 字符"/>
    <w:basedOn w:val="a0"/>
    <w:link w:val="afb"/>
    <w:uiPriority w:val="99"/>
    <w:rsid w:val="0003613F"/>
    <w:rPr>
      <w:rFonts w:ascii="Times New Roman" w:hAnsi="Times New Roman" w:cs="Times New Roman"/>
      <w:kern w:val="0"/>
      <w:sz w:val="18"/>
      <w:szCs w:val="18"/>
      <w14:ligatures w14:val="none"/>
    </w:rPr>
  </w:style>
  <w:style w:type="paragraph" w:styleId="afd">
    <w:name w:val="footer"/>
    <w:basedOn w:val="a"/>
    <w:link w:val="afe"/>
    <w:uiPriority w:val="99"/>
    <w:unhideWhenUsed/>
    <w:rsid w:val="0003613F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hAnsi="Times New Roman" w:cs="Times New Roman"/>
      <w:kern w:val="0"/>
      <w:sz w:val="18"/>
      <w:szCs w:val="18"/>
      <w14:ligatures w14:val="none"/>
    </w:rPr>
  </w:style>
  <w:style w:type="character" w:customStyle="1" w:styleId="afe">
    <w:name w:val="页脚 字符"/>
    <w:basedOn w:val="a0"/>
    <w:link w:val="afd"/>
    <w:uiPriority w:val="99"/>
    <w:rsid w:val="0003613F"/>
    <w:rPr>
      <w:rFonts w:ascii="Times New Roman" w:hAnsi="Times New Roman" w:cs="Times New Roman"/>
      <w:kern w:val="0"/>
      <w:sz w:val="18"/>
      <w:szCs w:val="18"/>
      <w14:ligatures w14:val="none"/>
    </w:rPr>
  </w:style>
  <w:style w:type="paragraph" w:styleId="aff">
    <w:name w:val="Revision"/>
    <w:hidden/>
    <w:uiPriority w:val="99"/>
    <w:semiHidden/>
    <w:rsid w:val="0003613F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microsoft.com/office/2011/relationships/people" Target="peop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5" Type="http://schemas.openxmlformats.org/officeDocument/2006/relationships/numbering" Target="numbering.xml"/><Relationship Id="rId15" Type="http://schemas.openxmlformats.org/officeDocument/2006/relationships/image" Target="media/image1.gif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19bbcd-3240-4de9-a367-eac0606b20c8">
      <Terms xmlns="http://schemas.microsoft.com/office/infopath/2007/PartnerControls"/>
    </lcf76f155ced4ddcb4097134ff3c332f>
    <TaxCatchAll xmlns="828e6ecc-f3bc-4b04-98a4-e28a99a91c0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3644A37897417949A41541FBF72CCC08" ma:contentTypeVersion="14" ma:contentTypeDescription="新建文档。" ma:contentTypeScope="" ma:versionID="0003665fa72c3285b0b52f974f960aeb">
  <xsd:schema xmlns:xsd="http://www.w3.org/2001/XMLSchema" xmlns:xs="http://www.w3.org/2001/XMLSchema" xmlns:p="http://schemas.microsoft.com/office/2006/metadata/properties" xmlns:ns2="e919bbcd-3240-4de9-a367-eac0606b20c8" xmlns:ns3="828e6ecc-f3bc-4b04-98a4-e28a99a91c03" targetNamespace="http://schemas.microsoft.com/office/2006/metadata/properties" ma:root="true" ma:fieldsID="34928cf51831271f249b77861ef78f87" ns2:_="" ns3:_="">
    <xsd:import namespace="e919bbcd-3240-4de9-a367-eac0606b20c8"/>
    <xsd:import namespace="828e6ecc-f3bc-4b04-98a4-e28a99a91c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9bbcd-3240-4de9-a367-eac0606b2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80b48e82-fb35-4037-98ac-54648e67cf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e6ecc-f3bc-4b04-98a4-e28a99a91c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011afc-e106-4a53-b392-2377353b04f2}" ma:internalName="TaxCatchAll" ma:showField="CatchAllData" ma:web="828e6ecc-f3bc-4b04-98a4-e28a99a91c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0BE303-7BBC-4437-A5C0-989D2F85C6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3D9007-1C5C-4784-A44C-366B8559F7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B66FE6-08E6-404C-8A47-6013DE52F0D9}">
  <ds:schemaRefs>
    <ds:schemaRef ds:uri="http://schemas.microsoft.com/office/2006/metadata/properties"/>
    <ds:schemaRef ds:uri="http://schemas.microsoft.com/office/infopath/2007/PartnerControls"/>
    <ds:schemaRef ds:uri="e919bbcd-3240-4de9-a367-eac0606b20c8"/>
    <ds:schemaRef ds:uri="828e6ecc-f3bc-4b04-98a4-e28a99a91c03"/>
  </ds:schemaRefs>
</ds:datastoreItem>
</file>

<file path=customXml/itemProps4.xml><?xml version="1.0" encoding="utf-8"?>
<ds:datastoreItem xmlns:ds="http://schemas.openxmlformats.org/officeDocument/2006/customXml" ds:itemID="{02687076-74F9-445F-BC9A-0B57C304E0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19bbcd-3240-4de9-a367-eac0606b20c8"/>
    <ds:schemaRef ds:uri="828e6ecc-f3bc-4b04-98a4-e28a99a91c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59</Pages>
  <Words>11260</Words>
  <Characters>23535</Characters>
  <Application>Microsoft Office Word</Application>
  <DocSecurity>0</DocSecurity>
  <Lines>2139</Lines>
  <Paragraphs>2319</Paragraphs>
  <ScaleCrop>false</ScaleCrop>
  <Company/>
  <LinksUpToDate>false</LinksUpToDate>
  <CharactersWithSpaces>32476</CharactersWithSpaces>
  <SharedDoc>false</SharedDoc>
  <HLinks>
    <vt:vector size="558" baseType="variant">
      <vt:variant>
        <vt:i4>1769526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_Toc173749056</vt:lpwstr>
      </vt:variant>
      <vt:variant>
        <vt:i4>1769526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_Toc173749055</vt:lpwstr>
      </vt:variant>
      <vt:variant>
        <vt:i4>1769526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_Toc173749054</vt:lpwstr>
      </vt:variant>
      <vt:variant>
        <vt:i4>1769526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_Toc173749053</vt:lpwstr>
      </vt:variant>
      <vt:variant>
        <vt:i4>1769526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_Toc173749052</vt:lpwstr>
      </vt:variant>
      <vt:variant>
        <vt:i4>1769526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_Toc173749051</vt:lpwstr>
      </vt:variant>
      <vt:variant>
        <vt:i4>1769526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_Toc173749050</vt:lpwstr>
      </vt:variant>
      <vt:variant>
        <vt:i4>1703990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_Toc173749049</vt:lpwstr>
      </vt:variant>
      <vt:variant>
        <vt:i4>1703990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_Toc173749048</vt:lpwstr>
      </vt:variant>
      <vt:variant>
        <vt:i4>1703990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_Toc173749047</vt:lpwstr>
      </vt:variant>
      <vt:variant>
        <vt:i4>1703990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_Toc173749046</vt:lpwstr>
      </vt:variant>
      <vt:variant>
        <vt:i4>1703990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_Toc173749045</vt:lpwstr>
      </vt:variant>
      <vt:variant>
        <vt:i4>1703990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_Toc173749044</vt:lpwstr>
      </vt:variant>
      <vt:variant>
        <vt:i4>1703990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_Toc173749043</vt:lpwstr>
      </vt:variant>
      <vt:variant>
        <vt:i4>1703990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_Toc173749042</vt:lpwstr>
      </vt:variant>
      <vt:variant>
        <vt:i4>1703990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_Toc173749041</vt:lpwstr>
      </vt:variant>
      <vt:variant>
        <vt:i4>1703990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_Toc173749040</vt:lpwstr>
      </vt:variant>
      <vt:variant>
        <vt:i4>1900598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_Toc173749039</vt:lpwstr>
      </vt:variant>
      <vt:variant>
        <vt:i4>1900598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_Toc173749038</vt:lpwstr>
      </vt:variant>
      <vt:variant>
        <vt:i4>1900598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_Toc173749037</vt:lpwstr>
      </vt:variant>
      <vt:variant>
        <vt:i4>1900598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_Toc173749036</vt:lpwstr>
      </vt:variant>
      <vt:variant>
        <vt:i4>1900598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_Toc173749035</vt:lpwstr>
      </vt:variant>
      <vt:variant>
        <vt:i4>1900598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_Toc173749034</vt:lpwstr>
      </vt:variant>
      <vt:variant>
        <vt:i4>1900598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_Toc173749033</vt:lpwstr>
      </vt:variant>
      <vt:variant>
        <vt:i4>1900598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_Toc173749032</vt:lpwstr>
      </vt:variant>
      <vt:variant>
        <vt:i4>1900598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_Toc173749031</vt:lpwstr>
      </vt:variant>
      <vt:variant>
        <vt:i4>1900598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_Toc173749030</vt:lpwstr>
      </vt:variant>
      <vt:variant>
        <vt:i4>1835062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_Toc173749029</vt:lpwstr>
      </vt:variant>
      <vt:variant>
        <vt:i4>1835062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_Toc173749028</vt:lpwstr>
      </vt:variant>
      <vt:variant>
        <vt:i4>1835062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_Toc173749027</vt:lpwstr>
      </vt:variant>
      <vt:variant>
        <vt:i4>1835062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_Toc173749026</vt:lpwstr>
      </vt:variant>
      <vt:variant>
        <vt:i4>1835062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_Toc173749025</vt:lpwstr>
      </vt:variant>
      <vt:variant>
        <vt:i4>1835062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_Toc173749024</vt:lpwstr>
      </vt:variant>
      <vt:variant>
        <vt:i4>1835062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_Toc173749023</vt:lpwstr>
      </vt:variant>
      <vt:variant>
        <vt:i4>1835062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_Toc173749022</vt:lpwstr>
      </vt:variant>
      <vt:variant>
        <vt:i4>1835062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_Toc173749021</vt:lpwstr>
      </vt:variant>
      <vt:variant>
        <vt:i4>1835062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_Toc173749020</vt:lpwstr>
      </vt:variant>
      <vt:variant>
        <vt:i4>2031670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_Toc173749019</vt:lpwstr>
      </vt:variant>
      <vt:variant>
        <vt:i4>2031670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_Toc173749018</vt:lpwstr>
      </vt:variant>
      <vt:variant>
        <vt:i4>2031670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_Toc173749017</vt:lpwstr>
      </vt:variant>
      <vt:variant>
        <vt:i4>2031670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_Toc173749016</vt:lpwstr>
      </vt:variant>
      <vt:variant>
        <vt:i4>2031670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_Toc173749015</vt:lpwstr>
      </vt:variant>
      <vt:variant>
        <vt:i4>2031670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_Toc173749014</vt:lpwstr>
      </vt:variant>
      <vt:variant>
        <vt:i4>2031670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_Toc173749013</vt:lpwstr>
      </vt:variant>
      <vt:variant>
        <vt:i4>2031670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_Toc173749012</vt:lpwstr>
      </vt:variant>
      <vt:variant>
        <vt:i4>2031670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_Toc173749011</vt:lpwstr>
      </vt:variant>
      <vt:variant>
        <vt:i4>2031670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_Toc173749010</vt:lpwstr>
      </vt:variant>
      <vt:variant>
        <vt:i4>1966134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_Toc173749009</vt:lpwstr>
      </vt:variant>
      <vt:variant>
        <vt:i4>1966134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_Toc173749008</vt:lpwstr>
      </vt:variant>
      <vt:variant>
        <vt:i4>1966134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_Toc173749007</vt:lpwstr>
      </vt:variant>
      <vt:variant>
        <vt:i4>1966134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_Toc173749006</vt:lpwstr>
      </vt:variant>
      <vt:variant>
        <vt:i4>1966134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_Toc173749005</vt:lpwstr>
      </vt:variant>
      <vt:variant>
        <vt:i4>1966134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_Toc173749004</vt:lpwstr>
      </vt:variant>
      <vt:variant>
        <vt:i4>1966134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_Toc173749003</vt:lpwstr>
      </vt:variant>
      <vt:variant>
        <vt:i4>1966134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_Toc173749002</vt:lpwstr>
      </vt:variant>
      <vt:variant>
        <vt:i4>1966134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_Toc173749001</vt:lpwstr>
      </vt:variant>
      <vt:variant>
        <vt:i4>1966134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_Toc173749000</vt:lpwstr>
      </vt:variant>
      <vt:variant>
        <vt:i4>1441855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_Toc173748999</vt:lpwstr>
      </vt:variant>
      <vt:variant>
        <vt:i4>1441855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_Toc173748998</vt:lpwstr>
      </vt:variant>
      <vt:variant>
        <vt:i4>1441855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_Toc173748997</vt:lpwstr>
      </vt:variant>
      <vt:variant>
        <vt:i4>1441855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_Toc173748996</vt:lpwstr>
      </vt:variant>
      <vt:variant>
        <vt:i4>1441855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_Toc173748995</vt:lpwstr>
      </vt:variant>
      <vt:variant>
        <vt:i4>1441855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_Toc173748994</vt:lpwstr>
      </vt:variant>
      <vt:variant>
        <vt:i4>1441855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_Toc173748993</vt:lpwstr>
      </vt:variant>
      <vt:variant>
        <vt:i4>1441855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_Toc173748992</vt:lpwstr>
      </vt:variant>
      <vt:variant>
        <vt:i4>1441855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_Toc173748991</vt:lpwstr>
      </vt:variant>
      <vt:variant>
        <vt:i4>1441855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_Toc173748990</vt:lpwstr>
      </vt:variant>
      <vt:variant>
        <vt:i4>1507391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_Toc173748989</vt:lpwstr>
      </vt:variant>
      <vt:variant>
        <vt:i4>1507391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_Toc173748988</vt:lpwstr>
      </vt:variant>
      <vt:variant>
        <vt:i4>1507391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_Toc173748987</vt:lpwstr>
      </vt:variant>
      <vt:variant>
        <vt:i4>1507391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_Toc173748986</vt:lpwstr>
      </vt:variant>
      <vt:variant>
        <vt:i4>1507391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_Toc173748985</vt:lpwstr>
      </vt:variant>
      <vt:variant>
        <vt:i4>1507391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_Toc173748984</vt:lpwstr>
      </vt:variant>
      <vt:variant>
        <vt:i4>1507391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_Toc173748983</vt:lpwstr>
      </vt:variant>
      <vt:variant>
        <vt:i4>1507391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_Toc173748982</vt:lpwstr>
      </vt:variant>
      <vt:variant>
        <vt:i4>1507391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_Toc173748981</vt:lpwstr>
      </vt:variant>
      <vt:variant>
        <vt:i4>1507391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_Toc173748980</vt:lpwstr>
      </vt:variant>
      <vt:variant>
        <vt:i4>1572927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_Toc173748979</vt:lpwstr>
      </vt:variant>
      <vt:variant>
        <vt:i4>1572927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_Toc173748978</vt:lpwstr>
      </vt:variant>
      <vt:variant>
        <vt:i4>1572927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_Toc173748977</vt:lpwstr>
      </vt:variant>
      <vt:variant>
        <vt:i4>1572927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_Toc173748976</vt:lpwstr>
      </vt:variant>
      <vt:variant>
        <vt:i4>1572927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_Toc173748975</vt:lpwstr>
      </vt:variant>
      <vt:variant>
        <vt:i4>1572927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_Toc173748974</vt:lpwstr>
      </vt:variant>
      <vt:variant>
        <vt:i4>1572927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_Toc173748973</vt:lpwstr>
      </vt:variant>
      <vt:variant>
        <vt:i4>1572927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_Toc173748972</vt:lpwstr>
      </vt:variant>
      <vt:variant>
        <vt:i4>1572927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_Toc173748971</vt:lpwstr>
      </vt:variant>
      <vt:variant>
        <vt:i4>1572927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_Toc173748970</vt:lpwstr>
      </vt:variant>
      <vt:variant>
        <vt:i4>1638463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_Toc173748969</vt:lpwstr>
      </vt:variant>
      <vt:variant>
        <vt:i4>1638463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_Toc173748968</vt:lpwstr>
      </vt:variant>
      <vt:variant>
        <vt:i4>1638463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_Toc173748967</vt:lpwstr>
      </vt:variant>
      <vt:variant>
        <vt:i4>1638463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_Toc173748966</vt:lpwstr>
      </vt:variant>
      <vt:variant>
        <vt:i4>1638463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_Toc173748965</vt:lpwstr>
      </vt:variant>
      <vt:variant>
        <vt:i4>1638463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_Toc173748964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Shaohang Cui</dc:creator>
  <cp:keywords/>
  <dc:description/>
  <cp:lastModifiedBy>Pei LV</cp:lastModifiedBy>
  <cp:revision>981</cp:revision>
  <dcterms:created xsi:type="dcterms:W3CDTF">2024-07-02T20:07:00Z</dcterms:created>
  <dcterms:modified xsi:type="dcterms:W3CDTF">2026-05-21T02:51:00Z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0x0101003644A37897417949A41541FBF72CCC08</vt:lpwstr>
  </property>
  <property fmtid="{D5CDD505-2E9C-101B-9397-08002B2CF9AE}" pid="3" name="MediaServiceImageTags">
    <vt:lpwstr/>
  </property>
</Properties>
</file>