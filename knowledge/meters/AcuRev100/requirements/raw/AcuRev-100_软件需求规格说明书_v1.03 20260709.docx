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0394C" w:rsidP="004F41C6" w:rsidRDefault="003D54C2" w14:paraId="2CD08E35" w14:textId="6591A4F9">
      <w:pPr>
        <w:pStyle w:val="1"/>
        <w:jc w:val="center"/>
        <w:rPr>
          <w:lang w:eastAsia="zh-CN"/>
        </w:rPr>
      </w:pPr>
      <w:bookmarkStart w:name="_Toc233817208" w:id="0"/>
      <w:bookmarkStart w:name="residential-ac-meter-g-racg-软件需求规格说明书" w:id="1"/>
      <w:r>
        <w:rPr>
          <w:lang w:eastAsia="zh-CN"/>
        </w:rPr>
        <w:t xml:space="preserve">AcuRev-100 </w:t>
      </w:r>
      <w:r>
        <w:rPr>
          <w:lang w:eastAsia="zh-CN"/>
        </w:rPr>
        <w:t>软件需求规格说明书</w:t>
      </w:r>
      <w:bookmarkEnd w:id="0"/>
    </w:p>
    <w:p w:rsidR="00D3775B" w:rsidRDefault="00D3775B" w14:paraId="08E535AD" w14:textId="5C48D0C3">
      <w:pPr>
        <w:rPr>
          <w:lang w:eastAsia="zh-CN"/>
        </w:rPr>
      </w:pPr>
      <w:r>
        <w:rPr>
          <w:lang w:eastAsia="zh-CN"/>
        </w:rPr>
        <w:br w:type="page"/>
      </w:r>
    </w:p>
    <w:p w:rsidR="00E0394C" w:rsidRDefault="00000000" w14:paraId="0FB2264A" w14:textId="77777777">
      <w:pPr>
        <w:pStyle w:val="2"/>
      </w:pPr>
      <w:bookmarkStart w:name="_Toc233817209" w:id="2"/>
      <w:bookmarkStart w:name="版本修订记录" w:id="3"/>
      <w:r>
        <w:t>版本修订记录</w:t>
      </w:r>
      <w:bookmarkEnd w:id="2"/>
    </w:p>
    <w:tbl>
      <w:tblPr>
        <w:tblStyle w:val="Table"/>
        <w:tblW w:w="0" w:type="auto"/>
        <w:tblLook w:val="0020" w:firstRow="1" w:lastRow="0" w:firstColumn="0" w:lastColumn="0" w:noHBand="0" w:noVBand="0"/>
      </w:tblPr>
      <w:tblGrid>
        <w:gridCol w:w="785"/>
        <w:gridCol w:w="1439"/>
        <w:gridCol w:w="4896"/>
        <w:gridCol w:w="936"/>
        <w:gridCol w:w="696"/>
      </w:tblGrid>
      <w:tr w:rsidR="00E0394C" w:rsidTr="00E0394C" w14:paraId="76C07AB0"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E0394C" w:rsidRDefault="00000000" w14:paraId="40739E5A" w14:textId="77777777">
            <w:pPr>
              <w:pStyle w:val="Compact"/>
            </w:pPr>
            <w:r>
              <w:t>版本</w:t>
            </w:r>
          </w:p>
        </w:tc>
        <w:tc>
          <w:tcPr>
            <w:tcW w:w="0" w:type="auto"/>
          </w:tcPr>
          <w:p w:rsidR="00E0394C" w:rsidRDefault="00000000" w14:paraId="2E8EC8C0" w14:textId="77777777">
            <w:pPr>
              <w:pStyle w:val="Compact"/>
            </w:pPr>
            <w:r>
              <w:t>日期</w:t>
            </w:r>
          </w:p>
        </w:tc>
        <w:tc>
          <w:tcPr>
            <w:tcW w:w="0" w:type="auto"/>
          </w:tcPr>
          <w:p w:rsidR="00E0394C" w:rsidRDefault="00000000" w14:paraId="36B8305D" w14:textId="77777777">
            <w:pPr>
              <w:pStyle w:val="Compact"/>
            </w:pPr>
            <w:r>
              <w:t>修改内容</w:t>
            </w:r>
          </w:p>
        </w:tc>
        <w:tc>
          <w:tcPr>
            <w:tcW w:w="0" w:type="auto"/>
          </w:tcPr>
          <w:p w:rsidR="00E0394C" w:rsidRDefault="00000000" w14:paraId="5324259E" w14:textId="77777777">
            <w:pPr>
              <w:pStyle w:val="Compact"/>
            </w:pPr>
            <w:r>
              <w:t>修改人</w:t>
            </w:r>
          </w:p>
        </w:tc>
        <w:tc>
          <w:tcPr>
            <w:tcW w:w="0" w:type="auto"/>
          </w:tcPr>
          <w:p w:rsidR="00E0394C" w:rsidRDefault="00000000" w14:paraId="2CC40354" w14:textId="77777777">
            <w:pPr>
              <w:pStyle w:val="Compact"/>
            </w:pPr>
            <w:r>
              <w:t>审核</w:t>
            </w:r>
          </w:p>
        </w:tc>
      </w:tr>
      <w:tr w:rsidR="00E0394C" w14:paraId="4ECF2D66" w14:textId="77777777">
        <w:tc>
          <w:tcPr>
            <w:tcW w:w="0" w:type="auto"/>
          </w:tcPr>
          <w:p w:rsidR="00E0394C" w:rsidRDefault="00000000" w14:paraId="512FB596" w14:textId="77777777">
            <w:pPr>
              <w:pStyle w:val="Compact"/>
            </w:pPr>
            <w:r>
              <w:t>v1.01</w:t>
            </w:r>
          </w:p>
        </w:tc>
        <w:tc>
          <w:tcPr>
            <w:tcW w:w="0" w:type="auto"/>
          </w:tcPr>
          <w:p w:rsidR="00E0394C" w:rsidRDefault="00000000" w14:paraId="2E561AE1" w14:textId="77777777">
            <w:pPr>
              <w:pStyle w:val="Compact"/>
            </w:pPr>
            <w:r>
              <w:t>2026-06-03</w:t>
            </w:r>
          </w:p>
        </w:tc>
        <w:tc>
          <w:tcPr>
            <w:tcW w:w="0" w:type="auto"/>
          </w:tcPr>
          <w:p w:rsidR="00E0394C" w:rsidRDefault="00000000" w14:paraId="3851E5FB" w14:textId="77777777">
            <w:pPr>
              <w:pStyle w:val="Compact"/>
            </w:pPr>
            <w:r>
              <w:t>初版</w:t>
            </w:r>
          </w:p>
        </w:tc>
        <w:tc>
          <w:tcPr>
            <w:tcW w:w="0" w:type="auto"/>
          </w:tcPr>
          <w:p w:rsidR="00E0394C" w:rsidRDefault="00000000" w14:paraId="38F0A986" w14:textId="77777777">
            <w:pPr>
              <w:pStyle w:val="Compact"/>
            </w:pPr>
            <w:r>
              <w:t>崔少航</w:t>
            </w:r>
          </w:p>
        </w:tc>
        <w:tc>
          <w:tcPr>
            <w:tcW w:w="0" w:type="auto"/>
          </w:tcPr>
          <w:p w:rsidR="00E0394C" w:rsidRDefault="00E0394C" w14:paraId="03A43D45" w14:textId="00A37801">
            <w:pPr>
              <w:pStyle w:val="Compact"/>
              <w:rPr>
                <w:lang w:eastAsia="zh-CN"/>
              </w:rPr>
            </w:pPr>
          </w:p>
        </w:tc>
      </w:tr>
      <w:tr w:rsidR="00261AB6" w14:paraId="1ABBFFD3" w14:textId="77777777">
        <w:tc>
          <w:tcPr>
            <w:tcW w:w="0" w:type="auto"/>
          </w:tcPr>
          <w:p w:rsidR="00261AB6" w:rsidRDefault="004C26BF" w14:paraId="4E5F4F0C" w14:textId="6E9921C4">
            <w:pPr>
              <w:pStyle w:val="Compact"/>
              <w:rPr>
                <w:lang w:eastAsia="zh-CN"/>
              </w:rPr>
            </w:pPr>
            <w:r>
              <w:rPr>
                <w:rFonts w:hint="eastAsia"/>
                <w:lang w:eastAsia="zh-CN"/>
              </w:rPr>
              <w:t>v1.02</w:t>
            </w:r>
          </w:p>
        </w:tc>
        <w:tc>
          <w:tcPr>
            <w:tcW w:w="0" w:type="auto"/>
          </w:tcPr>
          <w:p w:rsidR="00261AB6" w:rsidRDefault="004C6CB6" w14:paraId="39685AEC" w14:textId="0AF2AAF2">
            <w:pPr>
              <w:pStyle w:val="Compact"/>
              <w:rPr>
                <w:lang w:eastAsia="zh-CN"/>
              </w:rPr>
            </w:pPr>
            <w:r>
              <w:rPr>
                <w:rFonts w:hint="eastAsia"/>
                <w:lang w:eastAsia="zh-CN"/>
              </w:rPr>
              <w:t>2026-07-02</w:t>
            </w:r>
          </w:p>
        </w:tc>
        <w:tc>
          <w:tcPr>
            <w:tcW w:w="0" w:type="auto"/>
          </w:tcPr>
          <w:p w:rsidR="00455732" w:rsidP="00E6229A" w:rsidRDefault="00E6229A" w14:paraId="7B947B84" w14:textId="0A5361BB">
            <w:pPr>
              <w:pStyle w:val="Compact"/>
              <w:numPr>
                <w:ilvl w:val="0"/>
                <w:numId w:val="35"/>
              </w:numPr>
              <w:rPr>
                <w:lang w:eastAsia="zh-CN"/>
              </w:rPr>
            </w:pPr>
            <w:r>
              <w:rPr>
                <w:lang w:eastAsia="zh-CN"/>
              </w:rPr>
              <w:t>计</w:t>
            </w:r>
            <w:r>
              <w:rPr>
                <w:rFonts w:hint="eastAsia"/>
                <w:lang w:eastAsia="zh-CN"/>
              </w:rPr>
              <w:t>量</w:t>
            </w:r>
            <w:r>
              <w:rPr>
                <w:lang w:eastAsia="zh-CN"/>
              </w:rPr>
              <w:t>周期更新为</w:t>
            </w:r>
            <w:r>
              <w:rPr>
                <w:lang w:eastAsia="zh-CN"/>
              </w:rPr>
              <w:t>100ms</w:t>
            </w:r>
          </w:p>
          <w:p w:rsidR="00E6229A" w:rsidP="00E6229A" w:rsidRDefault="00E6229A" w14:paraId="314C86A4" w14:textId="77777777">
            <w:pPr>
              <w:pStyle w:val="Compact"/>
              <w:numPr>
                <w:ilvl w:val="0"/>
                <w:numId w:val="35"/>
              </w:numPr>
              <w:rPr>
                <w:lang w:eastAsia="zh-CN"/>
              </w:rPr>
            </w:pPr>
            <w:r>
              <w:rPr>
                <w:lang w:eastAsia="zh-CN"/>
              </w:rPr>
              <w:t>2E3W1Phase</w:t>
            </w:r>
            <w:r>
              <w:rPr>
                <w:lang w:eastAsia="zh-CN"/>
              </w:rPr>
              <w:t>电流通道增加</w:t>
            </w:r>
            <w:r>
              <w:rPr>
                <w:lang w:eastAsia="zh-CN"/>
              </w:rPr>
              <w:t>Iavg</w:t>
            </w:r>
          </w:p>
          <w:p w:rsidR="00E6229A" w:rsidP="00E6229A" w:rsidRDefault="00E6229A" w14:paraId="6D164761" w14:textId="77777777">
            <w:pPr>
              <w:pStyle w:val="Compact"/>
              <w:numPr>
                <w:ilvl w:val="0"/>
                <w:numId w:val="35"/>
              </w:numPr>
              <w:rPr>
                <w:lang w:eastAsia="zh-CN"/>
              </w:rPr>
            </w:pPr>
            <w:r>
              <w:rPr>
                <w:lang w:eastAsia="zh-CN"/>
              </w:rPr>
              <w:t>接线配置中增加参数</w:t>
            </w:r>
          </w:p>
          <w:p w:rsidR="00E6229A" w:rsidP="00E6229A" w:rsidRDefault="00E6229A" w14:paraId="718B2C7F" w14:textId="77777777">
            <w:pPr>
              <w:pStyle w:val="Compact"/>
              <w:numPr>
                <w:ilvl w:val="0"/>
                <w:numId w:val="35"/>
              </w:numPr>
              <w:rPr>
                <w:lang w:eastAsia="zh-CN"/>
              </w:rPr>
            </w:pPr>
            <w:r>
              <w:rPr>
                <w:lang w:eastAsia="zh-CN"/>
              </w:rPr>
              <w:t>修改接线检查显示内容</w:t>
            </w:r>
          </w:p>
          <w:p w:rsidR="00E6229A" w:rsidP="00E6229A" w:rsidRDefault="00E6229A" w14:paraId="7AB6A55C" w14:textId="77777777">
            <w:pPr>
              <w:pStyle w:val="Compact"/>
              <w:numPr>
                <w:ilvl w:val="0"/>
                <w:numId w:val="35"/>
              </w:numPr>
              <w:rPr>
                <w:lang w:eastAsia="zh-CN"/>
              </w:rPr>
            </w:pPr>
            <w:r>
              <w:rPr>
                <w:lang w:eastAsia="zh-CN"/>
              </w:rPr>
              <w:t>上位机设计中增加</w:t>
            </w:r>
            <w:r>
              <w:rPr>
                <w:lang w:eastAsia="zh-CN"/>
              </w:rPr>
              <w:t>HMI</w:t>
            </w:r>
            <w:r>
              <w:rPr>
                <w:lang w:eastAsia="zh-CN"/>
              </w:rPr>
              <w:t>设计图</w:t>
            </w:r>
          </w:p>
          <w:p w:rsidR="00CA011B" w:rsidP="00E6229A" w:rsidRDefault="00CA011B" w14:paraId="426F338A" w14:textId="77777777">
            <w:pPr>
              <w:pStyle w:val="Compact"/>
              <w:numPr>
                <w:ilvl w:val="0"/>
                <w:numId w:val="35"/>
              </w:numPr>
              <w:rPr>
                <w:lang w:eastAsia="zh-CN"/>
              </w:rPr>
            </w:pPr>
            <w:r>
              <w:rPr>
                <w:rFonts w:hint="eastAsia"/>
                <w:lang w:eastAsia="zh-CN"/>
              </w:rPr>
              <w:t>补充接线检查周期</w:t>
            </w:r>
          </w:p>
          <w:p w:rsidR="00EA27EB" w:rsidP="00E6229A" w:rsidRDefault="00EA27EB" w14:paraId="202E875A" w14:textId="0880E795">
            <w:pPr>
              <w:pStyle w:val="Compact"/>
              <w:numPr>
                <w:ilvl w:val="0"/>
                <w:numId w:val="35"/>
              </w:numPr>
              <w:rPr>
                <w:lang w:eastAsia="zh-CN"/>
              </w:rPr>
            </w:pPr>
            <w:r>
              <w:rPr>
                <w:rFonts w:hint="eastAsia"/>
                <w:lang w:eastAsia="zh-CN"/>
              </w:rPr>
              <w:t>增加电表单元拨码铅封说明</w:t>
            </w:r>
          </w:p>
          <w:p w:rsidR="00F80E5B" w:rsidP="00E6229A" w:rsidRDefault="00F80E5B" w14:paraId="36A791EB" w14:textId="77777777">
            <w:pPr>
              <w:pStyle w:val="Compact"/>
              <w:numPr>
                <w:ilvl w:val="0"/>
                <w:numId w:val="35"/>
              </w:numPr>
              <w:rPr>
                <w:lang w:eastAsia="zh-CN"/>
              </w:rPr>
            </w:pPr>
            <w:r>
              <w:rPr>
                <w:rFonts w:hint="eastAsia"/>
                <w:lang w:eastAsia="zh-CN"/>
              </w:rPr>
              <w:t>增加</w:t>
            </w:r>
            <w:r>
              <w:rPr>
                <w:rFonts w:hint="eastAsia"/>
                <w:lang w:eastAsia="zh-CN"/>
              </w:rPr>
              <w:t>USB</w:t>
            </w:r>
            <w:r>
              <w:rPr>
                <w:rFonts w:hint="eastAsia"/>
                <w:lang w:eastAsia="zh-CN"/>
              </w:rPr>
              <w:t>通信接口</w:t>
            </w:r>
          </w:p>
          <w:p w:rsidR="00FE3A8D" w:rsidP="00E6229A" w:rsidRDefault="00FE3A8D" w14:paraId="643DDA63" w14:textId="77777777">
            <w:pPr>
              <w:pStyle w:val="Compact"/>
              <w:numPr>
                <w:ilvl w:val="0"/>
                <w:numId w:val="35"/>
              </w:numPr>
              <w:rPr>
                <w:lang w:eastAsia="zh-CN"/>
              </w:rPr>
            </w:pPr>
            <w:r>
              <w:rPr>
                <w:rFonts w:hint="eastAsia"/>
                <w:lang w:eastAsia="zh-CN"/>
              </w:rPr>
              <w:t>增加</w:t>
            </w:r>
            <w:r>
              <w:rPr>
                <w:rFonts w:hint="eastAsia"/>
                <w:lang w:eastAsia="zh-CN"/>
              </w:rPr>
              <w:t>LCD</w:t>
            </w:r>
            <w:r>
              <w:rPr>
                <w:rFonts w:hint="eastAsia"/>
                <w:lang w:eastAsia="zh-CN"/>
              </w:rPr>
              <w:t>显示信息及显示设计图</w:t>
            </w:r>
          </w:p>
          <w:p w:rsidR="008C2618" w:rsidP="00E6229A" w:rsidRDefault="005428B4" w14:paraId="12C8F78F" w14:textId="661BB94C">
            <w:pPr>
              <w:pStyle w:val="Compact"/>
              <w:numPr>
                <w:ilvl w:val="0"/>
                <w:numId w:val="35"/>
              </w:numPr>
              <w:rPr>
                <w:lang w:eastAsia="zh-CN"/>
              </w:rPr>
            </w:pPr>
            <w:r>
              <w:rPr>
                <w:rFonts w:hint="eastAsia"/>
                <w:lang w:eastAsia="zh-CN"/>
              </w:rPr>
              <w:t>增加产品型号</w:t>
            </w:r>
          </w:p>
          <w:p w:rsidR="00985FED" w:rsidP="00E6229A" w:rsidRDefault="00985FED" w14:paraId="5308B119" w14:textId="77777777">
            <w:pPr>
              <w:pStyle w:val="Compact"/>
              <w:numPr>
                <w:ilvl w:val="0"/>
                <w:numId w:val="35"/>
              </w:numPr>
              <w:rPr>
                <w:lang w:eastAsia="zh-CN"/>
              </w:rPr>
            </w:pPr>
            <w:r>
              <w:rPr>
                <w:rFonts w:hint="eastAsia"/>
                <w:lang w:eastAsia="zh-CN"/>
              </w:rPr>
              <w:t>增加序列号格式</w:t>
            </w:r>
          </w:p>
          <w:p w:rsidR="0015234C" w:rsidP="00E6229A" w:rsidRDefault="0015234C" w14:paraId="750086B1" w14:textId="77777777">
            <w:pPr>
              <w:pStyle w:val="Compact"/>
              <w:numPr>
                <w:ilvl w:val="0"/>
                <w:numId w:val="35"/>
              </w:numPr>
              <w:rPr>
                <w:lang w:eastAsia="zh-CN"/>
              </w:rPr>
            </w:pPr>
            <w:r>
              <w:rPr>
                <w:rFonts w:hint="eastAsia"/>
                <w:lang w:eastAsia="zh-CN"/>
              </w:rPr>
              <w:t>增加</w:t>
            </w:r>
            <w:r>
              <w:rPr>
                <w:rFonts w:hint="eastAsia"/>
                <w:lang w:eastAsia="zh-CN"/>
              </w:rPr>
              <w:t>LCD</w:t>
            </w:r>
            <w:r>
              <w:rPr>
                <w:rFonts w:hint="eastAsia"/>
                <w:lang w:eastAsia="zh-CN"/>
              </w:rPr>
              <w:t>弹窗显示</w:t>
            </w:r>
          </w:p>
          <w:p w:rsidR="00314EF3" w:rsidP="00E6229A" w:rsidRDefault="00314EF3" w14:paraId="18897C03" w14:textId="77777777">
            <w:pPr>
              <w:pStyle w:val="Compact"/>
              <w:numPr>
                <w:ilvl w:val="0"/>
                <w:numId w:val="35"/>
              </w:numPr>
              <w:rPr>
                <w:lang w:eastAsia="zh-CN"/>
              </w:rPr>
            </w:pPr>
            <w:r>
              <w:rPr>
                <w:rFonts w:hint="eastAsia"/>
                <w:lang w:eastAsia="zh-CN"/>
              </w:rPr>
              <w:t>修改脉冲常数</w:t>
            </w:r>
          </w:p>
          <w:p w:rsidR="00342A26" w:rsidP="00E6229A" w:rsidRDefault="00342A26" w14:paraId="68D403EE" w14:textId="0CB5C19C">
            <w:pPr>
              <w:pStyle w:val="Compact"/>
              <w:numPr>
                <w:ilvl w:val="0"/>
                <w:numId w:val="35"/>
              </w:numPr>
              <w:rPr>
                <w:lang w:eastAsia="zh-CN"/>
              </w:rPr>
            </w:pPr>
            <w:r>
              <w:rPr>
                <w:rFonts w:hint="eastAsia"/>
                <w:lang w:eastAsia="zh-CN"/>
              </w:rPr>
              <w:t>增加铅封锁定后禁止配置内容</w:t>
            </w:r>
          </w:p>
          <w:p w:rsidR="006C617B" w:rsidP="00E6229A" w:rsidRDefault="006C617B" w14:paraId="576085A5" w14:textId="77777777">
            <w:pPr>
              <w:pStyle w:val="Compact"/>
              <w:numPr>
                <w:ilvl w:val="0"/>
                <w:numId w:val="35"/>
              </w:numPr>
              <w:rPr>
                <w:lang w:eastAsia="zh-CN"/>
              </w:rPr>
            </w:pPr>
            <w:r>
              <w:rPr>
                <w:rFonts w:hint="eastAsia"/>
                <w:lang w:eastAsia="zh-CN"/>
              </w:rPr>
              <w:t>增加</w:t>
            </w:r>
            <w:r>
              <w:rPr>
                <w:rFonts w:hint="eastAsia"/>
                <w:lang w:eastAsia="zh-CN"/>
              </w:rPr>
              <w:t>LCD</w:t>
            </w:r>
            <w:r>
              <w:rPr>
                <w:rFonts w:hint="eastAsia"/>
                <w:lang w:eastAsia="zh-CN"/>
              </w:rPr>
              <w:t>灯语优先级</w:t>
            </w:r>
          </w:p>
          <w:p w:rsidR="007D4DED" w:rsidP="00E6229A" w:rsidRDefault="007D4DED" w14:paraId="75724E52" w14:textId="77777777">
            <w:pPr>
              <w:pStyle w:val="Compact"/>
              <w:numPr>
                <w:ilvl w:val="0"/>
                <w:numId w:val="35"/>
              </w:numPr>
              <w:rPr>
                <w:lang w:eastAsia="zh-CN"/>
              </w:rPr>
            </w:pPr>
            <w:r>
              <w:rPr>
                <w:rFonts w:hint="eastAsia"/>
                <w:lang w:eastAsia="zh-CN"/>
              </w:rPr>
              <w:t>增加最小电流</w:t>
            </w:r>
          </w:p>
          <w:p w:rsidR="00CB5FF6" w:rsidP="00E6229A" w:rsidRDefault="00954D5C" w14:paraId="7374E839" w14:textId="63B62F48">
            <w:pPr>
              <w:pStyle w:val="Compact"/>
              <w:numPr>
                <w:ilvl w:val="0"/>
                <w:numId w:val="35"/>
              </w:numPr>
              <w:rPr>
                <w:lang w:eastAsia="zh-CN"/>
              </w:rPr>
            </w:pPr>
            <w:r>
              <w:rPr>
                <w:rFonts w:hint="eastAsia"/>
                <w:lang w:eastAsia="zh-CN"/>
              </w:rPr>
              <w:t>上位机切换接线方式时增加清空能量确认</w:t>
            </w:r>
          </w:p>
        </w:tc>
        <w:tc>
          <w:tcPr>
            <w:tcW w:w="0" w:type="auto"/>
          </w:tcPr>
          <w:p w:rsidR="00261AB6" w:rsidRDefault="004C6CB6" w14:paraId="66FDC066" w14:textId="781C56B5">
            <w:pPr>
              <w:pStyle w:val="Compact"/>
              <w:rPr>
                <w:lang w:eastAsia="zh-CN"/>
              </w:rPr>
            </w:pPr>
            <w:r>
              <w:rPr>
                <w:rFonts w:hint="eastAsia"/>
                <w:lang w:eastAsia="zh-CN"/>
              </w:rPr>
              <w:t>任一卓</w:t>
            </w:r>
          </w:p>
        </w:tc>
        <w:tc>
          <w:tcPr>
            <w:tcW w:w="0" w:type="auto"/>
          </w:tcPr>
          <w:p w:rsidR="00261AB6" w:rsidRDefault="00261AB6" w14:paraId="2FCB0643" w14:textId="77777777">
            <w:pPr>
              <w:pStyle w:val="Compact"/>
            </w:pPr>
          </w:p>
        </w:tc>
      </w:tr>
      <w:tr w:rsidR="00AB2F2A" w:rsidTr="00AB2F2A" w14:paraId="6D8C27F5" w14:textId="77777777">
        <w:tblPrEx>
          <w:tblLook w:val="04A0" w:firstRow="1" w:lastRow="0" w:firstColumn="1" w:lastColumn="0" w:noHBand="0" w:noVBand="1"/>
        </w:tblPrEx>
        <w:tc>
          <w:tcPr>
            <w:tcW w:w="0" w:type="auto"/>
          </w:tcPr>
          <w:p w:rsidR="00AB2F2A" w:rsidP="00AB2F2A" w:rsidRDefault="00AB2F2A" w14:paraId="3771816B" w14:textId="71A282E4">
            <w:pPr>
              <w:pStyle w:val="Compact"/>
              <w:rPr>
                <w:lang w:eastAsia="zh-CN"/>
              </w:rPr>
            </w:pPr>
            <w:bookmarkStart w:name="目录" w:id="4"/>
            <w:bookmarkEnd w:id="1"/>
            <w:bookmarkEnd w:id="3"/>
            <w:r>
              <w:t>v1.0</w:t>
            </w:r>
            <w:r>
              <w:rPr>
                <w:rFonts w:hint="eastAsia"/>
                <w:lang w:eastAsia="zh-CN"/>
              </w:rPr>
              <w:t>3</w:t>
            </w:r>
          </w:p>
        </w:tc>
        <w:tc>
          <w:tcPr>
            <w:tcW w:w="0" w:type="auto"/>
          </w:tcPr>
          <w:p w:rsidR="00AB2F2A" w:rsidP="00AB2F2A" w:rsidRDefault="00AB2F2A" w14:paraId="187EB107" w14:textId="0D2822CF">
            <w:pPr>
              <w:pStyle w:val="Compact"/>
              <w:rPr>
                <w:lang w:eastAsia="zh-CN"/>
              </w:rPr>
            </w:pPr>
            <w:r>
              <w:t>2026-0</w:t>
            </w:r>
            <w:r>
              <w:rPr>
                <w:rFonts w:hint="eastAsia"/>
                <w:lang w:eastAsia="zh-CN"/>
              </w:rPr>
              <w:t>7</w:t>
            </w:r>
            <w:r>
              <w:t>-0</w:t>
            </w:r>
            <w:r>
              <w:rPr>
                <w:rFonts w:hint="eastAsia"/>
                <w:lang w:eastAsia="zh-CN"/>
              </w:rPr>
              <w:t>9</w:t>
            </w:r>
          </w:p>
        </w:tc>
        <w:tc>
          <w:tcPr>
            <w:tcW w:w="0" w:type="auto"/>
          </w:tcPr>
          <w:p w:rsidR="00AB2F2A" w:rsidP="00AB2F2A" w:rsidRDefault="00AB2F2A" w14:paraId="58B3C49A" w14:textId="0B18B8E1">
            <w:pPr>
              <w:pStyle w:val="Compact"/>
              <w:numPr>
                <w:ilvl w:val="0"/>
                <w:numId w:val="36"/>
              </w:numPr>
              <w:rPr>
                <w:lang w:eastAsia="zh-CN"/>
              </w:rPr>
            </w:pPr>
            <w:r w:rsidRPr="00AB2F2A">
              <w:rPr>
                <w:lang w:eastAsia="zh-CN"/>
              </w:rPr>
              <w:t>增加忘记密码功能</w:t>
            </w:r>
          </w:p>
          <w:p w:rsidR="00AB2F2A" w:rsidP="00AB2F2A" w:rsidRDefault="00AB2F2A" w14:paraId="038A3D10" w14:textId="2FC275CE">
            <w:pPr>
              <w:pStyle w:val="Compact"/>
              <w:numPr>
                <w:ilvl w:val="0"/>
                <w:numId w:val="36"/>
              </w:numPr>
              <w:rPr>
                <w:lang w:eastAsia="zh-CN"/>
              </w:rPr>
            </w:pPr>
            <w:r w:rsidRPr="00AB2F2A">
              <w:rPr>
                <w:lang w:eastAsia="zh-CN"/>
              </w:rPr>
              <w:t>增加设备故障详情</w:t>
            </w:r>
          </w:p>
          <w:p w:rsidR="00AB2F2A" w:rsidP="00AB2F2A" w:rsidRDefault="00AB2F2A" w14:paraId="69553E9D" w14:textId="4CCC9D18">
            <w:pPr>
              <w:pStyle w:val="Compact"/>
              <w:numPr>
                <w:ilvl w:val="0"/>
                <w:numId w:val="36"/>
              </w:numPr>
              <w:rPr>
                <w:lang w:eastAsia="zh-CN"/>
              </w:rPr>
            </w:pPr>
            <w:r w:rsidRPr="00AB2F2A">
              <w:rPr>
                <w:lang w:eastAsia="zh-CN"/>
              </w:rPr>
              <w:t>增加</w:t>
            </w:r>
            <w:r w:rsidRPr="00AB2F2A">
              <w:rPr>
                <w:lang w:eastAsia="zh-CN"/>
              </w:rPr>
              <w:t>RCT</w:t>
            </w:r>
          </w:p>
          <w:p w:rsidR="00AB2F2A" w:rsidP="00AB2F2A" w:rsidRDefault="00AB2F2A" w14:paraId="065008E5" w14:textId="77C7D836">
            <w:pPr>
              <w:pStyle w:val="Compact"/>
              <w:numPr>
                <w:ilvl w:val="0"/>
                <w:numId w:val="36"/>
              </w:numPr>
              <w:rPr>
                <w:lang w:eastAsia="zh-CN"/>
              </w:rPr>
            </w:pPr>
            <w:r w:rsidRPr="00AB2F2A">
              <w:rPr>
                <w:lang w:eastAsia="zh-CN"/>
              </w:rPr>
              <w:t>修改</w:t>
            </w:r>
            <w:r w:rsidRPr="00AB2F2A">
              <w:rPr>
                <w:lang w:eastAsia="zh-CN"/>
              </w:rPr>
              <w:t>CT</w:t>
            </w:r>
            <w:r w:rsidRPr="00AB2F2A">
              <w:rPr>
                <w:lang w:eastAsia="zh-CN"/>
              </w:rPr>
              <w:t>一次侧额定电流为</w:t>
            </w:r>
            <w:r w:rsidRPr="00AB2F2A">
              <w:rPr>
                <w:lang w:eastAsia="zh-CN"/>
              </w:rPr>
              <w:t>5A-2000A</w:t>
            </w:r>
          </w:p>
          <w:p w:rsidR="00AB2F2A" w:rsidP="00AB2F2A" w:rsidRDefault="00AB2F2A" w14:paraId="4F5A1423" w14:textId="398C0E8E">
            <w:pPr>
              <w:pStyle w:val="Compact"/>
              <w:rPr>
                <w:lang w:eastAsia="zh-CN"/>
              </w:rPr>
            </w:pPr>
          </w:p>
        </w:tc>
        <w:tc>
          <w:tcPr>
            <w:tcW w:w="0" w:type="auto"/>
          </w:tcPr>
          <w:p w:rsidR="00AB2F2A" w:rsidP="00AB2F2A" w:rsidRDefault="00AB2F2A" w14:paraId="4DC35E34" w14:textId="7CA2690A">
            <w:pPr>
              <w:pStyle w:val="Compact"/>
              <w:rPr>
                <w:lang w:eastAsia="zh-CN"/>
              </w:rPr>
            </w:pPr>
            <w:r>
              <w:rPr>
                <w:rFonts w:hint="eastAsia"/>
                <w:lang w:eastAsia="zh-CN"/>
              </w:rPr>
              <w:t>任一卓</w:t>
            </w:r>
          </w:p>
        </w:tc>
        <w:tc>
          <w:tcPr>
            <w:tcW w:w="0" w:type="auto"/>
          </w:tcPr>
          <w:p w:rsidR="00AB2F2A" w:rsidP="00AB2F2A" w:rsidRDefault="00AB2F2A" w14:paraId="5B01C269" w14:textId="77777777">
            <w:pPr>
              <w:pStyle w:val="Compact"/>
              <w:rPr>
                <w:lang w:eastAsia="zh-CN"/>
              </w:rPr>
            </w:pPr>
          </w:p>
        </w:tc>
      </w:tr>
    </w:tbl>
    <w:p w:rsidR="00D3775B" w:rsidRDefault="00D3775B" w14:paraId="57FB763B" w14:textId="77777777">
      <w:r>
        <w:br w:type="page"/>
      </w:r>
    </w:p>
    <w:sdt>
      <w:sdtPr>
        <w:id w:val="-1935273714"/>
        <w:docPartObj>
          <w:docPartGallery w:val="Table of Contents"/>
          <w:docPartUnique/>
        </w:docPartObj>
        <w:rPr>
          <w:rFonts w:ascii="Cambria" w:hAnsi="Cambria" w:eastAsia="宋体" w:cs="" w:asciiTheme="minorAscii" w:hAnsiTheme="minorAscii" w:eastAsiaTheme="minorEastAsia" w:cstheme="minorBidi"/>
          <w:color w:val="auto"/>
          <w:sz w:val="24"/>
          <w:szCs w:val="24"/>
        </w:rPr>
      </w:sdtPr>
      <w:sdtEndPr>
        <w:rPr>
          <w:rFonts w:ascii="Cambria" w:hAnsi="Cambria" w:eastAsia="宋体" w:cs="" w:asciiTheme="minorAscii" w:hAnsiTheme="minorAscii" w:eastAsiaTheme="minorEastAsia" w:cstheme="minorBidi"/>
          <w:b w:val="1"/>
          <w:bCs w:val="1"/>
          <w:noProof/>
          <w:color w:val="auto"/>
          <w:sz w:val="24"/>
          <w:szCs w:val="24"/>
        </w:rPr>
      </w:sdtEndPr>
      <w:sdtContent>
        <w:p w:rsidR="00D3775B" w:rsidRDefault="00D3775B" w14:paraId="3E146173" w14:textId="666837C1">
          <w:pPr>
            <w:pStyle w:val="TOC"/>
          </w:pPr>
          <w:r>
            <w:t>Contents</w:t>
          </w:r>
        </w:p>
        <w:p w:rsidR="00614BF3" w:rsidRDefault="00D3775B" w14:paraId="219F6CE3" w14:textId="4C80286D">
          <w:pPr>
            <w:pStyle w:val="TOC1"/>
            <w:tabs>
              <w:tab w:val="right" w:leader="dot" w:pos="8630"/>
            </w:tabs>
            <w:rPr>
              <w:noProof/>
              <w:kern w:val="2"/>
              <w:sz w:val="22"/>
              <w:lang w:eastAsia="zh-CN"/>
              <w14:ligatures w14:val="standardContextual"/>
            </w:rPr>
          </w:pPr>
          <w:r>
            <w:fldChar w:fldCharType="begin"/>
          </w:r>
          <w:r>
            <w:instrText xml:space="preserve"> TOC \o "1-3" \h \z \u </w:instrText>
          </w:r>
          <w:r>
            <w:fldChar w:fldCharType="separate"/>
          </w:r>
          <w:hyperlink w:history="1" w:anchor="_Toc233817208">
            <w:r>
              <w:rPr>
                <w:rStyle w:val="ad"/>
                <w:noProof/>
                <w:lang w:eastAsia="zh-CN"/>
              </w:rPr>
              <w:t xml:space="preserve">AcuRev-100 </w:t>
            </w:r>
            <w:r>
              <w:rPr>
                <w:rStyle w:val="ad"/>
                <w:noProof/>
                <w:lang w:eastAsia="zh-CN"/>
              </w:rPr>
              <w:t>软件需求规格说明书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rsidR="00614BF3" w:rsidRDefault="00614BF3" w14:paraId="7C20F43D" w14:textId="5168A362">
          <w:pPr>
            <w:pStyle w:val="TOC2"/>
            <w:tabs>
              <w:tab w:val="right" w:leader="dot" w:pos="8630"/>
            </w:tabs>
            <w:ind w:left="480"/>
            <w:rPr>
              <w:noProof/>
              <w:kern w:val="2"/>
              <w:sz w:val="22"/>
              <w:lang w:eastAsia="zh-CN"/>
              <w14:ligatures w14:val="standardContextual"/>
            </w:rPr>
          </w:pPr>
          <w:hyperlink w:history="1" w:anchor="_Toc233817209">
            <w:r>
              <w:rPr>
                <w:rStyle w:val="ad"/>
                <w:noProof/>
              </w:rPr>
              <w:t>版本修订记录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rsidR="00614BF3" w:rsidRDefault="00614BF3" w14:paraId="1746B5B5" w14:textId="5349BCD8">
          <w:pPr>
            <w:pStyle w:val="TOC1"/>
            <w:tabs>
              <w:tab w:val="right" w:leader="dot" w:pos="8630"/>
            </w:tabs>
            <w:rPr>
              <w:noProof/>
              <w:kern w:val="2"/>
              <w:sz w:val="22"/>
              <w:lang w:eastAsia="zh-CN"/>
              <w14:ligatures w14:val="standardContextual"/>
            </w:rPr>
          </w:pPr>
          <w:hyperlink w:history="1" w:anchor="_Toc233817210">
            <w:r>
              <w:rPr>
                <w:rStyle w:val="ad"/>
                <w:noProof/>
                <w:lang w:eastAsia="zh-CN"/>
              </w:rPr>
              <w:t xml:space="preserve">1 </w:t>
            </w:r>
            <w:r>
              <w:rPr>
                <w:rStyle w:val="ad"/>
                <w:noProof/>
                <w:lang w:eastAsia="zh-CN"/>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rsidR="00614BF3" w:rsidRDefault="00614BF3" w14:paraId="0EB5A9D0" w14:textId="482DABE4">
          <w:pPr>
            <w:pStyle w:val="TOC2"/>
            <w:tabs>
              <w:tab w:val="right" w:leader="dot" w:pos="8630"/>
            </w:tabs>
            <w:ind w:left="480"/>
            <w:rPr>
              <w:noProof/>
              <w:kern w:val="2"/>
              <w:sz w:val="22"/>
              <w:lang w:eastAsia="zh-CN"/>
              <w14:ligatures w14:val="standardContextual"/>
            </w:rPr>
          </w:pPr>
          <w:hyperlink w:history="1" w:anchor="_Toc233817211">
            <w:r>
              <w:rPr>
                <w:rStyle w:val="ad"/>
                <w:noProof/>
                <w:lang w:eastAsia="zh-CN"/>
              </w:rPr>
              <w:t xml:space="preserve">1.1 </w:t>
            </w:r>
            <w:r>
              <w:rPr>
                <w:rStyle w:val="ad"/>
                <w:noProof/>
                <w:lang w:eastAsia="zh-CN"/>
              </w:rPr>
              <w:t>文档目的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rsidR="00614BF3" w:rsidRDefault="00614BF3" w14:paraId="6A4047DB" w14:textId="6D3AF0CF">
          <w:pPr>
            <w:pStyle w:val="TOC2"/>
            <w:tabs>
              <w:tab w:val="right" w:leader="dot" w:pos="8630"/>
            </w:tabs>
            <w:ind w:left="480"/>
            <w:rPr>
              <w:noProof/>
              <w:kern w:val="2"/>
              <w:sz w:val="22"/>
              <w:lang w:eastAsia="zh-CN"/>
              <w14:ligatures w14:val="standardContextual"/>
            </w:rPr>
          </w:pPr>
          <w:hyperlink w:history="1" w:anchor="_Toc233817212">
            <w:r>
              <w:rPr>
                <w:rStyle w:val="ad"/>
                <w:noProof/>
                <w:lang w:eastAsia="zh-CN"/>
              </w:rPr>
              <w:t xml:space="preserve">1.2 </w:t>
            </w:r>
            <w:r>
              <w:rPr>
                <w:rStyle w:val="ad"/>
                <w:noProof/>
                <w:lang w:eastAsia="zh-CN"/>
              </w:rPr>
              <w:t>文档范围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rsidR="00614BF3" w:rsidRDefault="00614BF3" w14:paraId="3F119EB6" w14:textId="57491971">
          <w:pPr>
            <w:pStyle w:val="TOC2"/>
            <w:tabs>
              <w:tab w:val="right" w:leader="dot" w:pos="8630"/>
            </w:tabs>
            <w:ind w:left="480"/>
            <w:rPr>
              <w:noProof/>
              <w:kern w:val="2"/>
              <w:sz w:val="22"/>
              <w:lang w:eastAsia="zh-CN"/>
              <w14:ligatures w14:val="standardContextual"/>
            </w:rPr>
          </w:pPr>
          <w:hyperlink w:history="1" w:anchor="_Toc233817213">
            <w:r>
              <w:rPr>
                <w:rStyle w:val="ad"/>
                <w:noProof/>
                <w:lang w:eastAsia="zh-CN"/>
              </w:rPr>
              <w:t xml:space="preserve">1.3 </w:t>
            </w:r>
            <w:r>
              <w:rPr>
                <w:rStyle w:val="ad"/>
                <w:noProof/>
                <w:lang w:eastAsia="zh-CN"/>
              </w:rPr>
              <w:t>产品背景与应用场景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rsidR="00614BF3" w:rsidRDefault="00614BF3" w14:paraId="22027327" w14:textId="0A72C402">
          <w:pPr>
            <w:pStyle w:val="TOC2"/>
            <w:tabs>
              <w:tab w:val="right" w:leader="dot" w:pos="8630"/>
            </w:tabs>
            <w:ind w:left="480"/>
            <w:rPr>
              <w:noProof/>
              <w:kern w:val="2"/>
              <w:sz w:val="22"/>
              <w:lang w:eastAsia="zh-CN"/>
              <w14:ligatures w14:val="standardContextual"/>
            </w:rPr>
          </w:pPr>
          <w:hyperlink w:history="1" w:anchor="_Toc233817214">
            <w:r>
              <w:rPr>
                <w:rStyle w:val="ad"/>
                <w:noProof/>
              </w:rPr>
              <w:t xml:space="preserve">1.4 </w:t>
            </w:r>
            <w:r>
              <w:rPr>
                <w:rStyle w:val="ad"/>
                <w:noProof/>
              </w:rPr>
              <w:t>参考标准与文档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rsidR="00614BF3" w:rsidRDefault="00614BF3" w14:paraId="53085A23" w14:textId="0891D593">
          <w:pPr>
            <w:pStyle w:val="TOC2"/>
            <w:tabs>
              <w:tab w:val="right" w:leader="dot" w:pos="8630"/>
            </w:tabs>
            <w:ind w:left="480"/>
            <w:rPr>
              <w:noProof/>
              <w:kern w:val="2"/>
              <w:sz w:val="22"/>
              <w:lang w:eastAsia="zh-CN"/>
              <w14:ligatures w14:val="standardContextual"/>
            </w:rPr>
          </w:pPr>
          <w:hyperlink w:history="1" w:anchor="_Toc233817215">
            <w:r>
              <w:rPr>
                <w:rStyle w:val="ad"/>
                <w:noProof/>
              </w:rPr>
              <w:t xml:space="preserve">1.5 </w:t>
            </w:r>
            <w:r>
              <w:rPr>
                <w:rStyle w:val="ad"/>
                <w:noProof/>
              </w:rPr>
              <w:t>术语与缩写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rsidR="00614BF3" w:rsidRDefault="00614BF3" w14:paraId="0276C8AF" w14:textId="6D5A61B8">
          <w:pPr>
            <w:pStyle w:val="TOC1"/>
            <w:tabs>
              <w:tab w:val="right" w:leader="dot" w:pos="8630"/>
            </w:tabs>
            <w:rPr>
              <w:noProof/>
              <w:kern w:val="2"/>
              <w:sz w:val="22"/>
              <w:lang w:eastAsia="zh-CN"/>
              <w14:ligatures w14:val="standardContextual"/>
            </w:rPr>
          </w:pPr>
          <w:hyperlink w:history="1" w:anchor="_Toc233817216">
            <w:r>
              <w:rPr>
                <w:rStyle w:val="ad"/>
                <w:noProof/>
                <w:lang w:eastAsia="zh-CN"/>
              </w:rPr>
              <w:t xml:space="preserve">2 </w:t>
            </w:r>
            <w:r>
              <w:rPr>
                <w:rStyle w:val="ad"/>
                <w:noProof/>
                <w:lang w:eastAsia="zh-CN"/>
              </w:rPr>
              <w:t>产品概述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rsidR="00614BF3" w:rsidRDefault="00614BF3" w14:paraId="21FD9E7E" w14:textId="71990078">
          <w:pPr>
            <w:pStyle w:val="TOC2"/>
            <w:tabs>
              <w:tab w:val="right" w:leader="dot" w:pos="8630"/>
            </w:tabs>
            <w:ind w:left="480"/>
            <w:rPr>
              <w:noProof/>
              <w:kern w:val="2"/>
              <w:sz w:val="22"/>
              <w:lang w:eastAsia="zh-CN"/>
              <w14:ligatures w14:val="standardContextual"/>
            </w:rPr>
          </w:pPr>
          <w:hyperlink w:history="1" w:anchor="_Toc233817217">
            <w:r>
              <w:rPr>
                <w:rStyle w:val="ad"/>
                <w:noProof/>
                <w:lang w:eastAsia="zh-CN"/>
              </w:rPr>
              <w:t xml:space="preserve">2.1 </w:t>
            </w:r>
            <w:r>
              <w:rPr>
                <w:rStyle w:val="ad"/>
                <w:noProof/>
                <w:lang w:eastAsia="zh-CN"/>
              </w:rPr>
              <w:t>型号说明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rsidR="00614BF3" w:rsidRDefault="00614BF3" w14:paraId="19B6151B" w14:textId="317F98EF">
          <w:pPr>
            <w:pStyle w:val="TOC2"/>
            <w:tabs>
              <w:tab w:val="right" w:leader="dot" w:pos="8630"/>
            </w:tabs>
            <w:ind w:left="480"/>
            <w:rPr>
              <w:noProof/>
              <w:kern w:val="2"/>
              <w:sz w:val="22"/>
              <w:lang w:eastAsia="zh-CN"/>
              <w14:ligatures w14:val="standardContextual"/>
            </w:rPr>
          </w:pPr>
          <w:hyperlink w:history="1" w:anchor="_Toc233817218">
            <w:r>
              <w:rPr>
                <w:rStyle w:val="ad"/>
                <w:noProof/>
              </w:rPr>
              <w:t xml:space="preserve">2.2 </w:t>
            </w:r>
            <w:r>
              <w:rPr>
                <w:rStyle w:val="ad"/>
                <w:noProof/>
              </w:rPr>
              <w:t>功能总览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rsidR="00614BF3" w:rsidRDefault="00614BF3" w14:paraId="7954624E" w14:textId="2B9C1AC5">
          <w:pPr>
            <w:pStyle w:val="TOC2"/>
            <w:tabs>
              <w:tab w:val="right" w:leader="dot" w:pos="8630"/>
            </w:tabs>
            <w:ind w:left="480"/>
            <w:rPr>
              <w:noProof/>
              <w:kern w:val="2"/>
              <w:sz w:val="22"/>
              <w:lang w:eastAsia="zh-CN"/>
              <w14:ligatures w14:val="standardContextual"/>
            </w:rPr>
          </w:pPr>
          <w:hyperlink w:history="1" w:anchor="_Toc233817219">
            <w:r>
              <w:rPr>
                <w:rStyle w:val="ad"/>
                <w:noProof/>
                <w:lang w:eastAsia="zh-CN"/>
              </w:rPr>
              <w:t xml:space="preserve">2.3 </w:t>
            </w:r>
            <w:r>
              <w:rPr>
                <w:rStyle w:val="ad"/>
                <w:noProof/>
                <w:lang w:eastAsia="zh-CN"/>
              </w:rPr>
              <w:t>设计约束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rsidR="00614BF3" w:rsidRDefault="00614BF3" w14:paraId="354C3EB3" w14:textId="24B6C777">
          <w:pPr>
            <w:pStyle w:val="TOC1"/>
            <w:tabs>
              <w:tab w:val="right" w:leader="dot" w:pos="8630"/>
            </w:tabs>
            <w:rPr>
              <w:noProof/>
              <w:kern w:val="2"/>
              <w:sz w:val="22"/>
              <w:lang w:eastAsia="zh-CN"/>
              <w14:ligatures w14:val="standardContextual"/>
            </w:rPr>
          </w:pPr>
          <w:hyperlink w:history="1" w:anchor="_Toc233817220">
            <w:r>
              <w:rPr>
                <w:rStyle w:val="ad"/>
                <w:noProof/>
                <w:lang w:eastAsia="zh-CN"/>
              </w:rPr>
              <w:t xml:space="preserve">3 </w:t>
            </w:r>
            <w:r>
              <w:rPr>
                <w:rStyle w:val="ad"/>
                <w:noProof/>
                <w:lang w:eastAsia="zh-CN"/>
              </w:rPr>
              <w:t>测量功能需求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rsidR="00614BF3" w:rsidRDefault="00614BF3" w14:paraId="490E3650" w14:textId="3F5784D3">
          <w:pPr>
            <w:pStyle w:val="TOC2"/>
            <w:tabs>
              <w:tab w:val="right" w:leader="dot" w:pos="8630"/>
            </w:tabs>
            <w:ind w:left="480"/>
            <w:rPr>
              <w:noProof/>
              <w:kern w:val="2"/>
              <w:sz w:val="22"/>
              <w:lang w:eastAsia="zh-CN"/>
              <w14:ligatures w14:val="standardContextual"/>
            </w:rPr>
          </w:pPr>
          <w:hyperlink w:history="1" w:anchor="_Toc233817221">
            <w:r>
              <w:rPr>
                <w:rStyle w:val="ad"/>
                <w:noProof/>
                <w:lang w:eastAsia="zh-CN"/>
              </w:rPr>
              <w:t xml:space="preserve">3.1 </w:t>
            </w:r>
            <w:r>
              <w:rPr>
                <w:rStyle w:val="ad"/>
                <w:noProof/>
                <w:lang w:eastAsia="zh-CN"/>
              </w:rPr>
              <w:t>接线方式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rsidR="00614BF3" w:rsidRDefault="00614BF3" w14:paraId="41467A5F" w14:textId="68FCC709">
          <w:pPr>
            <w:pStyle w:val="TOC2"/>
            <w:tabs>
              <w:tab w:val="right" w:leader="dot" w:pos="8630"/>
            </w:tabs>
            <w:ind w:left="480"/>
            <w:rPr>
              <w:noProof/>
              <w:kern w:val="2"/>
              <w:sz w:val="22"/>
              <w:lang w:eastAsia="zh-CN"/>
              <w14:ligatures w14:val="standardContextual"/>
            </w:rPr>
          </w:pPr>
          <w:hyperlink w:history="1" w:anchor="_Toc233817222">
            <w:r>
              <w:rPr>
                <w:rStyle w:val="ad"/>
                <w:noProof/>
                <w:lang w:eastAsia="zh-CN"/>
              </w:rPr>
              <w:t xml:space="preserve">3.2 </w:t>
            </w:r>
            <w:r>
              <w:rPr>
                <w:rStyle w:val="ad"/>
                <w:noProof/>
                <w:lang w:eastAsia="zh-CN"/>
              </w:rPr>
              <w:t>接线识别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rsidR="00614BF3" w:rsidRDefault="00614BF3" w14:paraId="47D16A26" w14:textId="16F7273E">
          <w:pPr>
            <w:pStyle w:val="TOC2"/>
            <w:tabs>
              <w:tab w:val="right" w:leader="dot" w:pos="8630"/>
            </w:tabs>
            <w:ind w:left="480"/>
            <w:rPr>
              <w:noProof/>
              <w:kern w:val="2"/>
              <w:sz w:val="22"/>
              <w:lang w:eastAsia="zh-CN"/>
              <w14:ligatures w14:val="standardContextual"/>
            </w:rPr>
          </w:pPr>
          <w:hyperlink w:history="1" w:anchor="_Toc233817223">
            <w:r>
              <w:rPr>
                <w:rStyle w:val="ad"/>
                <w:noProof/>
                <w:lang w:eastAsia="zh-CN"/>
              </w:rPr>
              <w:t xml:space="preserve">3.3 </w:t>
            </w:r>
            <w:r>
              <w:rPr>
                <w:rStyle w:val="ad"/>
                <w:noProof/>
                <w:lang w:eastAsia="zh-CN"/>
              </w:rPr>
              <w:t>接线配置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rsidR="00614BF3" w:rsidRDefault="00614BF3" w14:paraId="47E21343" w14:textId="526AEA92">
          <w:pPr>
            <w:pStyle w:val="TOC2"/>
            <w:tabs>
              <w:tab w:val="right" w:leader="dot" w:pos="8630"/>
            </w:tabs>
            <w:ind w:left="480"/>
            <w:rPr>
              <w:noProof/>
              <w:kern w:val="2"/>
              <w:sz w:val="22"/>
              <w:lang w:eastAsia="zh-CN"/>
              <w14:ligatures w14:val="standardContextual"/>
            </w:rPr>
          </w:pPr>
          <w:hyperlink w:history="1" w:anchor="_Toc233817224">
            <w:r>
              <w:rPr>
                <w:rStyle w:val="ad"/>
                <w:noProof/>
                <w:lang w:eastAsia="zh-CN"/>
              </w:rPr>
              <w:t xml:space="preserve">3.4 </w:t>
            </w:r>
            <w:r>
              <w:rPr>
                <w:rStyle w:val="ad"/>
                <w:noProof/>
                <w:lang w:eastAsia="zh-CN"/>
              </w:rPr>
              <w:t>接线告警与状态指示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rsidR="00614BF3" w:rsidRDefault="00614BF3" w14:paraId="4709DAEA" w14:textId="5B29DDBE">
          <w:pPr>
            <w:pStyle w:val="TOC2"/>
            <w:tabs>
              <w:tab w:val="right" w:leader="dot" w:pos="8630"/>
            </w:tabs>
            <w:ind w:left="480"/>
            <w:rPr>
              <w:noProof/>
              <w:kern w:val="2"/>
              <w:sz w:val="22"/>
              <w:lang w:eastAsia="zh-CN"/>
              <w14:ligatures w14:val="standardContextual"/>
            </w:rPr>
          </w:pPr>
          <w:hyperlink w:history="1" w:anchor="_Toc233817225">
            <w:r>
              <w:rPr>
                <w:rStyle w:val="ad"/>
                <w:noProof/>
                <w:lang w:eastAsia="zh-CN"/>
              </w:rPr>
              <w:t xml:space="preserve">3.5 </w:t>
            </w:r>
            <w:r>
              <w:rPr>
                <w:rStyle w:val="ad"/>
                <w:noProof/>
                <w:lang w:eastAsia="zh-CN"/>
              </w:rPr>
              <w:t>基础电参量测量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rsidR="00614BF3" w:rsidRDefault="00614BF3" w14:paraId="60201A39" w14:textId="7C4A0919">
          <w:pPr>
            <w:pStyle w:val="TOC2"/>
            <w:tabs>
              <w:tab w:val="right" w:leader="dot" w:pos="8630"/>
            </w:tabs>
            <w:ind w:left="480"/>
            <w:rPr>
              <w:noProof/>
              <w:kern w:val="2"/>
              <w:sz w:val="22"/>
              <w:lang w:eastAsia="zh-CN"/>
              <w14:ligatures w14:val="standardContextual"/>
            </w:rPr>
          </w:pPr>
          <w:hyperlink w:history="1" w:anchor="_Toc233817226">
            <w:r>
              <w:rPr>
                <w:rStyle w:val="ad"/>
                <w:noProof/>
                <w:lang w:eastAsia="zh-CN"/>
              </w:rPr>
              <w:t xml:space="preserve">3.6 </w:t>
            </w:r>
            <w:r>
              <w:rPr>
                <w:rStyle w:val="ad"/>
                <w:noProof/>
                <w:lang w:eastAsia="zh-CN"/>
              </w:rPr>
              <w:t>采样、计算周期与启动门限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rsidR="00614BF3" w:rsidRDefault="00614BF3" w14:paraId="4A9AE708" w14:textId="615BC121">
          <w:pPr>
            <w:pStyle w:val="TOC1"/>
            <w:tabs>
              <w:tab w:val="right" w:leader="dot" w:pos="8630"/>
            </w:tabs>
            <w:rPr>
              <w:noProof/>
              <w:kern w:val="2"/>
              <w:sz w:val="22"/>
              <w:lang w:eastAsia="zh-CN"/>
              <w14:ligatures w14:val="standardContextual"/>
            </w:rPr>
          </w:pPr>
          <w:hyperlink w:history="1" w:anchor="_Toc233817227">
            <w:r>
              <w:rPr>
                <w:rStyle w:val="ad"/>
                <w:noProof/>
                <w:lang w:eastAsia="zh-CN"/>
              </w:rPr>
              <w:t xml:space="preserve">4 </w:t>
            </w:r>
            <w:r>
              <w:rPr>
                <w:rStyle w:val="ad"/>
                <w:noProof/>
                <w:lang w:eastAsia="zh-CN"/>
              </w:rPr>
              <w:t>电能计量需求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rsidR="00614BF3" w:rsidRDefault="00614BF3" w14:paraId="339DEE15" w14:textId="436971E2">
          <w:pPr>
            <w:pStyle w:val="TOC2"/>
            <w:tabs>
              <w:tab w:val="right" w:leader="dot" w:pos="8630"/>
            </w:tabs>
            <w:ind w:left="480"/>
            <w:rPr>
              <w:noProof/>
              <w:kern w:val="2"/>
              <w:sz w:val="22"/>
              <w:lang w:eastAsia="zh-CN"/>
              <w14:ligatures w14:val="standardContextual"/>
            </w:rPr>
          </w:pPr>
          <w:hyperlink w:history="1" w:anchor="_Toc233817228">
            <w:r>
              <w:rPr>
                <w:rStyle w:val="ad"/>
                <w:noProof/>
                <w:lang w:eastAsia="zh-CN"/>
              </w:rPr>
              <w:t xml:space="preserve">4.1 </w:t>
            </w:r>
            <w:r>
              <w:rPr>
                <w:rStyle w:val="ad"/>
                <w:noProof/>
                <w:lang w:eastAsia="zh-CN"/>
              </w:rPr>
              <w:t>电能累积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rsidR="00614BF3" w:rsidRDefault="00614BF3" w14:paraId="4CC35CBE" w14:textId="01926BD2">
          <w:pPr>
            <w:pStyle w:val="TOC2"/>
            <w:tabs>
              <w:tab w:val="right" w:leader="dot" w:pos="8630"/>
            </w:tabs>
            <w:ind w:left="480"/>
            <w:rPr>
              <w:noProof/>
              <w:kern w:val="2"/>
              <w:sz w:val="22"/>
              <w:lang w:eastAsia="zh-CN"/>
              <w14:ligatures w14:val="standardContextual"/>
            </w:rPr>
          </w:pPr>
          <w:hyperlink w:history="1" w:anchor="_Toc233817229">
            <w:r>
              <w:rPr>
                <w:rStyle w:val="ad"/>
                <w:noProof/>
              </w:rPr>
              <w:t xml:space="preserve">4.2 </w:t>
            </w:r>
            <w:r>
              <w:rPr>
                <w:rStyle w:val="ad"/>
                <w:noProof/>
              </w:rPr>
              <w:t>电能存储与掉电保护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rsidR="00614BF3" w:rsidRDefault="00614BF3" w14:paraId="7DC9B8F1" w14:textId="2FEF1103">
          <w:pPr>
            <w:pStyle w:val="TOC1"/>
            <w:tabs>
              <w:tab w:val="right" w:leader="dot" w:pos="8630"/>
            </w:tabs>
            <w:rPr>
              <w:noProof/>
              <w:kern w:val="2"/>
              <w:sz w:val="22"/>
              <w:lang w:eastAsia="zh-CN"/>
              <w14:ligatures w14:val="standardContextual"/>
            </w:rPr>
          </w:pPr>
          <w:hyperlink w:history="1" w:anchor="_Toc233817230">
            <w:r>
              <w:rPr>
                <w:rStyle w:val="ad"/>
                <w:noProof/>
                <w:lang w:eastAsia="zh-CN"/>
              </w:rPr>
              <w:t xml:space="preserve">9 I/O </w:t>
            </w:r>
            <w:r>
              <w:rPr>
                <w:rStyle w:val="ad"/>
                <w:noProof/>
                <w:lang w:eastAsia="zh-CN"/>
              </w:rPr>
              <w:t>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rsidR="00614BF3" w:rsidRDefault="00614BF3" w14:paraId="3EC8E02D" w14:textId="35A05E66">
          <w:pPr>
            <w:pStyle w:val="TOC2"/>
            <w:tabs>
              <w:tab w:val="right" w:leader="dot" w:pos="8630"/>
            </w:tabs>
            <w:ind w:left="480"/>
            <w:rPr>
              <w:noProof/>
              <w:kern w:val="2"/>
              <w:sz w:val="22"/>
              <w:lang w:eastAsia="zh-CN"/>
              <w14:ligatures w14:val="standardContextual"/>
            </w:rPr>
          </w:pPr>
          <w:hyperlink w:history="1" w:anchor="_Toc233817231">
            <w:r>
              <w:rPr>
                <w:rStyle w:val="ad"/>
                <w:noProof/>
                <w:lang w:eastAsia="zh-CN"/>
              </w:rPr>
              <w:t xml:space="preserve">9.1 </w:t>
            </w:r>
            <w:r>
              <w:rPr>
                <w:rStyle w:val="ad"/>
                <w:noProof/>
                <w:lang w:eastAsia="zh-CN"/>
              </w:rPr>
              <w:t>脉冲输出（有功电能脉冲）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rsidR="00614BF3" w:rsidRDefault="00614BF3" w14:paraId="3B4CE41B" w14:textId="4161F1BF">
          <w:pPr>
            <w:pStyle w:val="TOC2"/>
            <w:tabs>
              <w:tab w:val="right" w:leader="dot" w:pos="8630"/>
            </w:tabs>
            <w:ind w:left="480"/>
            <w:rPr>
              <w:noProof/>
              <w:kern w:val="2"/>
              <w:sz w:val="22"/>
              <w:lang w:eastAsia="zh-CN"/>
              <w14:ligatures w14:val="standardContextual"/>
            </w:rPr>
          </w:pPr>
          <w:hyperlink w:history="1" w:anchor="_Toc233817232">
            <w:r>
              <w:rPr>
                <w:rStyle w:val="ad"/>
                <w:noProof/>
              </w:rPr>
              <w:t xml:space="preserve">9.2 LED </w:t>
            </w:r>
            <w:r>
              <w:rPr>
                <w:rStyle w:val="ad"/>
                <w:noProof/>
              </w:rPr>
              <w:t>指示灯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rsidR="00614BF3" w:rsidRDefault="00614BF3" w14:paraId="0FD7BDC6" w14:textId="125D6E5C">
          <w:pPr>
            <w:pStyle w:val="TOC1"/>
            <w:tabs>
              <w:tab w:val="right" w:leader="dot" w:pos="8630"/>
            </w:tabs>
            <w:rPr>
              <w:noProof/>
              <w:kern w:val="2"/>
              <w:sz w:val="22"/>
              <w:lang w:eastAsia="zh-CN"/>
              <w14:ligatures w14:val="standardContextual"/>
            </w:rPr>
          </w:pPr>
          <w:hyperlink w:history="1" w:anchor="_Toc233817233">
            <w:r>
              <w:rPr>
                <w:rStyle w:val="ad"/>
                <w:noProof/>
                <w:lang w:eastAsia="zh-CN"/>
              </w:rPr>
              <w:t xml:space="preserve">10 </w:t>
            </w:r>
            <w:r>
              <w:rPr>
                <w:rStyle w:val="ad"/>
                <w:noProof/>
                <w:lang w:eastAsia="zh-CN"/>
              </w:rPr>
              <w:t>通讯功能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rsidR="00614BF3" w:rsidRDefault="00614BF3" w14:paraId="6297FFDD" w14:textId="5D28EC4C">
          <w:pPr>
            <w:pStyle w:val="TOC2"/>
            <w:tabs>
              <w:tab w:val="right" w:leader="dot" w:pos="8630"/>
            </w:tabs>
            <w:ind w:left="480"/>
            <w:rPr>
              <w:noProof/>
              <w:kern w:val="2"/>
              <w:sz w:val="22"/>
              <w:lang w:eastAsia="zh-CN"/>
              <w14:ligatures w14:val="standardContextual"/>
            </w:rPr>
          </w:pPr>
          <w:hyperlink w:history="1" w:anchor="_Toc233817234">
            <w:r>
              <w:rPr>
                <w:rStyle w:val="ad"/>
                <w:noProof/>
                <w:lang w:eastAsia="zh-CN"/>
              </w:rPr>
              <w:t xml:space="preserve">10.1 </w:t>
            </w:r>
            <w:r>
              <w:rPr>
                <w:rStyle w:val="ad"/>
                <w:noProof/>
                <w:lang w:eastAsia="zh-CN"/>
              </w:rPr>
              <w:t>通讯概述与通用要求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rsidR="00614BF3" w:rsidRDefault="00614BF3" w14:paraId="7C3F9E31" w14:textId="7F1A771F">
          <w:pPr>
            <w:pStyle w:val="TOC2"/>
            <w:tabs>
              <w:tab w:val="right" w:leader="dot" w:pos="8630"/>
            </w:tabs>
            <w:ind w:left="480"/>
            <w:rPr>
              <w:noProof/>
              <w:kern w:val="2"/>
              <w:sz w:val="22"/>
              <w:lang w:eastAsia="zh-CN"/>
              <w14:ligatures w14:val="standardContextual"/>
            </w:rPr>
          </w:pPr>
          <w:hyperlink w:history="1" w:anchor="_Toc233817235">
            <w:r>
              <w:rPr>
                <w:rStyle w:val="ad"/>
                <w:noProof/>
                <w:lang w:eastAsia="zh-CN"/>
              </w:rPr>
              <w:t>10.2 RS-485</w:t>
            </w:r>
            <w:r>
              <w:rPr>
                <w:rStyle w:val="ad"/>
                <w:noProof/>
                <w:lang w:eastAsia="zh-CN"/>
              </w:rPr>
              <w:t>与</w:t>
            </w:r>
            <w:r>
              <w:rPr>
                <w:rStyle w:val="ad"/>
                <w:noProof/>
                <w:lang w:eastAsia="zh-CN"/>
              </w:rPr>
              <w:t>USB</w:t>
            </w:r>
            <w:r>
              <w:rPr>
                <w:rStyle w:val="ad"/>
                <w:noProof/>
                <w:lang w:eastAsia="zh-CN"/>
              </w:rPr>
              <w:t>（</w:t>
            </w:r>
            <w:r>
              <w:rPr>
                <w:rStyle w:val="ad"/>
                <w:noProof/>
                <w:lang w:eastAsia="zh-CN"/>
              </w:rPr>
              <w:t>Modbus RTU</w:t>
            </w:r>
            <w:r>
              <w:rPr>
                <w:rStyle w:val="ad"/>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rsidR="00614BF3" w:rsidRDefault="00614BF3" w14:paraId="2FA4C6FF" w14:textId="2DAAE6C6">
          <w:pPr>
            <w:pStyle w:val="TOC3"/>
            <w:tabs>
              <w:tab w:val="right" w:leader="dot" w:pos="8630"/>
            </w:tabs>
            <w:ind w:left="960"/>
            <w:rPr>
              <w:noProof/>
              <w:kern w:val="2"/>
              <w:sz w:val="22"/>
              <w:lang w:eastAsia="zh-CN"/>
              <w14:ligatures w14:val="standardContextual"/>
            </w:rPr>
          </w:pPr>
          <w:hyperlink w:history="1" w:anchor="_Toc233817236">
            <w:r>
              <w:rPr>
                <w:rStyle w:val="ad"/>
                <w:noProof/>
                <w:lang w:eastAsia="zh-CN"/>
              </w:rPr>
              <w:t xml:space="preserve">10.2.1 </w:t>
            </w:r>
            <w:r>
              <w:rPr>
                <w:rStyle w:val="ad"/>
                <w:noProof/>
                <w:lang w:eastAsia="zh-CN"/>
              </w:rPr>
              <w:t>通信参数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rsidR="00614BF3" w:rsidRDefault="00614BF3" w14:paraId="5F72EE97" w14:textId="69A7E620">
          <w:pPr>
            <w:pStyle w:val="TOC3"/>
            <w:tabs>
              <w:tab w:val="right" w:leader="dot" w:pos="8630"/>
            </w:tabs>
            <w:ind w:left="960"/>
            <w:rPr>
              <w:noProof/>
              <w:kern w:val="2"/>
              <w:sz w:val="22"/>
              <w:lang w:eastAsia="zh-CN"/>
              <w14:ligatures w14:val="standardContextual"/>
            </w:rPr>
          </w:pPr>
          <w:hyperlink w:history="1" w:anchor="_Toc233817237">
            <w:r>
              <w:rPr>
                <w:rStyle w:val="ad"/>
                <w:noProof/>
                <w:lang w:eastAsia="zh-CN"/>
              </w:rPr>
              <w:t xml:space="preserve">10.2.2 Modbus </w:t>
            </w:r>
            <w:r>
              <w:rPr>
                <w:rStyle w:val="ad"/>
                <w:noProof/>
                <w:lang w:eastAsia="zh-CN"/>
              </w:rPr>
              <w:t>功能码与数据组织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rsidR="00614BF3" w:rsidRDefault="00614BF3" w14:paraId="5737FB68" w14:textId="15C36A15">
          <w:pPr>
            <w:pStyle w:val="TOC3"/>
            <w:tabs>
              <w:tab w:val="right" w:leader="dot" w:pos="8630"/>
            </w:tabs>
            <w:ind w:left="960"/>
            <w:rPr>
              <w:noProof/>
              <w:kern w:val="2"/>
              <w:sz w:val="22"/>
              <w:lang w:eastAsia="zh-CN"/>
              <w14:ligatures w14:val="standardContextual"/>
            </w:rPr>
          </w:pPr>
          <w:hyperlink w:history="1" w:anchor="_Toc233817238">
            <w:r>
              <w:rPr>
                <w:rStyle w:val="ad"/>
                <w:noProof/>
                <w:lang w:eastAsia="zh-CN"/>
              </w:rPr>
              <w:t xml:space="preserve">10.2.3 </w:t>
            </w:r>
            <w:r>
              <w:rPr>
                <w:rStyle w:val="ad"/>
                <w:noProof/>
                <w:lang w:eastAsia="zh-CN"/>
              </w:rPr>
              <w:t>私有协议（校准与固件升级）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rsidR="00614BF3" w:rsidRDefault="00614BF3" w14:paraId="19B4BBD8" w14:textId="3D0EFD17">
          <w:pPr>
            <w:pStyle w:val="TOC1"/>
            <w:tabs>
              <w:tab w:val="right" w:leader="dot" w:pos="8630"/>
            </w:tabs>
            <w:rPr>
              <w:noProof/>
              <w:kern w:val="2"/>
              <w:sz w:val="22"/>
              <w:lang w:eastAsia="zh-CN"/>
              <w14:ligatures w14:val="standardContextual"/>
            </w:rPr>
          </w:pPr>
          <w:hyperlink w:history="1" w:anchor="_Toc233817239">
            <w:r>
              <w:rPr>
                <w:rStyle w:val="ad"/>
                <w:noProof/>
                <w:lang w:eastAsia="zh-CN"/>
              </w:rPr>
              <w:t xml:space="preserve">11 </w:t>
            </w:r>
            <w:r>
              <w:rPr>
                <w:rStyle w:val="ad"/>
                <w:noProof/>
                <w:lang w:eastAsia="zh-CN"/>
              </w:rPr>
              <w:t>系统管理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rsidR="00614BF3" w:rsidRDefault="00614BF3" w14:paraId="459718FF" w14:textId="21036342">
          <w:pPr>
            <w:pStyle w:val="TOC2"/>
            <w:tabs>
              <w:tab w:val="right" w:leader="dot" w:pos="8630"/>
            </w:tabs>
            <w:ind w:left="480"/>
            <w:rPr>
              <w:noProof/>
              <w:kern w:val="2"/>
              <w:sz w:val="22"/>
              <w:lang w:eastAsia="zh-CN"/>
              <w14:ligatures w14:val="standardContextual"/>
            </w:rPr>
          </w:pPr>
          <w:hyperlink w:history="1" w:anchor="_Toc233817240">
            <w:r>
              <w:rPr>
                <w:rStyle w:val="ad"/>
                <w:noProof/>
              </w:rPr>
              <w:t xml:space="preserve">11.1 </w:t>
            </w:r>
            <w:r>
              <w:rPr>
                <w:rStyle w:val="ad"/>
                <w:noProof/>
              </w:rPr>
              <w:t>时间管理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rsidR="00614BF3" w:rsidRDefault="00614BF3" w14:paraId="50A6CC12" w14:textId="199051DF">
          <w:pPr>
            <w:pStyle w:val="TOC2"/>
            <w:tabs>
              <w:tab w:val="right" w:leader="dot" w:pos="8630"/>
            </w:tabs>
            <w:ind w:left="480"/>
            <w:rPr>
              <w:noProof/>
              <w:kern w:val="2"/>
              <w:sz w:val="22"/>
              <w:lang w:eastAsia="zh-CN"/>
              <w14:ligatures w14:val="standardContextual"/>
            </w:rPr>
          </w:pPr>
          <w:hyperlink w:history="1" w:anchor="_Toc233817241">
            <w:r>
              <w:rPr>
                <w:rStyle w:val="ad"/>
                <w:noProof/>
                <w:lang w:eastAsia="zh-CN"/>
              </w:rPr>
              <w:t xml:space="preserve">11.2 </w:t>
            </w:r>
            <w:r>
              <w:rPr>
                <w:rStyle w:val="ad"/>
                <w:noProof/>
                <w:lang w:eastAsia="zh-CN"/>
              </w:rPr>
              <w:t>配置锁定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rsidR="00614BF3" w:rsidRDefault="00614BF3" w14:paraId="29EFBBC9" w14:textId="64CC59E7">
          <w:pPr>
            <w:pStyle w:val="TOC2"/>
            <w:tabs>
              <w:tab w:val="right" w:leader="dot" w:pos="8630"/>
            </w:tabs>
            <w:ind w:left="480"/>
            <w:rPr>
              <w:noProof/>
              <w:kern w:val="2"/>
              <w:sz w:val="22"/>
              <w:lang w:eastAsia="zh-CN"/>
              <w14:ligatures w14:val="standardContextual"/>
            </w:rPr>
          </w:pPr>
          <w:hyperlink w:history="1" w:anchor="_Toc233817242">
            <w:r>
              <w:rPr>
                <w:rStyle w:val="ad"/>
                <w:noProof/>
                <w:lang w:eastAsia="zh-CN"/>
              </w:rPr>
              <w:t xml:space="preserve">11.3 </w:t>
            </w:r>
            <w:r>
              <w:rPr>
                <w:rStyle w:val="ad"/>
                <w:noProof/>
                <w:lang w:eastAsia="zh-CN"/>
              </w:rPr>
              <w:t>固件升级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rsidR="00614BF3" w:rsidRDefault="00614BF3" w14:paraId="6D03E16A" w14:textId="71FF2BB6">
          <w:pPr>
            <w:pStyle w:val="TOC2"/>
            <w:tabs>
              <w:tab w:val="right" w:leader="dot" w:pos="8630"/>
            </w:tabs>
            <w:ind w:left="480"/>
            <w:rPr>
              <w:noProof/>
              <w:kern w:val="2"/>
              <w:sz w:val="22"/>
              <w:lang w:eastAsia="zh-CN"/>
              <w14:ligatures w14:val="standardContextual"/>
            </w:rPr>
          </w:pPr>
          <w:hyperlink w:history="1" w:anchor="_Toc233817243">
            <w:r>
              <w:rPr>
                <w:rStyle w:val="ad"/>
                <w:noProof/>
                <w:lang w:eastAsia="zh-CN"/>
              </w:rPr>
              <w:t xml:space="preserve">11.4 </w:t>
            </w:r>
            <w:r>
              <w:rPr>
                <w:rStyle w:val="ad"/>
                <w:noProof/>
                <w:lang w:eastAsia="zh-CN"/>
              </w:rPr>
              <w:t>校准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rsidR="00614BF3" w:rsidRDefault="00614BF3" w14:paraId="48EB7FB7" w14:textId="6C4D4B80">
          <w:pPr>
            <w:pStyle w:val="TOC1"/>
            <w:tabs>
              <w:tab w:val="right" w:leader="dot" w:pos="8630"/>
            </w:tabs>
            <w:rPr>
              <w:noProof/>
              <w:kern w:val="2"/>
              <w:sz w:val="22"/>
              <w:lang w:eastAsia="zh-CN"/>
              <w14:ligatures w14:val="standardContextual"/>
            </w:rPr>
          </w:pPr>
          <w:hyperlink w:history="1" w:anchor="_Toc233817244">
            <w:r>
              <w:rPr>
                <w:rStyle w:val="ad"/>
                <w:noProof/>
              </w:rPr>
              <w:t xml:space="preserve">12 </w:t>
            </w:r>
            <w:r>
              <w:rPr>
                <w:rStyle w:val="ad"/>
                <w:noProof/>
              </w:rPr>
              <w:t>非功能性需求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rsidR="00614BF3" w:rsidRDefault="00614BF3" w14:paraId="0D8F7204" w14:textId="46C4B1DD">
          <w:pPr>
            <w:pStyle w:val="TOC2"/>
            <w:tabs>
              <w:tab w:val="right" w:leader="dot" w:pos="8630"/>
            </w:tabs>
            <w:ind w:left="480"/>
            <w:rPr>
              <w:noProof/>
              <w:kern w:val="2"/>
              <w:sz w:val="22"/>
              <w:lang w:eastAsia="zh-CN"/>
              <w14:ligatures w14:val="standardContextual"/>
            </w:rPr>
          </w:pPr>
          <w:hyperlink w:history="1" w:anchor="_Toc233817245">
            <w:r>
              <w:rPr>
                <w:rStyle w:val="ad"/>
                <w:noProof/>
              </w:rPr>
              <w:t xml:space="preserve">12.1 </w:t>
            </w:r>
            <w:r>
              <w:rPr>
                <w:rStyle w:val="ad"/>
                <w:noProof/>
              </w:rPr>
              <w:t>精度与性能需求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rsidR="00614BF3" w:rsidRDefault="00614BF3" w14:paraId="5315B175" w14:textId="25431C31">
          <w:pPr>
            <w:pStyle w:val="TOC2"/>
            <w:tabs>
              <w:tab w:val="right" w:leader="dot" w:pos="8630"/>
            </w:tabs>
            <w:ind w:left="480"/>
            <w:rPr>
              <w:noProof/>
              <w:kern w:val="2"/>
              <w:sz w:val="22"/>
              <w:lang w:eastAsia="zh-CN"/>
              <w14:ligatures w14:val="standardContextual"/>
            </w:rPr>
          </w:pPr>
          <w:hyperlink w:history="1" w:anchor="_Toc233817246">
            <w:r>
              <w:rPr>
                <w:rStyle w:val="ad"/>
                <w:noProof/>
              </w:rPr>
              <w:t xml:space="preserve">12.2 </w:t>
            </w:r>
            <w:r>
              <w:rPr>
                <w:rStyle w:val="ad"/>
                <w:noProof/>
              </w:rPr>
              <w:t>可靠性与掉电保护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rsidR="00614BF3" w:rsidRDefault="00614BF3" w14:paraId="0245C394" w14:textId="21D3889E">
          <w:pPr>
            <w:pStyle w:val="TOC2"/>
            <w:tabs>
              <w:tab w:val="right" w:leader="dot" w:pos="8630"/>
            </w:tabs>
            <w:ind w:left="480"/>
            <w:rPr>
              <w:noProof/>
              <w:kern w:val="2"/>
              <w:sz w:val="22"/>
              <w:lang w:eastAsia="zh-CN"/>
              <w14:ligatures w14:val="standardContextual"/>
            </w:rPr>
          </w:pPr>
          <w:hyperlink w:history="1" w:anchor="_Toc233817247">
            <w:r>
              <w:rPr>
                <w:rStyle w:val="ad"/>
                <w:noProof/>
                <w:lang w:eastAsia="zh-CN"/>
              </w:rPr>
              <w:t xml:space="preserve">12.3 </w:t>
            </w:r>
            <w:r>
              <w:rPr>
                <w:rStyle w:val="ad"/>
                <w:noProof/>
                <w:lang w:eastAsia="zh-CN"/>
              </w:rPr>
              <w:t>认证与合规要求（功能与精度）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rsidR="00614BF3" w:rsidRDefault="00614BF3" w14:paraId="496CB1B9" w14:textId="134506F8">
          <w:pPr>
            <w:pStyle w:val="TOC2"/>
            <w:tabs>
              <w:tab w:val="right" w:leader="dot" w:pos="8630"/>
            </w:tabs>
            <w:ind w:left="480"/>
            <w:rPr>
              <w:noProof/>
              <w:kern w:val="2"/>
              <w:sz w:val="22"/>
              <w:lang w:eastAsia="zh-CN"/>
              <w14:ligatures w14:val="standardContextual"/>
            </w:rPr>
          </w:pPr>
          <w:hyperlink w:history="1" w:anchor="_Toc233817248">
            <w:r>
              <w:rPr>
                <w:rStyle w:val="ad"/>
                <w:noProof/>
                <w:lang w:eastAsia="zh-CN"/>
              </w:rPr>
              <w:t xml:space="preserve">12.4 </w:t>
            </w:r>
            <w:r>
              <w:rPr>
                <w:rStyle w:val="ad"/>
                <w:noProof/>
                <w:lang w:eastAsia="zh-CN"/>
              </w:rPr>
              <w:t>软件安全需求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rsidR="00614BF3" w:rsidRDefault="00614BF3" w14:paraId="69EADF72" w14:textId="73C7908B">
          <w:pPr>
            <w:pStyle w:val="TOC2"/>
            <w:tabs>
              <w:tab w:val="right" w:leader="dot" w:pos="8630"/>
            </w:tabs>
            <w:ind w:left="480"/>
            <w:rPr>
              <w:noProof/>
              <w:kern w:val="2"/>
              <w:sz w:val="22"/>
              <w:lang w:eastAsia="zh-CN"/>
              <w14:ligatures w14:val="standardContextual"/>
            </w:rPr>
          </w:pPr>
          <w:hyperlink w:history="1" w:anchor="_Toc233817249">
            <w:r>
              <w:rPr>
                <w:rStyle w:val="ad"/>
                <w:noProof/>
                <w:lang w:eastAsia="zh-CN"/>
              </w:rPr>
              <w:t xml:space="preserve">12.5 </w:t>
            </w:r>
            <w:r>
              <w:rPr>
                <w:rStyle w:val="ad"/>
                <w:noProof/>
                <w:lang w:eastAsia="zh-CN"/>
              </w:rPr>
              <w:t>可维护性需求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rsidR="00614BF3" w:rsidRDefault="00614BF3" w14:paraId="728B1611" w14:textId="2909576E">
          <w:pPr>
            <w:pStyle w:val="TOC1"/>
            <w:tabs>
              <w:tab w:val="right" w:leader="dot" w:pos="8630"/>
            </w:tabs>
            <w:rPr>
              <w:noProof/>
              <w:kern w:val="2"/>
              <w:sz w:val="22"/>
              <w:lang w:eastAsia="zh-CN"/>
              <w14:ligatures w14:val="standardContextual"/>
            </w:rPr>
          </w:pPr>
          <w:hyperlink w:history="1" w:anchor="_Toc233817250">
            <w:r>
              <w:rPr>
                <w:rStyle w:val="ad"/>
                <w:noProof/>
                <w:lang w:eastAsia="zh-CN"/>
              </w:rPr>
              <w:t xml:space="preserve">13 HMI </w:t>
            </w:r>
            <w:r>
              <w:rPr>
                <w:rStyle w:val="ad"/>
                <w:noProof/>
                <w:lang w:eastAsia="zh-CN"/>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rsidR="00614BF3" w:rsidRDefault="00614BF3" w14:paraId="5CDA7B77" w14:textId="513C111B">
          <w:pPr>
            <w:pStyle w:val="TOC2"/>
            <w:tabs>
              <w:tab w:val="right" w:leader="dot" w:pos="8630"/>
            </w:tabs>
            <w:ind w:left="480"/>
            <w:rPr>
              <w:noProof/>
              <w:kern w:val="2"/>
              <w:sz w:val="22"/>
              <w:lang w:eastAsia="zh-CN"/>
              <w14:ligatures w14:val="standardContextual"/>
            </w:rPr>
          </w:pPr>
          <w:hyperlink w:history="1" w:anchor="_Toc233817251">
            <w:r>
              <w:rPr>
                <w:rStyle w:val="ad"/>
                <w:noProof/>
                <w:lang w:eastAsia="zh-CN"/>
              </w:rPr>
              <w:t xml:space="preserve">13.1 </w:t>
            </w:r>
            <w:r>
              <w:rPr>
                <w:rStyle w:val="ad"/>
                <w:noProof/>
                <w:lang w:eastAsia="zh-CN"/>
              </w:rPr>
              <w:t>正常显示规则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rsidR="00614BF3" w:rsidRDefault="00614BF3" w14:paraId="44BF76A5" w14:textId="45AEF16E">
          <w:pPr>
            <w:pStyle w:val="TOC2"/>
            <w:tabs>
              <w:tab w:val="right" w:leader="dot" w:pos="8630"/>
            </w:tabs>
            <w:ind w:left="480"/>
            <w:rPr>
              <w:noProof/>
              <w:kern w:val="2"/>
              <w:sz w:val="22"/>
              <w:lang w:eastAsia="zh-CN"/>
              <w14:ligatures w14:val="standardContextual"/>
            </w:rPr>
          </w:pPr>
          <w:hyperlink w:history="1" w:anchor="_Toc233817252">
            <w:r>
              <w:rPr>
                <w:rStyle w:val="ad"/>
                <w:noProof/>
                <w:lang w:eastAsia="zh-CN"/>
              </w:rPr>
              <w:t xml:space="preserve">13.2 </w:t>
            </w:r>
            <w:r>
              <w:rPr>
                <w:rStyle w:val="ad"/>
                <w:noProof/>
                <w:lang w:eastAsia="zh-CN"/>
              </w:rPr>
              <w:t>开机显示序列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rsidR="00614BF3" w:rsidRDefault="00614BF3" w14:paraId="00377FCC" w14:textId="7AB15B8D">
          <w:pPr>
            <w:pStyle w:val="TOC2"/>
            <w:tabs>
              <w:tab w:val="right" w:leader="dot" w:pos="8630"/>
            </w:tabs>
            <w:ind w:left="480"/>
            <w:rPr>
              <w:noProof/>
              <w:kern w:val="2"/>
              <w:sz w:val="22"/>
              <w:lang w:eastAsia="zh-CN"/>
              <w14:ligatures w14:val="standardContextual"/>
            </w:rPr>
          </w:pPr>
          <w:hyperlink w:history="1" w:anchor="_Toc233817253">
            <w:r>
              <w:rPr>
                <w:rStyle w:val="ad"/>
                <w:noProof/>
                <w:lang w:eastAsia="zh-CN"/>
              </w:rPr>
              <w:t xml:space="preserve">13.3 </w:t>
            </w:r>
            <w:r>
              <w:rPr>
                <w:rStyle w:val="ad"/>
                <w:noProof/>
                <w:lang w:eastAsia="zh-CN"/>
              </w:rPr>
              <w:t>背光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rsidR="00614BF3" w:rsidRDefault="00614BF3" w14:paraId="6C2E5F24" w14:textId="2E941CE8">
          <w:pPr>
            <w:pStyle w:val="TOC2"/>
            <w:tabs>
              <w:tab w:val="right" w:leader="dot" w:pos="8630"/>
            </w:tabs>
            <w:ind w:left="480"/>
            <w:rPr>
              <w:noProof/>
              <w:kern w:val="2"/>
              <w:sz w:val="22"/>
              <w:lang w:eastAsia="zh-CN"/>
              <w14:ligatures w14:val="standardContextual"/>
            </w:rPr>
          </w:pPr>
          <w:hyperlink w:history="1" w:anchor="_Toc233817254">
            <w:r>
              <w:rPr>
                <w:rStyle w:val="ad"/>
                <w:noProof/>
                <w:lang w:eastAsia="zh-CN"/>
              </w:rPr>
              <w:t xml:space="preserve">13.4 </w:t>
            </w:r>
            <w:r>
              <w:rPr>
                <w:rStyle w:val="ad"/>
                <w:noProof/>
                <w:lang w:eastAsia="zh-CN"/>
              </w:rPr>
              <w:t>远程配置模式弹窗显示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rsidR="00614BF3" w:rsidRDefault="00614BF3" w14:paraId="4A04E476" w14:textId="57753639">
          <w:pPr>
            <w:pStyle w:val="TOC1"/>
            <w:tabs>
              <w:tab w:val="right" w:leader="dot" w:pos="8630"/>
            </w:tabs>
            <w:rPr>
              <w:noProof/>
              <w:kern w:val="2"/>
              <w:sz w:val="22"/>
              <w:lang w:eastAsia="zh-CN"/>
              <w14:ligatures w14:val="standardContextual"/>
            </w:rPr>
          </w:pPr>
          <w:hyperlink w:history="1" w:anchor="_Toc233817255">
            <w:r>
              <w:rPr>
                <w:rStyle w:val="ad"/>
                <w:noProof/>
                <w:lang w:eastAsia="zh-CN"/>
              </w:rPr>
              <w:t xml:space="preserve">14 </w:t>
            </w:r>
            <w:r>
              <w:rPr>
                <w:rStyle w:val="ad"/>
                <w:noProof/>
                <w:lang w:eastAsia="zh-CN"/>
              </w:rPr>
              <w:t>上位机设计（</w:t>
            </w:r>
            <w:r>
              <w:rPr>
                <w:rStyle w:val="ad"/>
                <w:noProof/>
                <w:lang w:eastAsia="zh-CN"/>
              </w:rPr>
              <w:t>Acuview2</w:t>
            </w:r>
            <w:r>
              <w:rPr>
                <w:rStyle w:val="ad"/>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rsidR="00614BF3" w:rsidRDefault="00614BF3" w14:paraId="38BD58D0" w14:textId="20D35D53">
          <w:pPr>
            <w:pStyle w:val="TOC2"/>
            <w:tabs>
              <w:tab w:val="right" w:leader="dot" w:pos="8630"/>
            </w:tabs>
            <w:ind w:left="480"/>
            <w:rPr>
              <w:noProof/>
              <w:kern w:val="2"/>
              <w:sz w:val="22"/>
              <w:lang w:eastAsia="zh-CN"/>
              <w14:ligatures w14:val="standardContextual"/>
            </w:rPr>
          </w:pPr>
          <w:hyperlink w:history="1" w:anchor="_Toc233817256">
            <w:r>
              <w:rPr>
                <w:rStyle w:val="ad"/>
                <w:noProof/>
              </w:rPr>
              <w:t xml:space="preserve">14.1 </w:t>
            </w:r>
            <w:r>
              <w:rPr>
                <w:rStyle w:val="ad"/>
                <w:noProof/>
                <w:lang w:eastAsia="zh-CN"/>
              </w:rPr>
              <w:t>Reading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rsidR="00614BF3" w:rsidRDefault="00614BF3" w14:paraId="5304E426" w14:textId="66CD235A">
          <w:pPr>
            <w:pStyle w:val="TOC3"/>
            <w:tabs>
              <w:tab w:val="right" w:leader="dot" w:pos="8630"/>
            </w:tabs>
            <w:ind w:left="960"/>
            <w:rPr>
              <w:noProof/>
              <w:kern w:val="2"/>
              <w:sz w:val="22"/>
              <w:lang w:eastAsia="zh-CN"/>
              <w14:ligatures w14:val="standardContextual"/>
            </w:rPr>
          </w:pPr>
          <w:hyperlink w:history="1" w:anchor="_Toc233817257">
            <w:r>
              <w:rPr>
                <w:rStyle w:val="ad"/>
                <w:noProof/>
                <w:lang w:eastAsia="zh-CN"/>
              </w:rPr>
              <w:t>14.1.1 Real-Time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rsidR="00614BF3" w:rsidRDefault="00614BF3" w14:paraId="7DB175AB" w14:textId="25D955DD">
          <w:pPr>
            <w:pStyle w:val="TOC3"/>
            <w:tabs>
              <w:tab w:val="right" w:leader="dot" w:pos="8630"/>
            </w:tabs>
            <w:ind w:left="960"/>
            <w:rPr>
              <w:noProof/>
              <w:kern w:val="2"/>
              <w:sz w:val="22"/>
              <w:lang w:eastAsia="zh-CN"/>
              <w14:ligatures w14:val="standardContextual"/>
            </w:rPr>
          </w:pPr>
          <w:hyperlink w:history="1" w:anchor="_Toc233817258">
            <w:r>
              <w:rPr>
                <w:rStyle w:val="ad"/>
                <w:noProof/>
              </w:rPr>
              <w:t>14.</w:t>
            </w:r>
            <w:r>
              <w:rPr>
                <w:rStyle w:val="ad"/>
                <w:noProof/>
                <w:lang w:eastAsia="zh-CN"/>
              </w:rPr>
              <w:t>1</w:t>
            </w:r>
            <w:r>
              <w:rPr>
                <w:rStyle w:val="ad"/>
                <w:noProof/>
              </w:rPr>
              <w:t>.</w:t>
            </w:r>
            <w:r>
              <w:rPr>
                <w:rStyle w:val="ad"/>
                <w:noProof/>
                <w:lang w:eastAsia="zh-CN"/>
              </w:rPr>
              <w:t>2</w:t>
            </w:r>
            <w:r>
              <w:rPr>
                <w:rStyle w:val="ad"/>
                <w:noProof/>
              </w:rPr>
              <w:t xml:space="preserve"> </w:t>
            </w:r>
            <w:r>
              <w:rPr>
                <w:rStyle w:val="ad"/>
                <w:noProof/>
                <w:lang w:eastAsia="zh-CN"/>
              </w:rPr>
              <w:t>Energy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rsidR="00614BF3" w:rsidRDefault="00614BF3" w14:paraId="1BFC2898" w14:textId="5FA6C416">
          <w:pPr>
            <w:pStyle w:val="TOC3"/>
            <w:tabs>
              <w:tab w:val="right" w:leader="dot" w:pos="8630"/>
            </w:tabs>
            <w:ind w:left="960"/>
            <w:rPr>
              <w:noProof/>
              <w:kern w:val="2"/>
              <w:sz w:val="22"/>
              <w:lang w:eastAsia="zh-CN"/>
              <w14:ligatures w14:val="standardContextual"/>
            </w:rPr>
          </w:pPr>
          <w:hyperlink w:history="1" w:anchor="_Toc233817259">
            <w:r>
              <w:rPr>
                <w:rStyle w:val="ad"/>
                <w:noProof/>
              </w:rPr>
              <w:t>14.</w:t>
            </w:r>
            <w:r>
              <w:rPr>
                <w:rStyle w:val="ad"/>
                <w:noProof/>
                <w:lang w:eastAsia="zh-CN"/>
              </w:rPr>
              <w:t>1</w:t>
            </w:r>
            <w:r>
              <w:rPr>
                <w:rStyle w:val="ad"/>
                <w:noProof/>
              </w:rPr>
              <w:t xml:space="preserve">.3 </w:t>
            </w:r>
            <w:r>
              <w:rPr>
                <w:rStyle w:val="ad"/>
                <w:noProof/>
                <w:lang w:eastAsia="zh-CN"/>
              </w:rPr>
              <w:t>Wiring Check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rsidR="00614BF3" w:rsidRDefault="00614BF3" w14:paraId="33AE1248" w14:textId="4C28DB29">
          <w:pPr>
            <w:pStyle w:val="TOC3"/>
            <w:tabs>
              <w:tab w:val="right" w:leader="dot" w:pos="8630"/>
            </w:tabs>
            <w:ind w:left="960"/>
            <w:rPr>
              <w:noProof/>
              <w:kern w:val="2"/>
              <w:sz w:val="22"/>
              <w:lang w:eastAsia="zh-CN"/>
              <w14:ligatures w14:val="standardContextual"/>
            </w:rPr>
          </w:pPr>
          <w:hyperlink w:history="1" w:anchor="_Toc233817260">
            <w:r>
              <w:rPr>
                <w:rStyle w:val="ad"/>
                <w:noProof/>
                <w:lang w:eastAsia="zh-CN"/>
              </w:rPr>
              <w:t>14.1.4 System Status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rsidR="00614BF3" w:rsidRDefault="00614BF3" w14:paraId="38001D70" w14:textId="1D60D8A7">
          <w:pPr>
            <w:pStyle w:val="TOC2"/>
            <w:tabs>
              <w:tab w:val="right" w:leader="dot" w:pos="8630"/>
            </w:tabs>
            <w:ind w:left="480"/>
            <w:rPr>
              <w:noProof/>
              <w:kern w:val="2"/>
              <w:sz w:val="22"/>
              <w:lang w:eastAsia="zh-CN"/>
              <w14:ligatures w14:val="standardContextual"/>
            </w:rPr>
          </w:pPr>
          <w:hyperlink w:history="1" w:anchor="_Toc233817261">
            <w:r>
              <w:rPr>
                <w:rStyle w:val="ad"/>
                <w:noProof/>
                <w:lang w:eastAsia="zh-CN"/>
              </w:rPr>
              <w:t>14.2 Setting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rsidR="00614BF3" w:rsidRDefault="00614BF3" w14:paraId="77761DE3" w14:textId="4C1ACDA3">
          <w:pPr>
            <w:pStyle w:val="TOC3"/>
            <w:tabs>
              <w:tab w:val="right" w:leader="dot" w:pos="8630"/>
            </w:tabs>
            <w:ind w:left="960"/>
            <w:rPr>
              <w:noProof/>
              <w:kern w:val="2"/>
              <w:sz w:val="22"/>
              <w:lang w:eastAsia="zh-CN"/>
              <w14:ligatures w14:val="standardContextual"/>
            </w:rPr>
          </w:pPr>
          <w:hyperlink w:history="1" w:anchor="_Toc233817262">
            <w:r>
              <w:rPr>
                <w:rStyle w:val="ad"/>
                <w:noProof/>
              </w:rPr>
              <w:t xml:space="preserve">14.2.1 </w:t>
            </w:r>
            <w:r>
              <w:rPr>
                <w:rStyle w:val="ad"/>
                <w:noProof/>
                <w:lang w:eastAsia="zh-CN"/>
              </w:rPr>
              <w:t>General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rsidR="00614BF3" w:rsidRDefault="00614BF3" w14:paraId="09658341" w14:textId="7C87D644">
          <w:pPr>
            <w:pStyle w:val="TOC3"/>
            <w:tabs>
              <w:tab w:val="right" w:leader="dot" w:pos="8630"/>
            </w:tabs>
            <w:ind w:left="960"/>
            <w:rPr>
              <w:noProof/>
              <w:kern w:val="2"/>
              <w:sz w:val="22"/>
              <w:lang w:eastAsia="zh-CN"/>
              <w14:ligatures w14:val="standardContextual"/>
            </w:rPr>
          </w:pPr>
          <w:hyperlink w:history="1" w:anchor="_Toc233817263">
            <w:r>
              <w:rPr>
                <w:rStyle w:val="ad"/>
                <w:noProof/>
              </w:rPr>
              <w:t>14.2.2</w:t>
            </w:r>
            <w:r>
              <w:rPr>
                <w:rStyle w:val="ad"/>
                <w:noProof/>
                <w:lang w:eastAsia="zh-CN"/>
              </w:rPr>
              <w:t xml:space="preserve"> Current &amp; Wiring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rsidR="00614BF3" w:rsidRDefault="00614BF3" w14:paraId="16691CC6" w14:textId="1AC909D4">
          <w:pPr>
            <w:pStyle w:val="TOC3"/>
            <w:tabs>
              <w:tab w:val="right" w:leader="dot" w:pos="8630"/>
            </w:tabs>
            <w:ind w:left="960"/>
            <w:rPr>
              <w:noProof/>
              <w:kern w:val="2"/>
              <w:sz w:val="22"/>
              <w:lang w:eastAsia="zh-CN"/>
              <w14:ligatures w14:val="standardContextual"/>
            </w:rPr>
          </w:pPr>
          <w:hyperlink w:history="1" w:anchor="_Toc233817264">
            <w:r>
              <w:rPr>
                <w:rStyle w:val="ad"/>
                <w:noProof/>
              </w:rPr>
              <w:t>14.2.</w:t>
            </w:r>
            <w:r>
              <w:rPr>
                <w:rStyle w:val="ad"/>
                <w:noProof/>
                <w:lang w:eastAsia="zh-CN"/>
              </w:rPr>
              <w:t>3</w:t>
            </w:r>
            <w:r>
              <w:rPr>
                <w:rStyle w:val="ad"/>
                <w:noProof/>
              </w:rPr>
              <w:t xml:space="preserve"> </w:t>
            </w:r>
            <w:r>
              <w:rPr>
                <w:rStyle w:val="ad"/>
                <w:noProof/>
                <w:lang w:eastAsia="zh-CN"/>
              </w:rPr>
              <w:t>Communication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rsidR="00614BF3" w:rsidRDefault="00614BF3" w14:paraId="59818855" w14:textId="4331DE4C">
          <w:pPr>
            <w:pStyle w:val="TOC3"/>
            <w:tabs>
              <w:tab w:val="right" w:leader="dot" w:pos="8630"/>
            </w:tabs>
            <w:ind w:left="960"/>
            <w:rPr>
              <w:noProof/>
              <w:kern w:val="2"/>
              <w:sz w:val="22"/>
              <w:lang w:eastAsia="zh-CN"/>
              <w14:ligatures w14:val="standardContextual"/>
            </w:rPr>
          </w:pPr>
          <w:hyperlink w:history="1" w:anchor="_Toc233817265">
            <w:r>
              <w:rPr>
                <w:rStyle w:val="ad"/>
                <w:noProof/>
              </w:rPr>
              <w:t>14.</w:t>
            </w:r>
            <w:r>
              <w:rPr>
                <w:rStyle w:val="ad"/>
                <w:noProof/>
                <w:lang w:eastAsia="zh-CN"/>
              </w:rPr>
              <w:t>2</w:t>
            </w:r>
            <w:r>
              <w:rPr>
                <w:rStyle w:val="ad"/>
                <w:noProof/>
              </w:rPr>
              <w:t>.</w:t>
            </w:r>
            <w:r>
              <w:rPr>
                <w:rStyle w:val="ad"/>
                <w:noProof/>
                <w:lang w:eastAsia="zh-CN"/>
              </w:rPr>
              <w:t>4 Device Information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rsidR="00614BF3" w:rsidRDefault="00614BF3" w14:paraId="59580BC1" w14:textId="3EBD1ED5">
          <w:pPr>
            <w:pStyle w:val="TOC2"/>
            <w:tabs>
              <w:tab w:val="right" w:leader="dot" w:pos="8630"/>
            </w:tabs>
            <w:ind w:left="480"/>
            <w:rPr>
              <w:noProof/>
              <w:kern w:val="2"/>
              <w:sz w:val="22"/>
              <w:lang w:eastAsia="zh-CN"/>
              <w14:ligatures w14:val="standardContextual"/>
            </w:rPr>
          </w:pPr>
          <w:hyperlink w:history="1" w:anchor="_Toc233817266">
            <w:r>
              <w:rPr>
                <w:rStyle w:val="ad"/>
                <w:noProof/>
                <w:lang w:eastAsia="zh-CN"/>
              </w:rPr>
              <w:t xml:space="preserve">14.3 </w:t>
            </w:r>
            <w:r>
              <w:rPr>
                <w:rStyle w:val="ad"/>
                <w:noProof/>
                <w:lang w:eastAsia="zh-CN"/>
              </w:rPr>
              <w:t>升级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_Toc233817266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rsidR="00D3775B" w:rsidRDefault="00D3775B" w14:paraId="2EEB47E7" w14:textId="21C7D404">
          <w:r>
            <w:rPr>
              <w:b/>
              <w:bCs/>
              <w:noProof/>
            </w:rPr>
            <w:fldChar w:fldCharType="end"/>
          </w:r>
        </w:p>
      </w:sdtContent>
    </w:sdt>
    <w:p w:rsidR="00D3775B" w:rsidRDefault="00D3775B" w14:paraId="4316EA3B" w14:textId="77777777"/>
    <w:p w:rsidR="00D3775B" w:rsidRDefault="00D3775B" w14:paraId="6D895FF0" w14:textId="77777777">
      <w:r>
        <w:br w:type="page"/>
      </w:r>
    </w:p>
    <w:p w:rsidR="00E0394C" w:rsidRDefault="00000000" w14:paraId="5C5CCD12" w14:textId="77777777">
      <w:pPr>
        <w:pStyle w:val="1"/>
        <w:rPr>
          <w:lang w:eastAsia="zh-CN"/>
        </w:rPr>
      </w:pPr>
      <w:bookmarkStart w:name="_Toc233817210" w:id="5"/>
      <w:bookmarkStart w:name="X9e0e48bd65310e5622b496d9e969f57a0000021" w:id="6"/>
      <w:bookmarkEnd w:id="4"/>
      <w:r>
        <w:rPr>
          <w:lang w:eastAsia="zh-CN"/>
        </w:rPr>
        <w:t xml:space="preserve">1 </w:t>
      </w:r>
      <w:r>
        <w:rPr>
          <w:lang w:eastAsia="zh-CN"/>
        </w:rPr>
        <w:t>引言</w:t>
      </w:r>
      <w:bookmarkEnd w:id="5"/>
    </w:p>
    <w:p w:rsidR="00E0394C" w:rsidRDefault="00000000" w14:paraId="6F341FFA" w14:textId="77777777">
      <w:pPr>
        <w:pStyle w:val="2"/>
        <w:rPr>
          <w:lang w:eastAsia="zh-CN"/>
        </w:rPr>
      </w:pPr>
      <w:bookmarkStart w:name="_Toc233817211" w:id="7"/>
      <w:bookmarkStart w:name="X314d118ee0b5db668a196927f44295daa27adfc" w:id="8"/>
      <w:r>
        <w:rPr>
          <w:lang w:eastAsia="zh-CN"/>
        </w:rPr>
        <w:t xml:space="preserve">1.1 </w:t>
      </w:r>
      <w:r>
        <w:rPr>
          <w:lang w:eastAsia="zh-CN"/>
        </w:rPr>
        <w:t>文档目的</w:t>
      </w:r>
      <w:bookmarkEnd w:id="7"/>
    </w:p>
    <w:p w:rsidR="00E0394C" w:rsidRDefault="00000000" w14:paraId="3DBB9E00" w14:textId="473D5729">
      <w:pPr>
        <w:pStyle w:val="FirstParagraph"/>
        <w:rPr>
          <w:lang w:eastAsia="zh-CN"/>
        </w:rPr>
      </w:pPr>
      <w:r>
        <w:rPr>
          <w:lang w:eastAsia="zh-CN"/>
        </w:rPr>
        <w:t>本文档是</w:t>
      </w:r>
      <w:r>
        <w:rPr>
          <w:b/>
          <w:bCs/>
          <w:lang w:eastAsia="zh-CN"/>
        </w:rPr>
        <w:t>AcuRev-100</w:t>
      </w:r>
      <w:r>
        <w:rPr>
          <w:lang w:eastAsia="zh-CN"/>
        </w:rPr>
        <w:t>的软件需求规格说明书，明确电表单元主板固件在软件层面应实现的全部功能性需求与非功能性需求，作为软件设计、开发、测试和验收的统一依据。</w:t>
      </w:r>
    </w:p>
    <w:p w:rsidR="00E0394C" w:rsidRDefault="00000000" w14:paraId="61A93A4B" w14:textId="77777777">
      <w:pPr>
        <w:pStyle w:val="a0"/>
      </w:pPr>
      <w:r>
        <w:t>本文档的主要用途：</w:t>
      </w:r>
    </w:p>
    <w:p w:rsidR="00E0394C" w:rsidRDefault="00000000" w14:paraId="342E3659" w14:textId="77777777">
      <w:pPr>
        <w:pStyle w:val="Compact"/>
        <w:numPr>
          <w:ilvl w:val="0"/>
          <w:numId w:val="3"/>
        </w:numPr>
        <w:rPr>
          <w:lang w:eastAsia="zh-CN"/>
        </w:rPr>
      </w:pPr>
      <w:r>
        <w:rPr>
          <w:lang w:eastAsia="zh-CN"/>
        </w:rPr>
        <w:t>为研发团队提供需求基线与设计输入；</w:t>
      </w:r>
    </w:p>
    <w:p w:rsidR="00E0394C" w:rsidRDefault="00000000" w14:paraId="6BE7CBC5" w14:textId="77777777">
      <w:pPr>
        <w:pStyle w:val="Compact"/>
        <w:numPr>
          <w:ilvl w:val="0"/>
          <w:numId w:val="3"/>
        </w:numPr>
        <w:rPr>
          <w:lang w:eastAsia="zh-CN"/>
        </w:rPr>
      </w:pPr>
      <w:r>
        <w:rPr>
          <w:lang w:eastAsia="zh-CN"/>
        </w:rPr>
        <w:t>为测试团队提供验收依据；</w:t>
      </w:r>
    </w:p>
    <w:p w:rsidR="00E0394C" w:rsidRDefault="00000000" w14:paraId="368143CC" w14:textId="77777777">
      <w:pPr>
        <w:pStyle w:val="Compact"/>
        <w:numPr>
          <w:ilvl w:val="0"/>
          <w:numId w:val="3"/>
        </w:numPr>
        <w:rPr>
          <w:lang w:eastAsia="zh-CN"/>
        </w:rPr>
      </w:pPr>
      <w:r>
        <w:rPr>
          <w:lang w:eastAsia="zh-CN"/>
        </w:rPr>
        <w:t>为项目管理人员提供进度跟踪基线；</w:t>
      </w:r>
    </w:p>
    <w:p w:rsidR="00E0394C" w:rsidRDefault="00000000" w14:paraId="1812AD12" w14:textId="77777777">
      <w:pPr>
        <w:pStyle w:val="Compact"/>
        <w:numPr>
          <w:ilvl w:val="0"/>
          <w:numId w:val="3"/>
        </w:numPr>
        <w:rPr>
          <w:lang w:eastAsia="zh-CN"/>
        </w:rPr>
      </w:pPr>
      <w:r>
        <w:rPr>
          <w:lang w:eastAsia="zh-CN"/>
        </w:rPr>
        <w:t>为精度</w:t>
      </w:r>
      <w:r>
        <w:rPr>
          <w:lang w:eastAsia="zh-CN"/>
        </w:rPr>
        <w:t>/</w:t>
      </w:r>
      <w:r>
        <w:rPr>
          <w:lang w:eastAsia="zh-CN"/>
        </w:rPr>
        <w:t>计费认证（</w:t>
      </w:r>
      <w:r>
        <w:rPr>
          <w:lang w:eastAsia="zh-CN"/>
        </w:rPr>
        <w:t>MC / CTEP / NYPSC</w:t>
      </w:r>
      <w:r>
        <w:rPr>
          <w:lang w:eastAsia="zh-CN"/>
        </w:rPr>
        <w:t>）提供与软件功能、精度相关的证据。</w:t>
      </w:r>
    </w:p>
    <w:p w:rsidR="00E0394C" w:rsidRDefault="00000000" w14:paraId="1F865BB7" w14:textId="77777777">
      <w:pPr>
        <w:pStyle w:val="2"/>
        <w:rPr>
          <w:lang w:eastAsia="zh-CN"/>
        </w:rPr>
      </w:pPr>
      <w:bookmarkStart w:name="_Toc233817212" w:id="9"/>
      <w:bookmarkStart w:name="X8ff70838634c7130a25e2356860815e70393771" w:id="10"/>
      <w:bookmarkEnd w:id="8"/>
      <w:r>
        <w:rPr>
          <w:lang w:eastAsia="zh-CN"/>
        </w:rPr>
        <w:t xml:space="preserve">1.2 </w:t>
      </w:r>
      <w:r>
        <w:rPr>
          <w:lang w:eastAsia="zh-CN"/>
        </w:rPr>
        <w:t>文档范围</w:t>
      </w:r>
      <w:bookmarkEnd w:id="9"/>
    </w:p>
    <w:p w:rsidR="00E0394C" w:rsidRDefault="00000000" w14:paraId="00793C99" w14:textId="17458847">
      <w:pPr>
        <w:pStyle w:val="FirstParagraph"/>
        <w:rPr>
          <w:lang w:eastAsia="zh-CN"/>
        </w:rPr>
      </w:pPr>
      <w:r>
        <w:rPr>
          <w:b/>
          <w:bCs/>
          <w:lang w:eastAsia="zh-CN"/>
        </w:rPr>
        <w:t>范围内：</w:t>
      </w:r>
      <w:r>
        <w:rPr>
          <w:lang w:eastAsia="zh-CN"/>
        </w:rPr>
        <w:t xml:space="preserve"> </w:t>
      </w:r>
      <w:r w:rsidRPr="00440060">
        <w:rPr>
          <w:lang w:eastAsia="zh-CN"/>
        </w:rPr>
        <w:t>AcuRev-100</w:t>
      </w:r>
      <w:r>
        <w:rPr>
          <w:lang w:eastAsia="zh-CN"/>
        </w:rPr>
        <w:t>电表单元主板固件的全部软件功能</w:t>
      </w:r>
      <w:r>
        <w:rPr>
          <w:lang w:eastAsia="zh-CN"/>
        </w:rPr>
        <w:t>——</w:t>
      </w:r>
      <w:r>
        <w:rPr>
          <w:lang w:eastAsia="zh-CN"/>
        </w:rPr>
        <w:t>交流电参数测量、电能累积与掉电存储、接线方式与</w:t>
      </w:r>
      <w:r>
        <w:rPr>
          <w:lang w:eastAsia="zh-CN"/>
        </w:rPr>
        <w:t xml:space="preserve"> CT </w:t>
      </w:r>
      <w:r>
        <w:rPr>
          <w:lang w:eastAsia="zh-CN"/>
        </w:rPr>
        <w:t>类型的识别</w:t>
      </w:r>
      <w:r>
        <w:rPr>
          <w:lang w:eastAsia="zh-CN"/>
        </w:rPr>
        <w:t>/</w:t>
      </w:r>
      <w:r>
        <w:rPr>
          <w:lang w:eastAsia="zh-CN"/>
        </w:rPr>
        <w:t>配置、接线告警与状态指示、脉冲与</w:t>
      </w:r>
      <w:r>
        <w:rPr>
          <w:lang w:eastAsia="zh-CN"/>
        </w:rPr>
        <w:t xml:space="preserve"> LED </w:t>
      </w:r>
      <w:r>
        <w:rPr>
          <w:lang w:eastAsia="zh-CN"/>
        </w:rPr>
        <w:t>的固件行为、</w:t>
      </w:r>
      <w:r>
        <w:rPr>
          <w:lang w:eastAsia="zh-CN"/>
        </w:rPr>
        <w:t>RS-485</w:t>
      </w:r>
      <w:r>
        <w:rPr>
          <w:rFonts w:hint="eastAsia"/>
          <w:lang w:eastAsia="zh-CN"/>
        </w:rPr>
        <w:t>及</w:t>
      </w:r>
      <w:r>
        <w:rPr>
          <w:rFonts w:hint="eastAsia"/>
          <w:lang w:eastAsia="zh-CN"/>
        </w:rPr>
        <w:t>USB</w:t>
      </w:r>
      <w:r>
        <w:rPr>
          <w:lang w:eastAsia="zh-CN"/>
        </w:rPr>
        <w:t>（</w:t>
      </w:r>
      <w:r>
        <w:rPr>
          <w:rFonts w:hint="eastAsia"/>
          <w:lang w:eastAsia="zh-CN"/>
        </w:rPr>
        <w:t>均承载</w:t>
      </w:r>
      <w:r>
        <w:rPr>
          <w:lang w:eastAsia="zh-CN"/>
        </w:rPr>
        <w:t xml:space="preserve">Modbus RTU </w:t>
      </w:r>
      <w:r>
        <w:rPr>
          <w:lang w:eastAsia="zh-CN"/>
        </w:rPr>
        <w:t>及私有协议）通信、时间</w:t>
      </w:r>
      <w:r>
        <w:rPr>
          <w:lang w:eastAsia="zh-CN"/>
        </w:rPr>
        <w:t xml:space="preserve">/RTC </w:t>
      </w:r>
      <w:r>
        <w:rPr>
          <w:lang w:eastAsia="zh-CN"/>
        </w:rPr>
        <w:t>管理、配置锁定、固件升级、校准、</w:t>
      </w:r>
      <w:r>
        <w:rPr>
          <w:lang w:eastAsia="zh-CN"/>
        </w:rPr>
        <w:t xml:space="preserve">LCD </w:t>
      </w:r>
      <w:r>
        <w:rPr>
          <w:lang w:eastAsia="zh-CN"/>
        </w:rPr>
        <w:t>显示；以及与上位机（</w:t>
      </w:r>
      <w:r>
        <w:rPr>
          <w:lang w:eastAsia="zh-CN"/>
        </w:rPr>
        <w:t>Acuview2</w:t>
      </w:r>
      <w:r>
        <w:rPr>
          <w:lang w:eastAsia="zh-CN"/>
        </w:rPr>
        <w:t>）</w:t>
      </w:r>
      <w:r>
        <w:rPr>
          <w:lang w:eastAsia="zh-CN"/>
        </w:rPr>
        <w:t>/</w:t>
      </w:r>
      <w:r>
        <w:rPr>
          <w:lang w:eastAsia="zh-CN"/>
        </w:rPr>
        <w:t>外部系统之间的通信约束。</w:t>
      </w:r>
    </w:p>
    <w:p w:rsidR="00E0394C" w:rsidRDefault="00000000" w14:paraId="46166723" w14:textId="6189D11A">
      <w:pPr>
        <w:pStyle w:val="a0"/>
        <w:rPr>
          <w:lang w:eastAsia="zh-CN"/>
        </w:rPr>
      </w:pPr>
      <w:r>
        <w:rPr>
          <w:b/>
          <w:bCs/>
          <w:lang w:eastAsia="zh-CN"/>
        </w:rPr>
        <w:t>范围外：</w:t>
      </w:r>
      <w:r>
        <w:rPr>
          <w:lang w:eastAsia="zh-CN"/>
        </w:rPr>
        <w:t xml:space="preserve"> </w:t>
      </w:r>
      <w:r>
        <w:rPr>
          <w:lang w:eastAsia="zh-CN"/>
        </w:rPr>
        <w:t>全部硬件电路与器件（电流前端、电源、隔离、端子、连接器、</w:t>
      </w:r>
      <w:r>
        <w:rPr>
          <w:lang w:eastAsia="zh-CN"/>
        </w:rPr>
        <w:t>PCB</w:t>
      </w:r>
      <w:r>
        <w:rPr>
          <w:lang w:eastAsia="zh-CN"/>
        </w:rPr>
        <w:t>、</w:t>
      </w:r>
      <w:r>
        <w:rPr>
          <w:lang w:eastAsia="zh-CN"/>
        </w:rPr>
        <w:t>CT</w:t>
      </w:r>
      <w:r>
        <w:rPr>
          <w:lang w:eastAsia="zh-CN"/>
        </w:rPr>
        <w:t>、功耗等）；</w:t>
      </w:r>
      <w:r>
        <w:rPr>
          <w:lang w:eastAsia="zh-CN"/>
        </w:rPr>
        <w:t xml:space="preserve">EMC </w:t>
      </w:r>
      <w:r>
        <w:rPr>
          <w:lang w:eastAsia="zh-CN"/>
        </w:rPr>
        <w:t>与安全（安规）合规；外壳</w:t>
      </w:r>
      <w:r>
        <w:rPr>
          <w:lang w:eastAsia="zh-CN"/>
        </w:rPr>
        <w:t xml:space="preserve"> / Panel </w:t>
      </w:r>
      <w:r>
        <w:rPr>
          <w:lang w:eastAsia="zh-CN"/>
        </w:rPr>
        <w:t>结构与</w:t>
      </w:r>
      <w:r>
        <w:rPr>
          <w:rFonts w:hint="eastAsia"/>
          <w:lang w:eastAsia="zh-CN"/>
        </w:rPr>
        <w:t>外壳级</w:t>
      </w:r>
      <w:r>
        <w:rPr>
          <w:lang w:eastAsia="zh-CN"/>
        </w:rPr>
        <w:t>物理铅封（由</w:t>
      </w:r>
      <w:r>
        <w:rPr>
          <w:lang w:eastAsia="zh-CN"/>
        </w:rPr>
        <w:t xml:space="preserve"> Panel </w:t>
      </w:r>
      <w:r>
        <w:rPr>
          <w:lang w:eastAsia="zh-CN"/>
        </w:rPr>
        <w:t>组负责）；外置</w:t>
      </w:r>
      <w:r>
        <w:rPr>
          <w:lang w:eastAsia="zh-CN"/>
        </w:rPr>
        <w:t xml:space="preserve"> LoRa Pulse </w:t>
      </w:r>
      <w:r>
        <w:rPr>
          <w:lang w:eastAsia="zh-CN"/>
        </w:rPr>
        <w:t>模块自身固件；工厂测试台软件内部逻辑（仅约束其与</w:t>
      </w:r>
      <w:r>
        <w:rPr>
          <w:lang w:eastAsia="zh-CN"/>
        </w:rPr>
        <w:t xml:space="preserve"> AcuRev-100</w:t>
      </w:r>
      <w:r>
        <w:rPr>
          <w:lang w:eastAsia="zh-CN"/>
        </w:rPr>
        <w:t>的私有协议交互）；系统控制器侧的功率调度</w:t>
      </w:r>
      <w:r>
        <w:rPr>
          <w:lang w:eastAsia="zh-CN"/>
        </w:rPr>
        <w:t>/</w:t>
      </w:r>
      <w:r>
        <w:rPr>
          <w:lang w:eastAsia="zh-CN"/>
        </w:rPr>
        <w:t>逆潮限制业务逻辑。上述内容见</w:t>
      </w:r>
      <w:r>
        <w:rPr>
          <w:lang w:eastAsia="zh-CN"/>
        </w:rPr>
        <w:t xml:space="preserve"> PRS </w:t>
      </w:r>
      <w:r>
        <w:rPr>
          <w:lang w:eastAsia="zh-CN"/>
        </w:rPr>
        <w:t>及相应硬件</w:t>
      </w:r>
      <w:r>
        <w:rPr>
          <w:lang w:eastAsia="zh-CN"/>
        </w:rPr>
        <w:t>/</w:t>
      </w:r>
      <w:r>
        <w:rPr>
          <w:lang w:eastAsia="zh-CN"/>
        </w:rPr>
        <w:t>认证文档。</w:t>
      </w:r>
    </w:p>
    <w:p w:rsidR="00E0394C" w:rsidRDefault="00000000" w14:paraId="4875394E" w14:textId="77777777">
      <w:pPr>
        <w:pStyle w:val="2"/>
        <w:rPr>
          <w:lang w:eastAsia="zh-CN"/>
        </w:rPr>
      </w:pPr>
      <w:bookmarkStart w:name="_Toc233817213" w:id="11"/>
      <w:bookmarkStart w:name="X41db2c7c09092a463dfceb28ad094ddb9ae2057" w:id="12"/>
      <w:bookmarkEnd w:id="10"/>
      <w:r>
        <w:rPr>
          <w:lang w:eastAsia="zh-CN"/>
        </w:rPr>
        <w:t xml:space="preserve">1.3 </w:t>
      </w:r>
      <w:r>
        <w:rPr>
          <w:lang w:eastAsia="zh-CN"/>
        </w:rPr>
        <w:t>产品背景与应用场景</w:t>
      </w:r>
      <w:bookmarkEnd w:id="11"/>
    </w:p>
    <w:p w:rsidR="00E0394C" w:rsidRDefault="00000000" w14:paraId="542449F7" w14:textId="5B5A9411">
      <w:pPr>
        <w:pStyle w:val="FirstParagraph"/>
      </w:pPr>
      <w:r>
        <w:rPr>
          <w:lang w:eastAsia="zh-CN"/>
        </w:rPr>
        <w:t>AcuRev-100</w:t>
      </w:r>
      <w:r>
        <w:rPr>
          <w:lang w:eastAsia="zh-CN"/>
        </w:rPr>
        <w:t>是一款计费级</w:t>
      </w:r>
      <w:r>
        <w:rPr>
          <w:lang w:eastAsia="zh-CN"/>
        </w:rPr>
        <w:t xml:space="preserve"> kWh </w:t>
      </w:r>
      <w:r>
        <w:rPr>
          <w:lang w:eastAsia="zh-CN"/>
        </w:rPr>
        <w:t>子表（</w:t>
      </w:r>
      <w:r>
        <w:rPr>
          <w:lang w:eastAsia="zh-CN"/>
        </w:rPr>
        <w:t>Revenue Grade kWh Submeter</w:t>
      </w:r>
      <w:r>
        <w:rPr>
          <w:lang w:eastAsia="zh-CN"/>
        </w:rPr>
        <w:t>），安装于配电箱内部，通过电压直接接入与</w:t>
      </w:r>
      <w:r>
        <w:rPr>
          <w:lang w:eastAsia="zh-CN"/>
        </w:rPr>
        <w:t xml:space="preserve"> </w:t>
      </w:r>
      <w:r w:rsidR="00440060">
        <w:rPr>
          <w:rFonts w:eastAsia="微软雅黑"/>
        </w:rPr>
        <w:t>80mA</w:t>
      </w:r>
      <w:r w:rsidR="0061316C">
        <w:rPr>
          <w:rFonts w:hint="eastAsia" w:eastAsia="微软雅黑"/>
          <w:lang w:eastAsia="zh-CN"/>
        </w:rPr>
        <w:t xml:space="preserve"> CT</w:t>
      </w:r>
      <w:r>
        <w:rPr>
          <w:lang w:eastAsia="zh-CN"/>
        </w:rPr>
        <w:t>或</w:t>
      </w:r>
      <w:r>
        <w:rPr>
          <w:lang w:eastAsia="zh-CN"/>
        </w:rPr>
        <w:t>100mA</w:t>
      </w:r>
      <w:r w:rsidR="0061316C">
        <w:rPr>
          <w:rFonts w:hint="eastAsia"/>
          <w:lang w:eastAsia="zh-CN"/>
        </w:rPr>
        <w:t xml:space="preserve"> CT</w:t>
      </w:r>
      <w:r>
        <w:rPr>
          <w:lang w:eastAsia="zh-CN"/>
        </w:rPr>
        <w:t xml:space="preserve"> </w:t>
      </w:r>
      <w:r>
        <w:rPr>
          <w:lang w:eastAsia="zh-CN"/>
        </w:rPr>
        <w:t>或</w:t>
      </w:r>
      <w:r>
        <w:rPr>
          <w:lang w:eastAsia="zh-CN"/>
        </w:rPr>
        <w:t xml:space="preserve"> 333mV CT</w:t>
      </w:r>
      <w:r w:rsidR="00763ECA">
        <w:rPr>
          <w:rFonts w:hint="eastAsia"/>
          <w:lang w:eastAsia="zh-CN"/>
        </w:rPr>
        <w:t xml:space="preserve"> </w:t>
      </w:r>
      <w:ins w:author="Yizhuo Ren" w:date="2026-07-09T16:04:00Z" w16du:dateUtc="2026-07-09T08:04:00Z" w:id="13">
        <w:r w:rsidR="00440060">
          <w:rPr>
            <w:rFonts w:hint="eastAsia"/>
            <w:lang w:eastAsia="zh-CN"/>
          </w:rPr>
          <w:t>或</w:t>
        </w:r>
        <w:r w:rsidR="00440060">
          <w:rPr>
            <w:rFonts w:hint="eastAsia"/>
            <w:lang w:eastAsia="zh-CN"/>
          </w:rPr>
          <w:t>RCT</w:t>
        </w:r>
      </w:ins>
      <w:ins w:author="Yizhuo Ren" w:date="2026-07-09T16:13:00Z" w16du:dateUtc="2026-07-09T08:13:00Z" w:id="14">
        <w:r w:rsidR="00336A3A">
          <w:rPr>
            <w:rFonts w:hint="eastAsia"/>
            <w:lang w:eastAsia="zh-CN"/>
          </w:rPr>
          <w:t>（</w:t>
        </w:r>
        <w:r w:rsidRPr="005A4E47" w:rsidR="00336A3A">
          <w:rPr>
            <w:rFonts w:ascii="微软雅黑" w:hAnsi="微软雅黑" w:eastAsia="微软雅黑" w:cs="微软雅黑"/>
            <w:sz w:val="21"/>
            <w:szCs w:val="21"/>
          </w:rPr>
          <w:t>RCT16-200/500/1000</w:t>
        </w:r>
        <w:r w:rsidR="00336A3A">
          <w:rPr>
            <w:rFonts w:hint="eastAsia" w:eastAsia="微软雅黑"/>
          </w:rPr>
          <w:t>或</w:t>
        </w:r>
        <w:r w:rsidRPr="00C56CDF" w:rsidR="00336A3A">
          <w:rPr>
            <w:rFonts w:eastAsia="微软雅黑"/>
          </w:rPr>
          <w:t>RCT24-200/500/1000</w:t>
        </w:r>
        <w:r w:rsidR="00336A3A">
          <w:rPr>
            <w:rFonts w:hint="eastAsia"/>
            <w:lang w:eastAsia="zh-CN"/>
          </w:rPr>
          <w:t>）</w:t>
        </w:r>
      </w:ins>
      <w:r>
        <w:rPr>
          <w:lang w:eastAsia="zh-CN"/>
        </w:rPr>
        <w:t>采集各相</w:t>
      </w:r>
      <w:r>
        <w:rPr>
          <w:lang w:eastAsia="zh-CN"/>
        </w:rPr>
        <w:t>/</w:t>
      </w:r>
      <w:r>
        <w:rPr>
          <w:lang w:eastAsia="zh-CN"/>
        </w:rPr>
        <w:t>系统电气参数。产品本身不执行电能管理策略，而是将测量结果上报系统控制器。</w:t>
      </w:r>
      <w:r>
        <w:t>核心应用场景：</w:t>
      </w:r>
    </w:p>
    <w:p w:rsidR="00E0394C" w:rsidRDefault="00000000" w14:paraId="0F366066" w14:textId="77777777">
      <w:pPr>
        <w:pStyle w:val="Compact"/>
        <w:numPr>
          <w:ilvl w:val="0"/>
          <w:numId w:val="5"/>
        </w:numPr>
        <w:rPr>
          <w:lang w:eastAsia="zh-CN"/>
        </w:rPr>
      </w:pPr>
      <w:r>
        <w:rPr>
          <w:lang w:eastAsia="zh-CN"/>
        </w:rPr>
        <w:t>北美住宅</w:t>
      </w:r>
      <w:r>
        <w:rPr>
          <w:lang w:eastAsia="zh-CN"/>
        </w:rPr>
        <w:t xml:space="preserve"> / </w:t>
      </w:r>
      <w:r>
        <w:rPr>
          <w:lang w:eastAsia="zh-CN"/>
        </w:rPr>
        <w:t>多租户单元的进线计量（单相</w:t>
      </w:r>
      <w:r>
        <w:rPr>
          <w:lang w:eastAsia="zh-CN"/>
        </w:rPr>
        <w:t xml:space="preserve"> / </w:t>
      </w:r>
      <w:r>
        <w:rPr>
          <w:lang w:eastAsia="zh-CN"/>
        </w:rPr>
        <w:t>分相</w:t>
      </w:r>
      <w:r>
        <w:rPr>
          <w:lang w:eastAsia="zh-CN"/>
        </w:rPr>
        <w:t xml:space="preserve"> / </w:t>
      </w:r>
      <w:r>
        <w:rPr>
          <w:lang w:eastAsia="zh-CN"/>
        </w:rPr>
        <w:t>三相）；</w:t>
      </w:r>
    </w:p>
    <w:p w:rsidR="00E0394C" w:rsidRDefault="00000000" w14:paraId="341CF076" w14:textId="730626F2">
      <w:pPr>
        <w:pStyle w:val="Compact"/>
        <w:numPr>
          <w:ilvl w:val="0"/>
          <w:numId w:val="5"/>
        </w:numPr>
        <w:rPr>
          <w:lang w:eastAsia="zh-CN"/>
        </w:rPr>
      </w:pPr>
      <w:r>
        <w:rPr>
          <w:lang w:eastAsia="zh-CN"/>
        </w:rPr>
        <w:t xml:space="preserve">CTEP </w:t>
      </w:r>
      <w:r>
        <w:rPr>
          <w:lang w:eastAsia="zh-CN"/>
        </w:rPr>
        <w:t>认证应用使用</w:t>
      </w:r>
      <w:r>
        <w:rPr>
          <w:lang w:eastAsia="zh-CN"/>
        </w:rPr>
        <w:t xml:space="preserve"> AcuRev-101-mV </w:t>
      </w:r>
      <w:r>
        <w:rPr>
          <w:lang w:eastAsia="zh-CN"/>
        </w:rPr>
        <w:t>型号，须选配认证</w:t>
      </w:r>
      <w:r>
        <w:rPr>
          <w:lang w:eastAsia="zh-CN"/>
        </w:rPr>
        <w:t xml:space="preserve"> CT</w:t>
      </w:r>
      <w:r>
        <w:rPr>
          <w:lang w:eastAsia="zh-CN"/>
        </w:rPr>
        <w:t>（</w:t>
      </w:r>
      <w:r>
        <w:rPr>
          <w:lang w:eastAsia="zh-CN"/>
        </w:rPr>
        <w:t>AcuCT-S77-200-333mV 200A / AcuCT-S165-400-333mV 400A</w:t>
      </w:r>
      <w:r>
        <w:rPr>
          <w:lang w:eastAsia="zh-CN"/>
        </w:rPr>
        <w:t>）及认证</w:t>
      </w:r>
      <w:r>
        <w:rPr>
          <w:lang w:eastAsia="zh-CN"/>
        </w:rPr>
        <w:t xml:space="preserve"> Panel</w:t>
      </w:r>
      <w:r>
        <w:rPr>
          <w:lang w:eastAsia="zh-CN"/>
        </w:rPr>
        <w:t>，以系统形态做精度</w:t>
      </w:r>
      <w:r>
        <w:rPr>
          <w:lang w:eastAsia="zh-CN"/>
        </w:rPr>
        <w:t>/</w:t>
      </w:r>
      <w:r>
        <w:rPr>
          <w:lang w:eastAsia="zh-CN"/>
        </w:rPr>
        <w:t>计费认证；</w:t>
      </w:r>
    </w:p>
    <w:p w:rsidR="00E0394C" w:rsidRDefault="00000000" w14:paraId="5541BCAD" w14:textId="77777777">
      <w:pPr>
        <w:pStyle w:val="Compact"/>
        <w:numPr>
          <w:ilvl w:val="0"/>
          <w:numId w:val="5"/>
        </w:numPr>
      </w:pPr>
      <w:r>
        <w:t>配合外置</w:t>
      </w:r>
      <w:r>
        <w:t xml:space="preserve"> LoRa Pulse </w:t>
      </w:r>
      <w:r>
        <w:t>模块实现无线远程抄表</w:t>
      </w:r>
      <w:r>
        <w:t xml:space="preserve"> (AMR)</w:t>
      </w:r>
      <w:r>
        <w:t>；</w:t>
      </w:r>
    </w:p>
    <w:p w:rsidR="00E0394C" w:rsidRDefault="00000000" w14:paraId="55F02292" w14:textId="617C8B03">
      <w:pPr>
        <w:pStyle w:val="Compact"/>
        <w:numPr>
          <w:ilvl w:val="0"/>
          <w:numId w:val="5"/>
        </w:numPr>
      </w:pPr>
      <w:r>
        <w:t>通过</w:t>
      </w:r>
      <w:r>
        <w:t xml:space="preserve"> RS-485</w:t>
      </w:r>
      <w:r>
        <w:rPr>
          <w:rFonts w:hint="eastAsia"/>
          <w:lang w:eastAsia="zh-CN"/>
        </w:rPr>
        <w:t>或</w:t>
      </w:r>
      <w:r>
        <w:rPr>
          <w:rFonts w:hint="eastAsia"/>
          <w:lang w:eastAsia="zh-CN"/>
        </w:rPr>
        <w:t>USB</w:t>
      </w:r>
      <w:r>
        <w:t xml:space="preserve"> Modbus RTU </w:t>
      </w:r>
      <w:r>
        <w:t>接入系统控制器与上位机</w:t>
      </w:r>
      <w:r>
        <w:t xml:space="preserve"> Acuview2 </w:t>
      </w:r>
      <w:r>
        <w:t>做实时监测与逆潮判断。</w:t>
      </w:r>
    </w:p>
    <w:p w:rsidR="00E0394C" w:rsidRDefault="00000000" w14:paraId="40BED9E2" w14:textId="77777777">
      <w:pPr>
        <w:pStyle w:val="2"/>
      </w:pPr>
      <w:bookmarkStart w:name="_Toc233817214" w:id="15"/>
      <w:bookmarkStart w:name="Xe7a61778715f813a12b213b79cb9d4d7101c79d" w:id="16"/>
      <w:bookmarkEnd w:id="12"/>
      <w:r>
        <w:t xml:space="preserve">1.4 </w:t>
      </w:r>
      <w:r>
        <w:t>参考标准与文档</w:t>
      </w:r>
      <w:bookmarkEnd w:id="15"/>
    </w:p>
    <w:tbl>
      <w:tblPr>
        <w:tblStyle w:val="Table"/>
        <w:tblW w:w="0" w:type="auto"/>
        <w:tblLook w:val="0020" w:firstRow="1" w:lastRow="0" w:firstColumn="0" w:lastColumn="0" w:noHBand="0" w:noVBand="0"/>
      </w:tblPr>
      <w:tblGrid>
        <w:gridCol w:w="2895"/>
        <w:gridCol w:w="3511"/>
        <w:gridCol w:w="2450"/>
      </w:tblGrid>
      <w:tr w:rsidR="00E0394C" w:rsidTr="00E0394C" w14:paraId="055F4C62"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E0394C" w:rsidRDefault="00000000" w14:paraId="74B98419" w14:textId="77777777">
            <w:pPr>
              <w:pStyle w:val="Compact"/>
            </w:pPr>
            <w:r>
              <w:t>标准</w:t>
            </w:r>
            <w:r>
              <w:t xml:space="preserve"> ID</w:t>
            </w:r>
          </w:p>
        </w:tc>
        <w:tc>
          <w:tcPr>
            <w:tcW w:w="0" w:type="auto"/>
          </w:tcPr>
          <w:p w:rsidR="00E0394C" w:rsidRDefault="00000000" w14:paraId="0C0D9A7D" w14:textId="77777777">
            <w:pPr>
              <w:pStyle w:val="Compact"/>
            </w:pPr>
            <w:r>
              <w:t>名称</w:t>
            </w:r>
          </w:p>
        </w:tc>
        <w:tc>
          <w:tcPr>
            <w:tcW w:w="0" w:type="auto"/>
          </w:tcPr>
          <w:p w:rsidR="00E0394C" w:rsidRDefault="00000000" w14:paraId="00EC5401" w14:textId="77777777">
            <w:pPr>
              <w:pStyle w:val="Compact"/>
            </w:pPr>
            <w:r>
              <w:t>备注</w:t>
            </w:r>
          </w:p>
        </w:tc>
      </w:tr>
      <w:tr w:rsidR="00E0394C" w14:paraId="4040F4E9" w14:textId="77777777">
        <w:tc>
          <w:tcPr>
            <w:tcW w:w="0" w:type="auto"/>
          </w:tcPr>
          <w:p w:rsidR="00E0394C" w:rsidRDefault="00000000" w14:paraId="340210EA" w14:textId="77777777">
            <w:pPr>
              <w:pStyle w:val="Compact"/>
            </w:pPr>
            <w:r>
              <w:t>ANSI C12.1</w:t>
            </w:r>
          </w:p>
        </w:tc>
        <w:tc>
          <w:tcPr>
            <w:tcW w:w="0" w:type="auto"/>
          </w:tcPr>
          <w:p w:rsidR="00E0394C" w:rsidRDefault="00000000" w14:paraId="4E4FA0A7" w14:textId="77777777">
            <w:pPr>
              <w:pStyle w:val="Compact"/>
              <w:rPr>
                <w:lang w:eastAsia="zh-CN"/>
              </w:rPr>
            </w:pPr>
            <w:r>
              <w:rPr>
                <w:lang w:eastAsia="zh-CN"/>
              </w:rPr>
              <w:t>电能表安装及测试规程</w:t>
            </w:r>
          </w:p>
        </w:tc>
        <w:tc>
          <w:tcPr>
            <w:tcW w:w="0" w:type="auto"/>
          </w:tcPr>
          <w:p w:rsidR="00E0394C" w:rsidRDefault="00000000" w14:paraId="5FD317B2" w14:textId="77777777">
            <w:pPr>
              <w:pStyle w:val="Compact"/>
            </w:pPr>
            <w:r>
              <w:t>参考</w:t>
            </w:r>
          </w:p>
        </w:tc>
      </w:tr>
      <w:tr w:rsidR="00E0394C" w14:paraId="6D613495" w14:textId="77777777">
        <w:tc>
          <w:tcPr>
            <w:tcW w:w="0" w:type="auto"/>
          </w:tcPr>
          <w:p w:rsidR="00E0394C" w:rsidRDefault="00000000" w14:paraId="1700620B" w14:textId="77777777">
            <w:pPr>
              <w:pStyle w:val="Compact"/>
            </w:pPr>
            <w:r>
              <w:t>ANSI C12.20</w:t>
            </w:r>
          </w:p>
        </w:tc>
        <w:tc>
          <w:tcPr>
            <w:tcW w:w="0" w:type="auto"/>
          </w:tcPr>
          <w:p w:rsidR="00E0394C" w:rsidRDefault="00000000" w14:paraId="04BDF9D8" w14:textId="77777777">
            <w:pPr>
              <w:pStyle w:val="Compact"/>
            </w:pPr>
            <w:r>
              <w:t xml:space="preserve">0.2 / 0.5 </w:t>
            </w:r>
            <w:r>
              <w:t>精度等级电能表</w:t>
            </w:r>
          </w:p>
        </w:tc>
        <w:tc>
          <w:tcPr>
            <w:tcW w:w="0" w:type="auto"/>
          </w:tcPr>
          <w:p w:rsidR="00E0394C" w:rsidRDefault="00000000" w14:paraId="07268FA4" w14:textId="77777777">
            <w:pPr>
              <w:pStyle w:val="Compact"/>
              <w:rPr>
                <w:lang w:eastAsia="zh-CN"/>
              </w:rPr>
            </w:pPr>
            <w:r>
              <w:rPr>
                <w:lang w:eastAsia="zh-CN"/>
              </w:rPr>
              <w:t>自测参考（不需要正式认证）</w:t>
            </w:r>
          </w:p>
        </w:tc>
      </w:tr>
      <w:tr w:rsidR="00E0394C" w14:paraId="2E395615" w14:textId="77777777">
        <w:tc>
          <w:tcPr>
            <w:tcW w:w="0" w:type="auto"/>
          </w:tcPr>
          <w:p w:rsidR="00E0394C" w:rsidRDefault="00000000" w14:paraId="452B2633" w14:textId="77777777">
            <w:pPr>
              <w:pStyle w:val="Compact"/>
            </w:pPr>
            <w:r>
              <w:t>Measurement Canada S-E-06</w:t>
            </w:r>
          </w:p>
        </w:tc>
        <w:tc>
          <w:tcPr>
            <w:tcW w:w="0" w:type="auto"/>
          </w:tcPr>
          <w:p w:rsidR="00E0394C" w:rsidRDefault="00000000" w14:paraId="236545ED" w14:textId="77777777">
            <w:pPr>
              <w:pStyle w:val="Compact"/>
            </w:pPr>
            <w:r>
              <w:t>Specifications for Electricity Meters</w:t>
            </w:r>
          </w:p>
        </w:tc>
        <w:tc>
          <w:tcPr>
            <w:tcW w:w="0" w:type="auto"/>
          </w:tcPr>
          <w:p w:rsidR="00E0394C" w:rsidRDefault="00000000" w14:paraId="7F384EF0" w14:textId="77777777">
            <w:pPr>
              <w:pStyle w:val="Compact"/>
              <w:rPr>
                <w:lang w:eastAsia="zh-CN"/>
              </w:rPr>
            </w:pPr>
            <w:r>
              <w:rPr>
                <w:lang w:eastAsia="zh-CN"/>
              </w:rPr>
              <w:t>须满足（</w:t>
            </w:r>
            <w:r>
              <w:rPr>
                <w:lang w:eastAsia="zh-CN"/>
              </w:rPr>
              <w:t xml:space="preserve">CTEP </w:t>
            </w:r>
            <w:r>
              <w:rPr>
                <w:lang w:eastAsia="zh-CN"/>
              </w:rPr>
              <w:t>认证系统）</w:t>
            </w:r>
          </w:p>
        </w:tc>
      </w:tr>
      <w:tr w:rsidR="00E0394C" w14:paraId="2DEDA059" w14:textId="77777777">
        <w:tc>
          <w:tcPr>
            <w:tcW w:w="0" w:type="auto"/>
          </w:tcPr>
          <w:p w:rsidR="00E0394C" w:rsidRDefault="00000000" w14:paraId="68A83812" w14:textId="77777777">
            <w:pPr>
              <w:pStyle w:val="Compact"/>
            </w:pPr>
            <w:r>
              <w:t>Measurement Canada LMB-EG-07</w:t>
            </w:r>
          </w:p>
        </w:tc>
        <w:tc>
          <w:tcPr>
            <w:tcW w:w="0" w:type="auto"/>
          </w:tcPr>
          <w:p w:rsidR="00E0394C" w:rsidRDefault="00000000" w14:paraId="187BFF94" w14:textId="77777777">
            <w:pPr>
              <w:pStyle w:val="Compact"/>
            </w:pPr>
            <w:r>
              <w:t>Specifications for Instrument Transformers</w:t>
            </w:r>
          </w:p>
        </w:tc>
        <w:tc>
          <w:tcPr>
            <w:tcW w:w="0" w:type="auto"/>
          </w:tcPr>
          <w:p w:rsidR="00E0394C" w:rsidRDefault="00000000" w14:paraId="68089FF6" w14:textId="77777777">
            <w:pPr>
              <w:pStyle w:val="Compact"/>
              <w:rPr>
                <w:lang w:eastAsia="zh-CN"/>
              </w:rPr>
            </w:pPr>
            <w:r>
              <w:rPr>
                <w:lang w:eastAsia="zh-CN"/>
              </w:rPr>
              <w:t>须满足（</w:t>
            </w:r>
            <w:r>
              <w:rPr>
                <w:lang w:eastAsia="zh-CN"/>
              </w:rPr>
              <w:t xml:space="preserve">CTEP </w:t>
            </w:r>
            <w:r>
              <w:rPr>
                <w:lang w:eastAsia="zh-CN"/>
              </w:rPr>
              <w:t>认证系统）</w:t>
            </w:r>
          </w:p>
        </w:tc>
      </w:tr>
      <w:tr w:rsidR="00E0394C" w14:paraId="324C9DCA" w14:textId="77777777">
        <w:tc>
          <w:tcPr>
            <w:tcW w:w="0" w:type="auto"/>
          </w:tcPr>
          <w:p w:rsidR="00E0394C" w:rsidRDefault="00000000" w14:paraId="102D331A" w14:textId="77777777">
            <w:pPr>
              <w:pStyle w:val="Compact"/>
            </w:pPr>
            <w:r>
              <w:t>CTEP</w:t>
            </w:r>
          </w:p>
        </w:tc>
        <w:tc>
          <w:tcPr>
            <w:tcW w:w="0" w:type="auto"/>
          </w:tcPr>
          <w:p w:rsidR="00E0394C" w:rsidRDefault="00000000" w14:paraId="310E2BD6" w14:textId="77777777">
            <w:pPr>
              <w:pStyle w:val="Compact"/>
            </w:pPr>
            <w:r>
              <w:t>California Type Evaluation Program</w:t>
            </w:r>
          </w:p>
        </w:tc>
        <w:tc>
          <w:tcPr>
            <w:tcW w:w="0" w:type="auto"/>
          </w:tcPr>
          <w:p w:rsidR="00E0394C" w:rsidRDefault="00000000" w14:paraId="07B47DD9" w14:textId="77777777">
            <w:pPr>
              <w:pStyle w:val="Compact"/>
              <w:rPr>
                <w:lang w:eastAsia="zh-CN"/>
              </w:rPr>
            </w:pPr>
            <w:r>
              <w:rPr>
                <w:lang w:eastAsia="zh-CN"/>
              </w:rPr>
              <w:t>须满足（</w:t>
            </w:r>
            <w:r>
              <w:rPr>
                <w:lang w:eastAsia="zh-CN"/>
              </w:rPr>
              <w:t xml:space="preserve">CTEP </w:t>
            </w:r>
            <w:r>
              <w:rPr>
                <w:lang w:eastAsia="zh-CN"/>
              </w:rPr>
              <w:t>认证系统）</w:t>
            </w:r>
          </w:p>
        </w:tc>
      </w:tr>
      <w:tr w:rsidR="00E0394C" w14:paraId="07A33EDB" w14:textId="77777777">
        <w:tc>
          <w:tcPr>
            <w:tcW w:w="0" w:type="auto"/>
          </w:tcPr>
          <w:p w:rsidR="00E0394C" w:rsidRDefault="00000000" w14:paraId="404E0B73" w14:textId="77777777">
            <w:pPr>
              <w:pStyle w:val="Compact"/>
            </w:pPr>
            <w:r>
              <w:t>NYPSC</w:t>
            </w:r>
          </w:p>
        </w:tc>
        <w:tc>
          <w:tcPr>
            <w:tcW w:w="0" w:type="auto"/>
          </w:tcPr>
          <w:p w:rsidR="00E0394C" w:rsidRDefault="00000000" w14:paraId="0D1A160B" w14:textId="77777777">
            <w:pPr>
              <w:pStyle w:val="Compact"/>
            </w:pPr>
            <w:r>
              <w:t>New York Public Service Commission</w:t>
            </w:r>
          </w:p>
        </w:tc>
        <w:tc>
          <w:tcPr>
            <w:tcW w:w="0" w:type="auto"/>
          </w:tcPr>
          <w:p w:rsidR="00E0394C" w:rsidRDefault="00000000" w14:paraId="3CCC609D" w14:textId="77777777">
            <w:pPr>
              <w:pStyle w:val="Compact"/>
              <w:rPr>
                <w:lang w:eastAsia="zh-CN"/>
              </w:rPr>
            </w:pPr>
            <w:r>
              <w:rPr>
                <w:lang w:eastAsia="zh-CN"/>
              </w:rPr>
              <w:t>须满足（</w:t>
            </w:r>
            <w:r>
              <w:rPr>
                <w:lang w:eastAsia="zh-CN"/>
              </w:rPr>
              <w:t xml:space="preserve">CTEP </w:t>
            </w:r>
            <w:r>
              <w:rPr>
                <w:lang w:eastAsia="zh-CN"/>
              </w:rPr>
              <w:t>认证系统）</w:t>
            </w:r>
          </w:p>
        </w:tc>
      </w:tr>
    </w:tbl>
    <w:p w:rsidR="00E0394C" w:rsidRDefault="00000000" w14:paraId="1CAF068B" w14:textId="77777777">
      <w:pPr>
        <w:pStyle w:val="a0"/>
      </w:pPr>
      <w:r>
        <w:rPr>
          <w:b/>
          <w:bCs/>
        </w:rPr>
        <w:t>内部参考文档：</w:t>
      </w:r>
    </w:p>
    <w:p w:rsidR="00E0394C" w:rsidRDefault="00000000" w14:paraId="019AB1B4" w14:textId="30231D07">
      <w:pPr>
        <w:pStyle w:val="Compact"/>
        <w:numPr>
          <w:ilvl w:val="0"/>
          <w:numId w:val="6"/>
        </w:numPr>
        <w:rPr>
          <w:lang w:eastAsia="zh-CN"/>
        </w:rPr>
      </w:pPr>
      <w:r>
        <w:rPr>
          <w:lang w:eastAsia="zh-CN"/>
        </w:rPr>
        <w:t>《</w:t>
      </w:r>
      <w:r>
        <w:rPr>
          <w:lang w:eastAsia="zh-CN"/>
        </w:rPr>
        <w:t>AcuRev-100</w:t>
      </w:r>
      <w:r>
        <w:rPr>
          <w:lang w:eastAsia="zh-CN"/>
        </w:rPr>
        <w:t>产品需求规格说明书</w:t>
      </w:r>
      <w:r>
        <w:rPr>
          <w:lang w:eastAsia="zh-CN"/>
        </w:rPr>
        <w:t xml:space="preserve"> v1.03</w:t>
      </w:r>
      <w:r>
        <w:rPr>
          <w:lang w:eastAsia="zh-CN"/>
        </w:rPr>
        <w:t>》（</w:t>
      </w:r>
      <w:r>
        <w:rPr>
          <w:lang w:eastAsia="zh-CN"/>
        </w:rPr>
        <w:t>PRS</w:t>
      </w:r>
      <w:r>
        <w:rPr>
          <w:lang w:eastAsia="zh-CN"/>
        </w:rPr>
        <w:t>）</w:t>
      </w:r>
    </w:p>
    <w:p w:rsidR="00E0394C" w:rsidRDefault="00000000" w14:paraId="26A00A81" w14:textId="77777777">
      <w:pPr>
        <w:pStyle w:val="Compact"/>
        <w:numPr>
          <w:ilvl w:val="0"/>
          <w:numId w:val="6"/>
        </w:numPr>
      </w:pPr>
      <w:r>
        <w:t>《</w:t>
      </w:r>
      <w:r>
        <w:t>RACG Modbus Address Table</w:t>
      </w:r>
      <w:r>
        <w:t>》（寄存器地址与数据格式定义，另行提供）</w:t>
      </w:r>
    </w:p>
    <w:p w:rsidR="00E0394C" w:rsidRDefault="00000000" w14:paraId="64BFAE9C" w14:textId="77777777">
      <w:pPr>
        <w:pStyle w:val="Compact"/>
        <w:numPr>
          <w:ilvl w:val="0"/>
          <w:numId w:val="6"/>
        </w:numPr>
        <w:rPr>
          <w:lang w:eastAsia="zh-CN"/>
        </w:rPr>
      </w:pPr>
      <w:r>
        <w:rPr>
          <w:lang w:eastAsia="zh-CN"/>
        </w:rPr>
        <w:t>《</w:t>
      </w:r>
      <w:r>
        <w:rPr>
          <w:lang w:eastAsia="zh-CN"/>
        </w:rPr>
        <w:t xml:space="preserve">RACG </w:t>
      </w:r>
      <w:r>
        <w:rPr>
          <w:lang w:eastAsia="zh-CN"/>
        </w:rPr>
        <w:t>私有协议规格》（校准与固件升级，另行提供）</w:t>
      </w:r>
    </w:p>
    <w:p w:rsidR="00E0394C" w:rsidRDefault="00000000" w14:paraId="289A8169" w14:textId="77777777">
      <w:pPr>
        <w:pStyle w:val="Compact"/>
        <w:numPr>
          <w:ilvl w:val="0"/>
          <w:numId w:val="6"/>
        </w:numPr>
        <w:rPr>
          <w:lang w:eastAsia="zh-CN"/>
        </w:rPr>
      </w:pPr>
      <w:r>
        <w:rPr>
          <w:lang w:eastAsia="zh-CN"/>
        </w:rPr>
        <w:t>《</w:t>
      </w:r>
      <w:r>
        <w:rPr>
          <w:lang w:eastAsia="zh-CN"/>
        </w:rPr>
        <w:t xml:space="preserve">Acuview2 </w:t>
      </w:r>
      <w:r>
        <w:rPr>
          <w:lang w:eastAsia="zh-CN"/>
        </w:rPr>
        <w:t>上位机软件设计文档》</w:t>
      </w:r>
    </w:p>
    <w:p w:rsidR="00E0394C" w:rsidRDefault="00000000" w14:paraId="4A635623" w14:textId="77777777">
      <w:pPr>
        <w:pStyle w:val="2"/>
      </w:pPr>
      <w:bookmarkStart w:name="_Toc233817215" w:id="17"/>
      <w:bookmarkStart w:name="X766c1cb486aaa3ac0d4bc297308b42bc81554a5" w:id="18"/>
      <w:bookmarkEnd w:id="16"/>
      <w:r>
        <w:t xml:space="preserve">1.5 </w:t>
      </w:r>
      <w:r>
        <w:t>术语与缩写</w:t>
      </w:r>
      <w:bookmarkEnd w:id="17"/>
    </w:p>
    <w:tbl>
      <w:tblPr>
        <w:tblStyle w:val="Table"/>
        <w:tblW w:w="0" w:type="auto"/>
        <w:tblLook w:val="0020" w:firstRow="1" w:lastRow="0" w:firstColumn="0" w:lastColumn="0" w:noHBand="0" w:noVBand="0"/>
      </w:tblPr>
      <w:tblGrid>
        <w:gridCol w:w="2747"/>
        <w:gridCol w:w="6109"/>
      </w:tblGrid>
      <w:tr w:rsidR="00E0394C" w:rsidTr="00E0394C" w14:paraId="1BE2BC76"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E0394C" w:rsidRDefault="00000000" w14:paraId="5FEC5102" w14:textId="77777777">
            <w:pPr>
              <w:pStyle w:val="Compact"/>
            </w:pPr>
            <w:r>
              <w:t>缩写</w:t>
            </w:r>
            <w:r>
              <w:t xml:space="preserve"> / </w:t>
            </w:r>
            <w:r>
              <w:t>术语</w:t>
            </w:r>
          </w:p>
        </w:tc>
        <w:tc>
          <w:tcPr>
            <w:tcW w:w="0" w:type="auto"/>
          </w:tcPr>
          <w:p w:rsidR="00E0394C" w:rsidRDefault="00000000" w14:paraId="07ECA0D5" w14:textId="77777777">
            <w:pPr>
              <w:pStyle w:val="Compact"/>
            </w:pPr>
            <w:r>
              <w:t>说明</w:t>
            </w:r>
          </w:p>
        </w:tc>
      </w:tr>
      <w:tr w:rsidR="00E0394C" w14:paraId="693896B0" w14:textId="77777777">
        <w:tc>
          <w:tcPr>
            <w:tcW w:w="0" w:type="auto"/>
          </w:tcPr>
          <w:p w:rsidR="00E0394C" w:rsidRDefault="00000000" w14:paraId="1C0150AF" w14:textId="77777777">
            <w:pPr>
              <w:pStyle w:val="Compact"/>
            </w:pPr>
            <w:r>
              <w:t>CT</w:t>
            </w:r>
          </w:p>
        </w:tc>
        <w:tc>
          <w:tcPr>
            <w:tcW w:w="0" w:type="auto"/>
          </w:tcPr>
          <w:p w:rsidR="00E0394C" w:rsidRDefault="00000000" w14:paraId="79811CBE" w14:textId="77777777">
            <w:pPr>
              <w:pStyle w:val="Compact"/>
            </w:pPr>
            <w:r>
              <w:t>Current Transformer</w:t>
            </w:r>
            <w:r>
              <w:t>，电流互感器</w:t>
            </w:r>
          </w:p>
        </w:tc>
      </w:tr>
      <w:tr w:rsidR="00E0394C" w14:paraId="7A9D6849" w14:textId="77777777">
        <w:tc>
          <w:tcPr>
            <w:tcW w:w="0" w:type="auto"/>
          </w:tcPr>
          <w:p w:rsidR="00E0394C" w:rsidRDefault="00000000" w14:paraId="3AF9CCE8" w14:textId="77777777">
            <w:pPr>
              <w:pStyle w:val="Compact"/>
            </w:pPr>
            <w:r>
              <w:t>VLN</w:t>
            </w:r>
          </w:p>
        </w:tc>
        <w:tc>
          <w:tcPr>
            <w:tcW w:w="0" w:type="auto"/>
          </w:tcPr>
          <w:p w:rsidR="00E0394C" w:rsidRDefault="00000000" w14:paraId="1C36BA7F" w14:textId="77777777">
            <w:pPr>
              <w:pStyle w:val="Compact"/>
            </w:pPr>
            <w:r>
              <w:t>Line-to-Neutral Voltage</w:t>
            </w:r>
            <w:r>
              <w:t>，相电压</w:t>
            </w:r>
          </w:p>
        </w:tc>
      </w:tr>
      <w:tr w:rsidR="00E0394C" w14:paraId="0A6EAF99" w14:textId="77777777">
        <w:tc>
          <w:tcPr>
            <w:tcW w:w="0" w:type="auto"/>
          </w:tcPr>
          <w:p w:rsidR="00E0394C" w:rsidRDefault="00000000" w14:paraId="03B6A3AC" w14:textId="77777777">
            <w:pPr>
              <w:pStyle w:val="Compact"/>
            </w:pPr>
            <w:r>
              <w:t>VLL</w:t>
            </w:r>
          </w:p>
        </w:tc>
        <w:tc>
          <w:tcPr>
            <w:tcW w:w="0" w:type="auto"/>
          </w:tcPr>
          <w:p w:rsidR="00E0394C" w:rsidRDefault="00000000" w14:paraId="10B1A75F" w14:textId="77777777">
            <w:pPr>
              <w:pStyle w:val="Compact"/>
            </w:pPr>
            <w:r>
              <w:t>Line-to-Line Voltage</w:t>
            </w:r>
            <w:r>
              <w:t>，线电压</w:t>
            </w:r>
          </w:p>
        </w:tc>
      </w:tr>
      <w:tr w:rsidR="00E0394C" w14:paraId="18ED124E" w14:textId="77777777">
        <w:tc>
          <w:tcPr>
            <w:tcW w:w="0" w:type="auto"/>
          </w:tcPr>
          <w:p w:rsidR="00E0394C" w:rsidRDefault="00000000" w14:paraId="53532A04" w14:textId="77777777">
            <w:pPr>
              <w:pStyle w:val="Compact"/>
            </w:pPr>
            <w:r>
              <w:t>RMS</w:t>
            </w:r>
          </w:p>
        </w:tc>
        <w:tc>
          <w:tcPr>
            <w:tcW w:w="0" w:type="auto"/>
          </w:tcPr>
          <w:p w:rsidR="00E0394C" w:rsidRDefault="00000000" w14:paraId="387FC674" w14:textId="77777777">
            <w:pPr>
              <w:pStyle w:val="Compact"/>
            </w:pPr>
            <w:r>
              <w:t>Root Mean Square</w:t>
            </w:r>
            <w:r>
              <w:t>，有效值</w:t>
            </w:r>
          </w:p>
        </w:tc>
      </w:tr>
      <w:tr w:rsidR="00E0394C" w14:paraId="6749256D" w14:textId="77777777">
        <w:tc>
          <w:tcPr>
            <w:tcW w:w="0" w:type="auto"/>
          </w:tcPr>
          <w:p w:rsidR="00E0394C" w:rsidRDefault="00000000" w14:paraId="59E3FCB9" w14:textId="77777777">
            <w:pPr>
              <w:pStyle w:val="Compact"/>
            </w:pPr>
            <w:r>
              <w:t>PF</w:t>
            </w:r>
          </w:p>
        </w:tc>
        <w:tc>
          <w:tcPr>
            <w:tcW w:w="0" w:type="auto"/>
          </w:tcPr>
          <w:p w:rsidR="00E0394C" w:rsidRDefault="00000000" w14:paraId="1A631C80" w14:textId="77777777">
            <w:pPr>
              <w:pStyle w:val="Compact"/>
            </w:pPr>
            <w:r>
              <w:t>Power Factor</w:t>
            </w:r>
            <w:r>
              <w:t>，功率因数</w:t>
            </w:r>
          </w:p>
        </w:tc>
      </w:tr>
      <w:tr w:rsidR="00E0394C" w14:paraId="32E1E11A" w14:textId="77777777">
        <w:tc>
          <w:tcPr>
            <w:tcW w:w="0" w:type="auto"/>
          </w:tcPr>
          <w:p w:rsidR="00E0394C" w:rsidRDefault="00000000" w14:paraId="7C2DB903" w14:textId="77777777">
            <w:pPr>
              <w:pStyle w:val="Compact"/>
            </w:pPr>
            <w:r>
              <w:t>Ist</w:t>
            </w:r>
          </w:p>
        </w:tc>
        <w:tc>
          <w:tcPr>
            <w:tcW w:w="0" w:type="auto"/>
          </w:tcPr>
          <w:p w:rsidR="00E0394C" w:rsidRDefault="00000000" w14:paraId="011F8FF2" w14:textId="77777777">
            <w:pPr>
              <w:pStyle w:val="Compact"/>
            </w:pPr>
            <w:r>
              <w:t>Starting Current</w:t>
            </w:r>
            <w:r>
              <w:t>，启动电流</w:t>
            </w:r>
          </w:p>
        </w:tc>
      </w:tr>
      <w:tr w:rsidR="00E0394C" w14:paraId="1CE35290" w14:textId="77777777">
        <w:tc>
          <w:tcPr>
            <w:tcW w:w="0" w:type="auto"/>
          </w:tcPr>
          <w:p w:rsidR="00E0394C" w:rsidRDefault="00000000" w14:paraId="1E85600A" w14:textId="77777777">
            <w:pPr>
              <w:pStyle w:val="Compact"/>
            </w:pPr>
            <w:r>
              <w:t>RTC</w:t>
            </w:r>
          </w:p>
        </w:tc>
        <w:tc>
          <w:tcPr>
            <w:tcW w:w="0" w:type="auto"/>
          </w:tcPr>
          <w:p w:rsidR="00E0394C" w:rsidRDefault="00000000" w14:paraId="7DC22A72" w14:textId="77777777">
            <w:pPr>
              <w:pStyle w:val="Compact"/>
            </w:pPr>
            <w:r>
              <w:t>Real-Time Clock</w:t>
            </w:r>
            <w:r>
              <w:t>，实时时钟</w:t>
            </w:r>
          </w:p>
        </w:tc>
      </w:tr>
      <w:tr w:rsidR="00E0394C" w14:paraId="3ACF70F2" w14:textId="77777777">
        <w:tc>
          <w:tcPr>
            <w:tcW w:w="0" w:type="auto"/>
          </w:tcPr>
          <w:p w:rsidR="00E0394C" w:rsidRDefault="00000000" w14:paraId="57E312D6" w14:textId="77777777">
            <w:pPr>
              <w:pStyle w:val="Compact"/>
            </w:pPr>
            <w:r>
              <w:t>NVM</w:t>
            </w:r>
          </w:p>
        </w:tc>
        <w:tc>
          <w:tcPr>
            <w:tcW w:w="0" w:type="auto"/>
          </w:tcPr>
          <w:p w:rsidR="00E0394C" w:rsidRDefault="00000000" w14:paraId="3D56823F" w14:textId="77777777">
            <w:pPr>
              <w:pStyle w:val="Compact"/>
            </w:pPr>
            <w:r>
              <w:t>Non-Volatile Memory</w:t>
            </w:r>
            <w:r>
              <w:t>，非易失存储器</w:t>
            </w:r>
          </w:p>
        </w:tc>
      </w:tr>
      <w:tr w:rsidR="00E0394C" w14:paraId="52876DB4" w14:textId="77777777">
        <w:tc>
          <w:tcPr>
            <w:tcW w:w="0" w:type="auto"/>
          </w:tcPr>
          <w:p w:rsidR="00E0394C" w:rsidRDefault="00000000" w14:paraId="432CC762" w14:textId="77777777">
            <w:pPr>
              <w:pStyle w:val="Compact"/>
            </w:pPr>
            <w:r>
              <w:t>AMR</w:t>
            </w:r>
          </w:p>
        </w:tc>
        <w:tc>
          <w:tcPr>
            <w:tcW w:w="0" w:type="auto"/>
          </w:tcPr>
          <w:p w:rsidR="00E0394C" w:rsidRDefault="00000000" w14:paraId="27E9E1C8" w14:textId="77777777">
            <w:pPr>
              <w:pStyle w:val="Compact"/>
            </w:pPr>
            <w:r>
              <w:t>Automatic Meter Reading</w:t>
            </w:r>
            <w:r>
              <w:t>，远程抄表</w:t>
            </w:r>
          </w:p>
        </w:tc>
      </w:tr>
      <w:tr w:rsidR="00E0394C" w14:paraId="4529F5A2" w14:textId="77777777">
        <w:tc>
          <w:tcPr>
            <w:tcW w:w="0" w:type="auto"/>
          </w:tcPr>
          <w:p w:rsidR="00E0394C" w:rsidRDefault="00000000" w14:paraId="30886723" w14:textId="77777777">
            <w:pPr>
              <w:pStyle w:val="Compact"/>
            </w:pPr>
            <w:r>
              <w:t>MC</w:t>
            </w:r>
          </w:p>
        </w:tc>
        <w:tc>
          <w:tcPr>
            <w:tcW w:w="0" w:type="auto"/>
          </w:tcPr>
          <w:p w:rsidR="00E0394C" w:rsidRDefault="00000000" w14:paraId="7BE96DE5" w14:textId="77777777">
            <w:pPr>
              <w:pStyle w:val="Compact"/>
            </w:pPr>
            <w:r>
              <w:t>Measurement Canada</w:t>
            </w:r>
            <w:r>
              <w:t>，加拿大计量认证</w:t>
            </w:r>
          </w:p>
        </w:tc>
      </w:tr>
      <w:tr w:rsidR="00E0394C" w14:paraId="395A1FE1" w14:textId="77777777">
        <w:tc>
          <w:tcPr>
            <w:tcW w:w="0" w:type="auto"/>
          </w:tcPr>
          <w:p w:rsidR="00E0394C" w:rsidRDefault="00000000" w14:paraId="75C12309" w14:textId="77777777">
            <w:pPr>
              <w:pStyle w:val="Compact"/>
            </w:pPr>
            <w:r>
              <w:t>CTEP</w:t>
            </w:r>
          </w:p>
        </w:tc>
        <w:tc>
          <w:tcPr>
            <w:tcW w:w="0" w:type="auto"/>
          </w:tcPr>
          <w:p w:rsidR="00E0394C" w:rsidRDefault="00000000" w14:paraId="0D6A12A6" w14:textId="77777777">
            <w:pPr>
              <w:pStyle w:val="Compact"/>
            </w:pPr>
            <w:r>
              <w:t>California Type Evaluation Program</w:t>
            </w:r>
            <w:r>
              <w:t>，加州型式认证计划</w:t>
            </w:r>
          </w:p>
        </w:tc>
      </w:tr>
      <w:tr w:rsidR="00E0394C" w14:paraId="2464D630" w14:textId="77777777">
        <w:tc>
          <w:tcPr>
            <w:tcW w:w="0" w:type="auto"/>
          </w:tcPr>
          <w:p w:rsidR="00E0394C" w:rsidRDefault="00000000" w14:paraId="5185CFB5" w14:textId="77777777">
            <w:pPr>
              <w:pStyle w:val="Compact"/>
            </w:pPr>
            <w:r>
              <w:t>NYPSC</w:t>
            </w:r>
          </w:p>
        </w:tc>
        <w:tc>
          <w:tcPr>
            <w:tcW w:w="0" w:type="auto"/>
          </w:tcPr>
          <w:p w:rsidR="00E0394C" w:rsidRDefault="00000000" w14:paraId="157E2BD9" w14:textId="77777777">
            <w:pPr>
              <w:pStyle w:val="Compact"/>
            </w:pPr>
            <w:r>
              <w:t>New York Public Service Commission</w:t>
            </w:r>
            <w:r>
              <w:t>，纽约州公共服务委员会</w:t>
            </w:r>
          </w:p>
        </w:tc>
      </w:tr>
      <w:tr w:rsidR="00E0394C" w14:paraId="4CFF751A" w14:textId="77777777">
        <w:tc>
          <w:tcPr>
            <w:tcW w:w="0" w:type="auto"/>
          </w:tcPr>
          <w:p w:rsidR="00E0394C" w:rsidRDefault="00000000" w14:paraId="4B79A550" w14:textId="77777777">
            <w:pPr>
              <w:pStyle w:val="Compact"/>
            </w:pPr>
            <w:r>
              <w:t>Acuview2</w:t>
            </w:r>
          </w:p>
        </w:tc>
        <w:tc>
          <w:tcPr>
            <w:tcW w:w="0" w:type="auto"/>
          </w:tcPr>
          <w:p w:rsidR="00E0394C" w:rsidRDefault="00000000" w14:paraId="14C7B88B" w14:textId="4E1D7048">
            <w:pPr>
              <w:pStyle w:val="Compact"/>
            </w:pPr>
            <w:r>
              <w:rPr>
                <w:lang w:eastAsia="zh-CN"/>
              </w:rPr>
              <w:t>AcuRev-100</w:t>
            </w:r>
            <w:r>
              <w:t>配套上位机（</w:t>
            </w:r>
            <w:r>
              <w:t>PC</w:t>
            </w:r>
            <w:r>
              <w:t>）软件</w:t>
            </w:r>
          </w:p>
        </w:tc>
      </w:tr>
      <w:tr w:rsidR="00E0394C" w14:paraId="426FFCB8" w14:textId="77777777">
        <w:tc>
          <w:tcPr>
            <w:tcW w:w="0" w:type="auto"/>
          </w:tcPr>
          <w:p w:rsidR="00E0394C" w:rsidRDefault="00000000" w14:paraId="7F3C40A8" w14:textId="77777777">
            <w:pPr>
              <w:pStyle w:val="Compact"/>
            </w:pPr>
            <w:r>
              <w:t>1E2W / 2E3W1P / 3E4WY</w:t>
            </w:r>
          </w:p>
        </w:tc>
        <w:tc>
          <w:tcPr>
            <w:tcW w:w="0" w:type="auto"/>
          </w:tcPr>
          <w:p w:rsidR="00E0394C" w:rsidRDefault="00000000" w14:paraId="4589618B" w14:textId="77777777">
            <w:pPr>
              <w:pStyle w:val="Compact"/>
              <w:rPr>
                <w:lang w:eastAsia="zh-CN"/>
              </w:rPr>
            </w:pPr>
            <w:r>
              <w:rPr>
                <w:lang w:eastAsia="zh-CN"/>
              </w:rPr>
              <w:t>单相</w:t>
            </w:r>
            <w:r>
              <w:rPr>
                <w:lang w:eastAsia="zh-CN"/>
              </w:rPr>
              <w:t xml:space="preserve"> / </w:t>
            </w:r>
            <w:r>
              <w:rPr>
                <w:lang w:eastAsia="zh-CN"/>
              </w:rPr>
              <w:t>分相</w:t>
            </w:r>
            <w:r>
              <w:rPr>
                <w:lang w:eastAsia="zh-CN"/>
              </w:rPr>
              <w:t xml:space="preserve"> / </w:t>
            </w:r>
            <w:r>
              <w:rPr>
                <w:lang w:eastAsia="zh-CN"/>
              </w:rPr>
              <w:t>三相四线</w:t>
            </w:r>
            <w:r>
              <w:rPr>
                <w:lang w:eastAsia="zh-CN"/>
              </w:rPr>
              <w:t xml:space="preserve"> Y </w:t>
            </w:r>
            <w:r>
              <w:rPr>
                <w:lang w:eastAsia="zh-CN"/>
              </w:rPr>
              <w:t>接线方式</w:t>
            </w:r>
          </w:p>
        </w:tc>
      </w:tr>
    </w:tbl>
    <w:p w:rsidR="007D4209" w:rsidRDefault="007D4209" w14:paraId="42FD3B24" w14:textId="77777777">
      <w:pPr>
        <w:rPr>
          <w:rFonts w:asciiTheme="majorHAnsi" w:hAnsiTheme="majorHAnsi" w:eastAsiaTheme="majorEastAsia" w:cstheme="majorBidi"/>
          <w:b/>
          <w:bCs/>
          <w:color w:val="4F81BD" w:themeColor="accent1"/>
          <w:sz w:val="32"/>
          <w:szCs w:val="32"/>
          <w:lang w:eastAsia="zh-CN"/>
        </w:rPr>
      </w:pPr>
      <w:bookmarkStart w:name="Xbd53939248af62a50744931ffd79b8e2fb5fada" w:id="19"/>
      <w:bookmarkEnd w:id="6"/>
      <w:bookmarkEnd w:id="18"/>
      <w:r>
        <w:rPr>
          <w:lang w:eastAsia="zh-CN"/>
        </w:rPr>
        <w:br w:type="page"/>
      </w:r>
    </w:p>
    <w:p w:rsidR="00E0394C" w:rsidRDefault="00000000" w14:paraId="0F42B353" w14:textId="69B795DD">
      <w:pPr>
        <w:pStyle w:val="1"/>
        <w:rPr>
          <w:lang w:eastAsia="zh-CN"/>
        </w:rPr>
      </w:pPr>
      <w:bookmarkStart w:name="_Toc233817216" w:id="20"/>
      <w:r>
        <w:rPr>
          <w:lang w:eastAsia="zh-CN"/>
        </w:rPr>
        <w:t xml:space="preserve">2 </w:t>
      </w:r>
      <w:r>
        <w:rPr>
          <w:lang w:eastAsia="zh-CN"/>
        </w:rPr>
        <w:t>产品概述</w:t>
      </w:r>
      <w:bookmarkEnd w:id="20"/>
    </w:p>
    <w:p w:rsidR="0085613F" w:rsidP="00786831" w:rsidRDefault="00000000" w14:paraId="5A859525" w14:textId="043A6E76">
      <w:pPr>
        <w:pStyle w:val="2"/>
        <w:rPr>
          <w:lang w:eastAsia="zh-CN"/>
        </w:rPr>
      </w:pPr>
      <w:bookmarkStart w:name="_Toc233817217" w:id="21"/>
      <w:bookmarkStart w:name="Xcd997eb542fa7960f758265cc0c475bf79ca2b2" w:id="22"/>
      <w:r>
        <w:rPr>
          <w:lang w:eastAsia="zh-CN"/>
        </w:rPr>
        <w:t xml:space="preserve">2.1 </w:t>
      </w:r>
      <w:r>
        <w:rPr>
          <w:lang w:eastAsia="zh-CN"/>
        </w:rPr>
        <w:t>型号说明</w:t>
      </w:r>
      <w:bookmarkEnd w:id="21"/>
    </w:p>
    <w:p w:rsidR="0085613F" w:rsidRDefault="0085613F" w14:paraId="5A859526" w14:textId="043A6E77">
      <w:pPr>
        <w:rPr>
          <w:lang w:eastAsia="zh-CN"/>
        </w:rPr>
      </w:pPr>
      <w:r>
        <w:rPr>
          <w:lang w:eastAsia="zh-CN"/>
        </w:rPr>
        <w:t xml:space="preserve">AcuRev-100 </w:t>
      </w:r>
      <w:r>
        <w:rPr>
          <w:lang w:eastAsia="zh-CN"/>
        </w:rPr>
        <w:t>为产品系列名称，当前系列下包含</w:t>
      </w:r>
      <w:r>
        <w:rPr>
          <w:lang w:eastAsia="zh-CN"/>
        </w:rPr>
        <w:t xml:space="preserve"> AcuRev-101-mA </w:t>
      </w:r>
      <w:r>
        <w:rPr>
          <w:lang w:eastAsia="zh-CN"/>
        </w:rPr>
        <w:t>与</w:t>
      </w:r>
      <w:r>
        <w:rPr>
          <w:lang w:eastAsia="zh-CN"/>
        </w:rPr>
        <w:t xml:space="preserve"> AcuRev-101-mV </w:t>
      </w:r>
      <w:r>
        <w:rPr>
          <w:lang w:eastAsia="zh-CN"/>
        </w:rPr>
        <w:t>两个型号。</w:t>
      </w:r>
    </w:p>
    <w:tbl>
      <w:tblPr>
        <w:tblStyle w:val="Table"/>
        <w:tblW w:w="0" w:type="auto"/>
        <w:tblLook w:val="0020" w:firstRow="1" w:lastRow="0" w:firstColumn="0" w:lastColumn="0" w:noHBand="0" w:noVBand="0"/>
      </w:tblPr>
      <w:tblGrid>
        <w:gridCol w:w="1743"/>
        <w:gridCol w:w="7113"/>
      </w:tblGrid>
      <w:tr w:rsidR="00A00EB2" w:rsidTr="00456ECD" w14:paraId="0ED24CD7"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A00EB2" w:rsidP="00456ECD" w:rsidRDefault="00A00EB2" w14:paraId="160D1DF9" w14:textId="34040D07">
            <w:pPr>
              <w:pStyle w:val="Compact"/>
            </w:pPr>
            <w:r>
              <w:t>应用场景</w:t>
            </w:r>
          </w:p>
        </w:tc>
        <w:tc>
          <w:tcPr>
            <w:tcW w:w="0" w:type="auto"/>
          </w:tcPr>
          <w:p w:rsidR="00A00EB2" w:rsidP="00456ECD" w:rsidRDefault="00A00EB2" w14:paraId="1043A9B5" w14:textId="4E111869">
            <w:pPr>
              <w:pStyle w:val="Compact"/>
            </w:pPr>
            <w:r>
              <w:t>说明（型号：</w:t>
            </w:r>
            <w:r>
              <w:t>AcuRev-101-mA / AcuRev-101-mV</w:t>
            </w:r>
            <w:r>
              <w:t>）</w:t>
            </w:r>
          </w:p>
        </w:tc>
      </w:tr>
      <w:tr w:rsidR="00A00EB2" w:rsidTr="00456ECD" w14:paraId="03D19484" w14:textId="77777777">
        <w:tc>
          <w:tcPr>
            <w:tcW w:w="0" w:type="auto"/>
          </w:tcPr>
          <w:p w:rsidR="00A00EB2" w:rsidP="00A00EB2" w:rsidRDefault="00A00EB2" w14:paraId="34DA7D8B" w14:textId="7DAF25FB">
            <w:pPr>
              <w:pStyle w:val="Compact"/>
              <w:rPr>
                <w:lang w:eastAsia="zh-CN"/>
              </w:rPr>
            </w:pPr>
            <w:r>
              <w:t>Dip Switch</w:t>
            </w:r>
            <w:r>
              <w:rPr>
                <w:rFonts w:hint="eastAsia"/>
                <w:lang w:eastAsia="zh-CN"/>
              </w:rPr>
              <w:t>解锁</w:t>
            </w:r>
            <w:r>
              <w:t>（非</w:t>
            </w:r>
            <w:r>
              <w:t xml:space="preserve"> CTEP </w:t>
            </w:r>
            <w:r>
              <w:t>认证应用）</w:t>
            </w:r>
          </w:p>
        </w:tc>
        <w:tc>
          <w:tcPr>
            <w:tcW w:w="0" w:type="auto"/>
          </w:tcPr>
          <w:p w:rsidR="00A00EB2" w:rsidP="00A00EB2" w:rsidRDefault="00A00EB2" w14:paraId="3D0F0222" w14:textId="5B895BE3">
            <w:pPr>
              <w:pStyle w:val="Compact"/>
            </w:pPr>
            <w:r>
              <w:t>允许修改测量配置和接线配置；支持固件升级、</w:t>
            </w:r>
            <w:r>
              <w:t>factory reset</w:t>
            </w:r>
            <w:r>
              <w:t>、</w:t>
            </w:r>
            <w:r>
              <w:t>clear energy</w:t>
            </w:r>
            <w:r>
              <w:t>。</w:t>
            </w:r>
          </w:p>
        </w:tc>
      </w:tr>
      <w:tr w:rsidR="00A00EB2" w:rsidTr="00456ECD" w14:paraId="7B0C7838" w14:textId="77777777">
        <w:tc>
          <w:tcPr>
            <w:tcW w:w="0" w:type="auto"/>
          </w:tcPr>
          <w:p w:rsidR="00A00EB2" w:rsidP="00A00EB2" w:rsidRDefault="00A00EB2" w14:paraId="22DFC11A" w14:textId="6612D689">
            <w:pPr>
              <w:pStyle w:val="Compact"/>
            </w:pPr>
            <w:r>
              <w:t xml:space="preserve">Dip Switch </w:t>
            </w:r>
            <w:r>
              <w:rPr>
                <w:rFonts w:hint="eastAsia"/>
                <w:lang w:eastAsia="zh-CN"/>
              </w:rPr>
              <w:t>锁定</w:t>
            </w:r>
            <w:r>
              <w:t>（</w:t>
            </w:r>
            <w:r>
              <w:t xml:space="preserve">CTEP </w:t>
            </w:r>
            <w:r>
              <w:t>认证应用）</w:t>
            </w:r>
          </w:p>
        </w:tc>
        <w:tc>
          <w:tcPr>
            <w:tcW w:w="0" w:type="auto"/>
          </w:tcPr>
          <w:p w:rsidR="00A00EB2" w:rsidP="00A00EB2" w:rsidRDefault="00A00EB2" w14:paraId="7CFFC3EE" w14:textId="64C39C73">
            <w:pPr>
              <w:pStyle w:val="Compact"/>
              <w:rPr>
                <w:lang w:eastAsia="zh-CN"/>
              </w:rPr>
            </w:pPr>
            <w:r>
              <w:rPr>
                <w:lang w:eastAsia="zh-CN"/>
              </w:rPr>
              <w:t>出厂时由工厂写入接线方式与</w:t>
            </w:r>
            <w:r>
              <w:rPr>
                <w:lang w:eastAsia="zh-CN"/>
              </w:rPr>
              <w:t xml:space="preserve"> CT </w:t>
            </w:r>
            <w:r>
              <w:rPr>
                <w:lang w:eastAsia="zh-CN"/>
              </w:rPr>
              <w:t>类型</w:t>
            </w:r>
            <w:r>
              <w:rPr>
                <w:rFonts w:hint="eastAsia"/>
                <w:lang w:eastAsia="zh-CN"/>
              </w:rPr>
              <w:t>，</w:t>
            </w:r>
            <w:r>
              <w:rPr>
                <w:lang w:eastAsia="zh-CN"/>
              </w:rPr>
              <w:t>测量配置锁定，不可修改；不支持固件升级、</w:t>
            </w:r>
            <w:r>
              <w:rPr>
                <w:lang w:eastAsia="zh-CN"/>
              </w:rPr>
              <w:t>factory reset</w:t>
            </w:r>
            <w:r>
              <w:rPr>
                <w:lang w:eastAsia="zh-CN"/>
              </w:rPr>
              <w:t>、</w:t>
            </w:r>
            <w:r>
              <w:rPr>
                <w:lang w:eastAsia="zh-CN"/>
              </w:rPr>
              <w:t>clear energy</w:t>
            </w:r>
            <w:r>
              <w:rPr>
                <w:lang w:eastAsia="zh-CN"/>
              </w:rPr>
              <w:t>。</w:t>
            </w:r>
            <w:r>
              <w:rPr>
                <w:lang w:eastAsia="zh-CN"/>
              </w:rPr>
              <w:t xml:space="preserve">CTEP </w:t>
            </w:r>
            <w:r>
              <w:rPr>
                <w:lang w:eastAsia="zh-CN"/>
              </w:rPr>
              <w:t>认证应用使用</w:t>
            </w:r>
            <w:r>
              <w:rPr>
                <w:lang w:eastAsia="zh-CN"/>
              </w:rPr>
              <w:t xml:space="preserve"> AcuRev-101-mV </w:t>
            </w:r>
            <w:r>
              <w:rPr>
                <w:lang w:eastAsia="zh-CN"/>
              </w:rPr>
              <w:t>型号，须选配认证</w:t>
            </w:r>
            <w:r>
              <w:rPr>
                <w:lang w:eastAsia="zh-CN"/>
              </w:rPr>
              <w:t xml:space="preserve"> CT</w:t>
            </w:r>
            <w:r>
              <w:rPr>
                <w:lang w:eastAsia="zh-CN"/>
              </w:rPr>
              <w:t>（</w:t>
            </w:r>
            <w:r>
              <w:rPr>
                <w:lang w:eastAsia="zh-CN"/>
              </w:rPr>
              <w:t xml:space="preserve">AcuCT-S77-200-333mV 200A </w:t>
            </w:r>
            <w:r>
              <w:rPr>
                <w:lang w:eastAsia="zh-CN"/>
              </w:rPr>
              <w:t>或</w:t>
            </w:r>
            <w:r>
              <w:rPr>
                <w:lang w:eastAsia="zh-CN"/>
              </w:rPr>
              <w:t xml:space="preserve"> AcuCT-S165-400-333mV 400A</w:t>
            </w:r>
            <w:r>
              <w:rPr>
                <w:lang w:eastAsia="zh-CN"/>
              </w:rPr>
              <w:t>）及认证</w:t>
            </w:r>
            <w:r>
              <w:rPr>
                <w:lang w:eastAsia="zh-CN"/>
              </w:rPr>
              <w:t xml:space="preserve"> Panel</w:t>
            </w:r>
            <w:r>
              <w:rPr>
                <w:lang w:eastAsia="zh-CN"/>
              </w:rPr>
              <w:t>。</w:t>
            </w:r>
          </w:p>
        </w:tc>
      </w:tr>
    </w:tbl>
    <w:p w:rsidR="00392602" w:rsidRDefault="00392602" w14:paraId="13CC8D3C" w14:textId="77777777">
      <w:pPr>
        <w:pStyle w:val="a0"/>
        <w:rPr>
          <w:b/>
          <w:bCs/>
          <w:lang w:eastAsia="zh-CN"/>
        </w:rPr>
      </w:pPr>
    </w:p>
    <w:p w:rsidR="00E0394C" w:rsidRDefault="00000000" w14:paraId="611DF647" w14:textId="4A610AE1">
      <w:pPr>
        <w:pStyle w:val="a0"/>
        <w:rPr>
          <w:lang w:eastAsia="zh-CN"/>
        </w:rPr>
      </w:pPr>
      <w:r>
        <w:rPr>
          <w:b/>
          <w:bCs/>
          <w:lang w:eastAsia="zh-CN"/>
        </w:rPr>
        <w:t>软件要求：</w:t>
      </w:r>
      <w:r>
        <w:rPr>
          <w:lang w:eastAsia="zh-CN"/>
        </w:rPr>
        <w:t xml:space="preserve"> </w:t>
      </w:r>
      <w:r>
        <w:rPr>
          <w:lang w:eastAsia="zh-CN"/>
        </w:rPr>
        <w:t>各软件通道（</w:t>
      </w:r>
      <w:r>
        <w:rPr>
          <w:lang w:eastAsia="zh-CN"/>
        </w:rPr>
        <w:t xml:space="preserve">Modbus </w:t>
      </w:r>
      <w:r>
        <w:rPr>
          <w:lang w:eastAsia="zh-CN"/>
        </w:rPr>
        <w:t>设备信息、</w:t>
      </w:r>
      <w:r>
        <w:rPr>
          <w:lang w:eastAsia="zh-CN"/>
        </w:rPr>
        <w:t xml:space="preserve">LCD </w:t>
      </w:r>
      <w:r>
        <w:rPr>
          <w:lang w:eastAsia="zh-CN"/>
        </w:rPr>
        <w:t>开机序列、</w:t>
      </w:r>
      <w:r>
        <w:rPr>
          <w:lang w:eastAsia="zh-CN"/>
        </w:rPr>
        <w:t>Acuview2</w:t>
      </w:r>
      <w:r>
        <w:rPr>
          <w:lang w:eastAsia="zh-CN"/>
        </w:rPr>
        <w:t>）须能读取并显示完整型号、固件版本与生效接线方式。</w:t>
      </w:r>
    </w:p>
    <w:p w:rsidR="00E0394C" w:rsidRDefault="00000000" w14:paraId="557DE572" w14:textId="77777777">
      <w:pPr>
        <w:pStyle w:val="2"/>
      </w:pPr>
      <w:bookmarkStart w:name="_Toc233817218" w:id="23"/>
      <w:bookmarkStart w:name="X56832ad2896aebb8b047cae1a6f4199772e8bc7" w:id="24"/>
      <w:bookmarkEnd w:id="22"/>
      <w:r>
        <w:t xml:space="preserve">2.2 </w:t>
      </w:r>
      <w:r>
        <w:t>功能总览</w:t>
      </w:r>
      <w:bookmarkEnd w:id="23"/>
    </w:p>
    <w:tbl>
      <w:tblPr>
        <w:tblStyle w:val="Table"/>
        <w:tblW w:w="0" w:type="auto"/>
        <w:tblLook w:val="0020" w:firstRow="1" w:lastRow="0" w:firstColumn="0" w:lastColumn="0" w:noHBand="0" w:noVBand="0"/>
      </w:tblPr>
      <w:tblGrid>
        <w:gridCol w:w="1905"/>
        <w:gridCol w:w="4195"/>
        <w:gridCol w:w="2756"/>
      </w:tblGrid>
      <w:tr w:rsidR="00A00EB2" w:rsidTr="00E0394C" w14:paraId="669B7EB9"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A00EB2" w:rsidP="00A00EB2" w:rsidRDefault="00A00EB2" w14:paraId="59D83695" w14:textId="6E830A87">
            <w:pPr>
              <w:pStyle w:val="Compact"/>
            </w:pPr>
            <w:r>
              <w:t>功能域</w:t>
            </w:r>
          </w:p>
        </w:tc>
        <w:tc>
          <w:tcPr>
            <w:tcW w:w="0" w:type="auto"/>
          </w:tcPr>
          <w:p w:rsidR="00A00EB2" w:rsidP="00A00EB2" w:rsidRDefault="00A00EB2" w14:paraId="56B2C8BF" w14:textId="3F55C2A6">
            <w:pPr>
              <w:pStyle w:val="Compact"/>
            </w:pPr>
            <w:r>
              <w:t>AcuRev-101-mA / AcuRev-101-mV</w:t>
            </w:r>
          </w:p>
        </w:tc>
        <w:tc>
          <w:tcPr>
            <w:tcW w:w="0" w:type="auto"/>
          </w:tcPr>
          <w:p w:rsidR="00A00EB2" w:rsidP="00A00EB2" w:rsidRDefault="00A00EB2" w14:paraId="6901014B" w14:textId="4D59C17D">
            <w:pPr>
              <w:pStyle w:val="Compact"/>
            </w:pPr>
            <w:r>
              <w:t>备注</w:t>
            </w:r>
          </w:p>
        </w:tc>
      </w:tr>
      <w:tr w:rsidR="00A00EB2" w:rsidTr="00A00EB2" w14:paraId="03B01000" w14:textId="77777777">
        <w:tc>
          <w:tcPr>
            <w:tcW w:w="1905" w:type="dxa"/>
            <w:tcMar>
              <w:top w:w="60" w:type="dxa"/>
              <w:left w:w="110" w:type="dxa"/>
              <w:bottom w:w="60" w:type="dxa"/>
              <w:right w:w="110" w:type="dxa"/>
            </w:tcMar>
          </w:tcPr>
          <w:p w:rsidRPr="00A00EB2" w:rsidR="00A00EB2" w:rsidP="00A00EB2" w:rsidRDefault="00A00EB2" w14:paraId="03B01001" w14:textId="26ED4D08">
            <w:pPr>
              <w:pStyle w:val="Compact"/>
            </w:pPr>
            <w:r>
              <w:t>系统精度</w:t>
            </w:r>
          </w:p>
        </w:tc>
        <w:tc>
          <w:tcPr>
            <w:tcW w:w="4195" w:type="dxa"/>
            <w:tcMar>
              <w:top w:w="60" w:type="dxa"/>
              <w:left w:w="110" w:type="dxa"/>
              <w:bottom w:w="60" w:type="dxa"/>
              <w:right w:w="110" w:type="dxa"/>
            </w:tcMar>
          </w:tcPr>
          <w:p w:rsidRPr="00A00EB2" w:rsidR="00A00EB2" w:rsidP="00A00EB2" w:rsidRDefault="00A00EB2" w14:paraId="03B01002" w14:textId="376A8243">
            <w:pPr>
              <w:pStyle w:val="Compact"/>
            </w:pPr>
            <w:r>
              <w:t>MC S-E-06</w:t>
            </w:r>
            <w:r>
              <w:t>（</w:t>
            </w:r>
            <w:r>
              <w:t xml:space="preserve">CTEP </w:t>
            </w:r>
            <w:r>
              <w:t>认证应用，必须）；</w:t>
            </w:r>
            <w:r>
              <w:t>ANSI C12 Class 0.5</w:t>
            </w:r>
            <w:r>
              <w:t>（非</w:t>
            </w:r>
            <w:r>
              <w:t xml:space="preserve"> CTEP </w:t>
            </w:r>
            <w:r>
              <w:t>认证应用，自测）</w:t>
            </w:r>
          </w:p>
        </w:tc>
        <w:tc>
          <w:tcPr>
            <w:tcW w:w="2756" w:type="dxa"/>
            <w:tcMar>
              <w:top w:w="60" w:type="dxa"/>
              <w:left w:w="110" w:type="dxa"/>
              <w:bottom w:w="60" w:type="dxa"/>
              <w:right w:w="110" w:type="dxa"/>
            </w:tcMar>
          </w:tcPr>
          <w:p w:rsidRPr="00A00EB2" w:rsidR="00A00EB2" w:rsidP="00A00EB2" w:rsidRDefault="00A00EB2" w14:paraId="03B01003" w14:textId="79556DB6">
            <w:pPr>
              <w:pStyle w:val="Compact"/>
            </w:pPr>
            <w:r>
              <w:t>有功功率</w:t>
            </w:r>
            <w:r>
              <w:t>/</w:t>
            </w:r>
            <w:r>
              <w:t>电能</w:t>
            </w:r>
          </w:p>
        </w:tc>
      </w:tr>
      <w:tr w:rsidR="00A00EB2" w:rsidTr="00A00EB2" w14:paraId="03B02000" w14:textId="77777777">
        <w:tc>
          <w:tcPr>
            <w:tcW w:w="1905" w:type="dxa"/>
            <w:tcMar>
              <w:top w:w="60" w:type="dxa"/>
              <w:left w:w="110" w:type="dxa"/>
              <w:bottom w:w="60" w:type="dxa"/>
              <w:right w:w="110" w:type="dxa"/>
            </w:tcMar>
          </w:tcPr>
          <w:p w:rsidRPr="00A00EB2" w:rsidR="00A00EB2" w:rsidP="00A00EB2" w:rsidRDefault="00A00EB2" w14:paraId="03B02001" w14:textId="181DC768">
            <w:pPr>
              <w:pStyle w:val="Compact"/>
            </w:pPr>
            <w:r>
              <w:t>实时电参量测量</w:t>
            </w:r>
          </w:p>
        </w:tc>
        <w:tc>
          <w:tcPr>
            <w:tcW w:w="4195" w:type="dxa"/>
            <w:tcMar>
              <w:top w:w="60" w:type="dxa"/>
              <w:left w:w="110" w:type="dxa"/>
              <w:bottom w:w="60" w:type="dxa"/>
              <w:right w:w="110" w:type="dxa"/>
            </w:tcMar>
          </w:tcPr>
          <w:p w:rsidRPr="00A00EB2" w:rsidR="00A00EB2" w:rsidP="00A00EB2" w:rsidRDefault="00A00EB2" w14:paraId="03B02002" w14:textId="0C291206">
            <w:pPr>
              <w:pStyle w:val="Compact"/>
            </w:pPr>
            <w:r>
              <w:rPr>
                <w:rFonts w:ascii="Segoe UI Symbol" w:hAnsi="Segoe UI Symbol" w:cs="Segoe UI Symbol"/>
              </w:rPr>
              <w:t>✔</w:t>
            </w:r>
          </w:p>
        </w:tc>
        <w:tc>
          <w:tcPr>
            <w:tcW w:w="2756" w:type="dxa"/>
            <w:tcMar>
              <w:top w:w="60" w:type="dxa"/>
              <w:left w:w="110" w:type="dxa"/>
              <w:bottom w:w="60" w:type="dxa"/>
              <w:right w:w="110" w:type="dxa"/>
            </w:tcMar>
          </w:tcPr>
          <w:p w:rsidRPr="00A00EB2" w:rsidR="00A00EB2" w:rsidP="00A00EB2" w:rsidRDefault="00A00EB2" w14:paraId="03B02003" w14:textId="3E532CDA">
            <w:pPr>
              <w:pStyle w:val="Compact"/>
            </w:pPr>
            <w:r>
              <w:t>频率</w:t>
            </w:r>
            <w:r>
              <w:t>/VLN/VLL/I/P/Q/S/PF/</w:t>
            </w:r>
            <w:r>
              <w:t>相角</w:t>
            </w:r>
          </w:p>
        </w:tc>
      </w:tr>
      <w:tr w:rsidR="00B632AF" w:rsidTr="00A00EB2" w14:paraId="03B04000" w14:textId="77777777">
        <w:tc>
          <w:tcPr>
            <w:tcW w:w="1905" w:type="dxa"/>
            <w:tcMar>
              <w:top w:w="60" w:type="dxa"/>
              <w:left w:w="110" w:type="dxa"/>
              <w:bottom w:w="60" w:type="dxa"/>
              <w:right w:w="110" w:type="dxa"/>
            </w:tcMar>
          </w:tcPr>
          <w:p w:rsidRPr="00A00EB2" w:rsidR="00B632AF" w:rsidP="00A00EB2" w:rsidRDefault="00000000" w14:paraId="03B04001" w14:textId="77777777">
            <w:pPr>
              <w:pStyle w:val="Compact"/>
            </w:pPr>
            <w:r>
              <w:t>接线方式</w:t>
            </w:r>
          </w:p>
        </w:tc>
        <w:tc>
          <w:tcPr>
            <w:tcW w:w="4195" w:type="dxa"/>
            <w:tcMar>
              <w:top w:w="60" w:type="dxa"/>
              <w:left w:w="110" w:type="dxa"/>
              <w:bottom w:w="60" w:type="dxa"/>
              <w:right w:w="110" w:type="dxa"/>
            </w:tcMar>
          </w:tcPr>
          <w:p w:rsidRPr="00A00EB2" w:rsidR="00B632AF" w:rsidP="00A00EB2" w:rsidRDefault="00000000" w14:paraId="03B04002" w14:textId="7F76E75B">
            <w:pPr>
              <w:pStyle w:val="Compact"/>
            </w:pPr>
            <w:r>
              <w:t>用户</w:t>
            </w:r>
            <w:r>
              <w:t xml:space="preserve"> Modbus </w:t>
            </w:r>
            <w:r>
              <w:t>配置；</w:t>
            </w:r>
            <w:r>
              <w:t xml:space="preserve">Dip Switch </w:t>
            </w:r>
            <w:r>
              <w:rPr>
                <w:rFonts w:hint="eastAsia"/>
                <w:lang w:eastAsia="zh-CN"/>
              </w:rPr>
              <w:t>锁定</w:t>
            </w:r>
            <w:r>
              <w:t>后不可修改</w:t>
            </w:r>
          </w:p>
        </w:tc>
        <w:tc>
          <w:tcPr>
            <w:tcW w:w="2756" w:type="dxa"/>
            <w:tcMar>
              <w:top w:w="60" w:type="dxa"/>
              <w:left w:w="110" w:type="dxa"/>
              <w:bottom w:w="60" w:type="dxa"/>
              <w:right w:w="110" w:type="dxa"/>
            </w:tcMar>
          </w:tcPr>
          <w:p w:rsidRPr="00A00EB2" w:rsidR="00B632AF" w:rsidP="00A00EB2" w:rsidRDefault="00000000" w14:paraId="03B04003" w14:textId="77777777">
            <w:pPr>
              <w:pStyle w:val="Compact"/>
            </w:pPr>
            <w:r>
              <w:t>1E2W / 2E3W1P / 3E4WY</w:t>
            </w:r>
          </w:p>
        </w:tc>
      </w:tr>
      <w:tr w:rsidR="00B632AF" w:rsidTr="00A00EB2" w14:paraId="03B05000" w14:textId="77777777">
        <w:tc>
          <w:tcPr>
            <w:tcW w:w="1905" w:type="dxa"/>
            <w:tcMar>
              <w:top w:w="60" w:type="dxa"/>
              <w:left w:w="110" w:type="dxa"/>
              <w:bottom w:w="60" w:type="dxa"/>
              <w:right w:w="110" w:type="dxa"/>
            </w:tcMar>
          </w:tcPr>
          <w:p w:rsidRPr="00A00EB2" w:rsidR="00B632AF" w:rsidP="00A00EB2" w:rsidRDefault="00000000" w14:paraId="03B05001" w14:textId="5FEECBAE">
            <w:pPr>
              <w:pStyle w:val="Compact"/>
            </w:pPr>
            <w:r>
              <w:t>一次侧额定电流</w:t>
            </w:r>
          </w:p>
        </w:tc>
        <w:tc>
          <w:tcPr>
            <w:tcW w:w="4195" w:type="dxa"/>
            <w:tcMar>
              <w:top w:w="60" w:type="dxa"/>
              <w:left w:w="110" w:type="dxa"/>
              <w:bottom w:w="60" w:type="dxa"/>
              <w:right w:w="110" w:type="dxa"/>
            </w:tcMar>
          </w:tcPr>
          <w:p w:rsidRPr="00A00EB2" w:rsidR="00B632AF" w:rsidP="00A00EB2" w:rsidRDefault="00000000" w14:paraId="03B05002" w14:textId="6377B386">
            <w:pPr>
              <w:pStyle w:val="Compact"/>
            </w:pPr>
            <w:r>
              <w:t>用户</w:t>
            </w:r>
            <w:r>
              <w:t xml:space="preserve"> Modbus </w:t>
            </w:r>
            <w:r>
              <w:t>配置；</w:t>
            </w:r>
            <w:r>
              <w:t xml:space="preserve">CTEP </w:t>
            </w:r>
            <w:r>
              <w:t>认证应用须选配</w:t>
            </w:r>
            <w:r>
              <w:t xml:space="preserve"> 200A/400A</w:t>
            </w:r>
            <w:r>
              <w:t>，</w:t>
            </w:r>
            <w:r>
              <w:t>Dip Switch</w:t>
            </w:r>
            <w:r>
              <w:rPr>
                <w:rFonts w:hint="eastAsia"/>
                <w:lang w:eastAsia="zh-CN"/>
              </w:rPr>
              <w:t>锁定</w:t>
            </w:r>
            <w:r>
              <w:t>后只读</w:t>
            </w:r>
          </w:p>
        </w:tc>
        <w:tc>
          <w:tcPr>
            <w:tcW w:w="2756" w:type="dxa"/>
            <w:tcMar>
              <w:top w:w="60" w:type="dxa"/>
              <w:left w:w="110" w:type="dxa"/>
              <w:bottom w:w="60" w:type="dxa"/>
              <w:right w:w="110" w:type="dxa"/>
            </w:tcMar>
          </w:tcPr>
          <w:p w:rsidRPr="00A00EB2" w:rsidR="00B632AF" w:rsidP="00A00EB2" w:rsidRDefault="00440060" w14:paraId="03B05003" w14:textId="04EE86F8">
            <w:pPr>
              <w:pStyle w:val="Compact"/>
              <w:rPr>
                <w:lang w:eastAsia="zh-CN"/>
              </w:rPr>
            </w:pPr>
            <w:ins w:author="Yizhuo Ren" w:date="2026-07-09T16:05:00Z" w16du:dateUtc="2026-07-09T08:05:00Z" w:id="25">
              <w:r>
                <w:rPr>
                  <w:rFonts w:hint="eastAsia"/>
                  <w:lang w:eastAsia="zh-CN"/>
                </w:rPr>
                <w:t>5A-2000A</w:t>
              </w:r>
            </w:ins>
          </w:p>
        </w:tc>
      </w:tr>
      <w:tr w:rsidR="00B632AF" w:rsidTr="00A00EB2" w14:paraId="03B06000" w14:textId="77777777">
        <w:tc>
          <w:tcPr>
            <w:tcW w:w="1905" w:type="dxa"/>
            <w:tcMar>
              <w:top w:w="60" w:type="dxa"/>
              <w:left w:w="110" w:type="dxa"/>
              <w:bottom w:w="60" w:type="dxa"/>
              <w:right w:w="110" w:type="dxa"/>
            </w:tcMar>
          </w:tcPr>
          <w:p w:rsidRPr="00A00EB2" w:rsidR="00B632AF" w:rsidP="00A00EB2" w:rsidRDefault="00000000" w14:paraId="03B06001" w14:textId="77777777">
            <w:pPr>
              <w:pStyle w:val="Compact"/>
              <w:rPr>
                <w:lang w:eastAsia="zh-CN"/>
              </w:rPr>
            </w:pPr>
            <w:r>
              <w:rPr>
                <w:lang w:eastAsia="zh-CN"/>
              </w:rPr>
              <w:t>接线配置（方向</w:t>
            </w:r>
            <w:r>
              <w:rPr>
                <w:lang w:eastAsia="zh-CN"/>
              </w:rPr>
              <w:t>/</w:t>
            </w:r>
            <w:r>
              <w:rPr>
                <w:lang w:eastAsia="zh-CN"/>
              </w:rPr>
              <w:t>映射）</w:t>
            </w:r>
          </w:p>
        </w:tc>
        <w:tc>
          <w:tcPr>
            <w:tcW w:w="4195" w:type="dxa"/>
            <w:tcMar>
              <w:top w:w="60" w:type="dxa"/>
              <w:left w:w="110" w:type="dxa"/>
              <w:bottom w:w="60" w:type="dxa"/>
              <w:right w:w="110" w:type="dxa"/>
            </w:tcMar>
          </w:tcPr>
          <w:p w:rsidRPr="00A00EB2" w:rsidR="00B632AF" w:rsidP="00A00EB2" w:rsidRDefault="00000000" w14:paraId="03B06002" w14:textId="3E8E3D45">
            <w:pPr>
              <w:pStyle w:val="Compact"/>
            </w:pPr>
            <w:r>
              <w:t>用户</w:t>
            </w:r>
            <w:r>
              <w:t xml:space="preserve"> Modbus </w:t>
            </w:r>
            <w:r>
              <w:t>配置；</w:t>
            </w:r>
            <w:r>
              <w:t xml:space="preserve">Dip Switch </w:t>
            </w:r>
            <w:r>
              <w:rPr>
                <w:rFonts w:hint="eastAsia"/>
                <w:lang w:eastAsia="zh-CN"/>
              </w:rPr>
              <w:t>锁定</w:t>
            </w:r>
            <w:r>
              <w:t>后不可修改</w:t>
            </w:r>
          </w:p>
        </w:tc>
        <w:tc>
          <w:tcPr>
            <w:tcW w:w="2756" w:type="dxa"/>
            <w:tcMar>
              <w:top w:w="60" w:type="dxa"/>
              <w:left w:w="110" w:type="dxa"/>
              <w:bottom w:w="60" w:type="dxa"/>
              <w:right w:w="110" w:type="dxa"/>
            </w:tcMar>
          </w:tcPr>
          <w:p w:rsidRPr="00A00EB2" w:rsidR="00B632AF" w:rsidP="00A00EB2" w:rsidRDefault="00000000" w14:paraId="03B06003" w14:textId="77777777">
            <w:pPr>
              <w:pStyle w:val="Compact"/>
            </w:pPr>
            <w:r>
              <w:t>—</w:t>
            </w:r>
          </w:p>
        </w:tc>
      </w:tr>
      <w:tr w:rsidR="00B632AF" w:rsidTr="00A00EB2" w14:paraId="03B07000" w14:textId="77777777">
        <w:tc>
          <w:tcPr>
            <w:tcW w:w="1905" w:type="dxa"/>
            <w:tcMar>
              <w:top w:w="60" w:type="dxa"/>
              <w:left w:w="110" w:type="dxa"/>
              <w:bottom w:w="60" w:type="dxa"/>
              <w:right w:w="110" w:type="dxa"/>
            </w:tcMar>
          </w:tcPr>
          <w:p w:rsidRPr="00A00EB2" w:rsidR="00B632AF" w:rsidP="00A00EB2" w:rsidRDefault="00000000" w14:paraId="03B07001" w14:textId="77777777">
            <w:pPr>
              <w:pStyle w:val="Compact"/>
            </w:pPr>
            <w:r>
              <w:t>接线告警</w:t>
            </w:r>
          </w:p>
        </w:tc>
        <w:tc>
          <w:tcPr>
            <w:tcW w:w="4195" w:type="dxa"/>
            <w:tcMar>
              <w:top w:w="60" w:type="dxa"/>
              <w:left w:w="110" w:type="dxa"/>
              <w:bottom w:w="60" w:type="dxa"/>
              <w:right w:w="110" w:type="dxa"/>
            </w:tcMar>
          </w:tcPr>
          <w:p w:rsidRPr="00A00EB2" w:rsidR="00B632AF" w:rsidP="00A00EB2" w:rsidRDefault="00000000" w14:paraId="03B07002" w14:textId="77777777">
            <w:pPr>
              <w:pStyle w:val="Compact"/>
            </w:pPr>
            <w:r>
              <w:rPr>
                <w:rFonts w:ascii="Segoe UI Symbol" w:hAnsi="Segoe UI Symbol" w:cs="Segoe UI Symbol"/>
              </w:rPr>
              <w:t>✔</w:t>
            </w:r>
          </w:p>
        </w:tc>
        <w:tc>
          <w:tcPr>
            <w:tcW w:w="2756" w:type="dxa"/>
            <w:tcMar>
              <w:top w:w="60" w:type="dxa"/>
              <w:left w:w="110" w:type="dxa"/>
              <w:bottom w:w="60" w:type="dxa"/>
              <w:right w:w="110" w:type="dxa"/>
            </w:tcMar>
          </w:tcPr>
          <w:p w:rsidRPr="00A00EB2" w:rsidR="00B632AF" w:rsidP="00A00EB2" w:rsidRDefault="00000000" w14:paraId="03B07003" w14:textId="77777777">
            <w:pPr>
              <w:pStyle w:val="Compact"/>
              <w:rPr>
                <w:lang w:eastAsia="zh-CN"/>
              </w:rPr>
            </w:pPr>
            <w:r>
              <w:rPr>
                <w:lang w:eastAsia="zh-CN"/>
              </w:rPr>
              <w:t>默认启用，可配置开关</w:t>
            </w:r>
          </w:p>
        </w:tc>
      </w:tr>
      <w:tr w:rsidR="00B632AF" w:rsidTr="00A00EB2" w14:paraId="03B08000" w14:textId="77777777">
        <w:tc>
          <w:tcPr>
            <w:tcW w:w="1905" w:type="dxa"/>
            <w:tcMar>
              <w:top w:w="60" w:type="dxa"/>
              <w:left w:w="110" w:type="dxa"/>
              <w:bottom w:w="60" w:type="dxa"/>
              <w:right w:w="110" w:type="dxa"/>
            </w:tcMar>
          </w:tcPr>
          <w:p w:rsidRPr="00A00EB2" w:rsidR="00B632AF" w:rsidP="00A00EB2" w:rsidRDefault="00000000" w14:paraId="03B08001" w14:textId="77777777">
            <w:pPr>
              <w:pStyle w:val="Compact"/>
            </w:pPr>
            <w:r>
              <w:t>clear energy / factory reset</w:t>
            </w:r>
          </w:p>
        </w:tc>
        <w:tc>
          <w:tcPr>
            <w:tcW w:w="4195" w:type="dxa"/>
            <w:tcMar>
              <w:top w:w="60" w:type="dxa"/>
              <w:left w:w="110" w:type="dxa"/>
              <w:bottom w:w="60" w:type="dxa"/>
              <w:right w:w="110" w:type="dxa"/>
            </w:tcMar>
          </w:tcPr>
          <w:p w:rsidRPr="00A00EB2" w:rsidR="00B632AF" w:rsidP="00A00EB2" w:rsidRDefault="00000000" w14:paraId="03B08002" w14:textId="4A4BBC4A">
            <w:pPr>
              <w:pStyle w:val="Compact"/>
              <w:rPr>
                <w:lang w:eastAsia="zh-CN"/>
              </w:rPr>
            </w:pPr>
            <w:r>
              <w:rPr>
                <w:lang w:eastAsia="zh-CN"/>
              </w:rPr>
              <w:t>支持；</w:t>
            </w:r>
            <w:r>
              <w:rPr>
                <w:lang w:eastAsia="zh-CN"/>
              </w:rPr>
              <w:t xml:space="preserve">Dip Switch </w:t>
            </w:r>
            <w:r>
              <w:rPr>
                <w:rFonts w:hint="eastAsia"/>
                <w:lang w:eastAsia="zh-CN"/>
              </w:rPr>
              <w:t>锁定</w:t>
            </w:r>
            <w:r>
              <w:rPr>
                <w:lang w:eastAsia="zh-CN"/>
              </w:rPr>
              <w:t>后不支持</w:t>
            </w:r>
          </w:p>
        </w:tc>
        <w:tc>
          <w:tcPr>
            <w:tcW w:w="2756" w:type="dxa"/>
            <w:tcMar>
              <w:top w:w="60" w:type="dxa"/>
              <w:left w:w="110" w:type="dxa"/>
              <w:bottom w:w="60" w:type="dxa"/>
              <w:right w:w="110" w:type="dxa"/>
            </w:tcMar>
          </w:tcPr>
          <w:p w:rsidRPr="00A00EB2" w:rsidR="00B632AF" w:rsidP="00A00EB2" w:rsidRDefault="00000000" w14:paraId="03B08003" w14:textId="77777777">
            <w:pPr>
              <w:pStyle w:val="Compact"/>
            </w:pPr>
            <w:r>
              <w:t xml:space="preserve">reboot </w:t>
            </w:r>
            <w:r>
              <w:t>均支持</w:t>
            </w:r>
          </w:p>
        </w:tc>
      </w:tr>
      <w:tr w:rsidR="00B632AF" w:rsidTr="00A00EB2" w14:paraId="03B09000" w14:textId="77777777">
        <w:tc>
          <w:tcPr>
            <w:tcW w:w="1905" w:type="dxa"/>
            <w:tcMar>
              <w:top w:w="60" w:type="dxa"/>
              <w:left w:w="110" w:type="dxa"/>
              <w:bottom w:w="60" w:type="dxa"/>
              <w:right w:w="110" w:type="dxa"/>
            </w:tcMar>
          </w:tcPr>
          <w:p w:rsidRPr="00A00EB2" w:rsidR="00B632AF" w:rsidP="00A00EB2" w:rsidRDefault="00000000" w14:paraId="03B09001" w14:textId="77777777">
            <w:pPr>
              <w:pStyle w:val="Compact"/>
            </w:pPr>
            <w:r>
              <w:t>固件升级</w:t>
            </w:r>
          </w:p>
        </w:tc>
        <w:tc>
          <w:tcPr>
            <w:tcW w:w="4195" w:type="dxa"/>
            <w:tcMar>
              <w:top w:w="60" w:type="dxa"/>
              <w:left w:w="110" w:type="dxa"/>
              <w:bottom w:w="60" w:type="dxa"/>
              <w:right w:w="110" w:type="dxa"/>
            </w:tcMar>
          </w:tcPr>
          <w:p w:rsidRPr="00A00EB2" w:rsidR="00B632AF" w:rsidP="00A00EB2" w:rsidRDefault="00000000" w14:paraId="03B09002" w14:textId="38FBC37A">
            <w:pPr>
              <w:pStyle w:val="Compact"/>
              <w:rPr>
                <w:lang w:eastAsia="zh-CN"/>
              </w:rPr>
            </w:pPr>
            <w:r>
              <w:rPr>
                <w:lang w:eastAsia="zh-CN"/>
              </w:rPr>
              <w:t>支持；</w:t>
            </w:r>
            <w:r>
              <w:rPr>
                <w:lang w:eastAsia="zh-CN"/>
              </w:rPr>
              <w:t xml:space="preserve">Dip Switch </w:t>
            </w:r>
            <w:r>
              <w:rPr>
                <w:lang w:eastAsia="zh-CN"/>
              </w:rPr>
              <w:t>锁定后不支持</w:t>
            </w:r>
          </w:p>
        </w:tc>
        <w:tc>
          <w:tcPr>
            <w:tcW w:w="2756" w:type="dxa"/>
            <w:tcMar>
              <w:top w:w="60" w:type="dxa"/>
              <w:left w:w="110" w:type="dxa"/>
              <w:bottom w:w="60" w:type="dxa"/>
              <w:right w:w="110" w:type="dxa"/>
            </w:tcMar>
          </w:tcPr>
          <w:p w:rsidRPr="00A00EB2" w:rsidR="00B632AF" w:rsidP="00A00EB2" w:rsidRDefault="00000000" w14:paraId="03B09003" w14:textId="77777777">
            <w:pPr>
              <w:pStyle w:val="Compact"/>
            </w:pPr>
            <w:r>
              <w:t>见</w:t>
            </w:r>
            <w:r>
              <w:t xml:space="preserve"> §11.3</w:t>
            </w:r>
          </w:p>
        </w:tc>
      </w:tr>
      <w:tr w:rsidR="00B632AF" w:rsidTr="00A00EB2" w14:paraId="03B10000" w14:textId="77777777">
        <w:tc>
          <w:tcPr>
            <w:tcW w:w="1905" w:type="dxa"/>
            <w:tcMar>
              <w:top w:w="60" w:type="dxa"/>
              <w:left w:w="110" w:type="dxa"/>
              <w:bottom w:w="60" w:type="dxa"/>
              <w:right w:w="110" w:type="dxa"/>
            </w:tcMar>
          </w:tcPr>
          <w:p w:rsidRPr="00A00EB2" w:rsidR="00B632AF" w:rsidP="00A00EB2" w:rsidRDefault="00000000" w14:paraId="03B10001" w14:textId="77777777">
            <w:pPr>
              <w:pStyle w:val="Compact"/>
            </w:pPr>
            <w:r>
              <w:t xml:space="preserve">RTC / </w:t>
            </w:r>
            <w:r>
              <w:t>时间</w:t>
            </w:r>
          </w:p>
        </w:tc>
        <w:tc>
          <w:tcPr>
            <w:tcW w:w="4195" w:type="dxa"/>
            <w:tcMar>
              <w:top w:w="60" w:type="dxa"/>
              <w:left w:w="110" w:type="dxa"/>
              <w:bottom w:w="60" w:type="dxa"/>
              <w:right w:w="110" w:type="dxa"/>
            </w:tcMar>
          </w:tcPr>
          <w:p w:rsidRPr="00A00EB2" w:rsidR="00B632AF" w:rsidP="00A00EB2" w:rsidRDefault="00000000" w14:paraId="03B10002" w14:textId="77777777">
            <w:pPr>
              <w:pStyle w:val="Compact"/>
            </w:pPr>
            <w:r>
              <w:rPr>
                <w:rFonts w:ascii="Segoe UI Symbol" w:hAnsi="Segoe UI Symbol" w:cs="Segoe UI Symbol"/>
              </w:rPr>
              <w:t>✔</w:t>
            </w:r>
          </w:p>
        </w:tc>
        <w:tc>
          <w:tcPr>
            <w:tcW w:w="2756" w:type="dxa"/>
            <w:tcMar>
              <w:top w:w="60" w:type="dxa"/>
              <w:left w:w="110" w:type="dxa"/>
              <w:bottom w:w="60" w:type="dxa"/>
              <w:right w:w="110" w:type="dxa"/>
            </w:tcMar>
          </w:tcPr>
          <w:p w:rsidRPr="00A00EB2" w:rsidR="00B632AF" w:rsidP="00A00EB2" w:rsidRDefault="00000000" w14:paraId="03B10003" w14:textId="77777777">
            <w:pPr>
              <w:pStyle w:val="Compact"/>
            </w:pPr>
            <w:r>
              <w:t>断电保持，</w:t>
            </w:r>
            <w:r>
              <w:t xml:space="preserve">Modbus </w:t>
            </w:r>
            <w:r>
              <w:t>配置</w:t>
            </w:r>
          </w:p>
        </w:tc>
      </w:tr>
      <w:tr w:rsidR="00B632AF" w:rsidTr="00A00EB2" w14:paraId="03B11000" w14:textId="77777777">
        <w:tc>
          <w:tcPr>
            <w:tcW w:w="1905" w:type="dxa"/>
            <w:tcMar>
              <w:top w:w="60" w:type="dxa"/>
              <w:left w:w="110" w:type="dxa"/>
              <w:bottom w:w="60" w:type="dxa"/>
              <w:right w:w="110" w:type="dxa"/>
            </w:tcMar>
          </w:tcPr>
          <w:p w:rsidRPr="00A00EB2" w:rsidR="00B632AF" w:rsidP="00A00EB2" w:rsidRDefault="00000000" w14:paraId="03B11001" w14:textId="77777777">
            <w:pPr>
              <w:pStyle w:val="Compact"/>
            </w:pPr>
            <w:r>
              <w:t>RS-485 / USB Modbus RTU</w:t>
            </w:r>
          </w:p>
        </w:tc>
        <w:tc>
          <w:tcPr>
            <w:tcW w:w="4195" w:type="dxa"/>
            <w:tcMar>
              <w:top w:w="60" w:type="dxa"/>
              <w:left w:w="110" w:type="dxa"/>
              <w:bottom w:w="60" w:type="dxa"/>
              <w:right w:w="110" w:type="dxa"/>
            </w:tcMar>
          </w:tcPr>
          <w:p w:rsidRPr="00A00EB2" w:rsidR="00B632AF" w:rsidP="00A00EB2" w:rsidRDefault="00000000" w14:paraId="03B11002" w14:textId="77777777">
            <w:pPr>
              <w:pStyle w:val="Compact"/>
            </w:pPr>
            <w:r>
              <w:rPr>
                <w:rFonts w:ascii="Segoe UI Symbol" w:hAnsi="Segoe UI Symbol" w:cs="Segoe UI Symbol"/>
              </w:rPr>
              <w:t>✔</w:t>
            </w:r>
          </w:p>
        </w:tc>
        <w:tc>
          <w:tcPr>
            <w:tcW w:w="2756" w:type="dxa"/>
            <w:tcMar>
              <w:top w:w="60" w:type="dxa"/>
              <w:left w:w="110" w:type="dxa"/>
              <w:bottom w:w="60" w:type="dxa"/>
              <w:right w:w="110" w:type="dxa"/>
            </w:tcMar>
          </w:tcPr>
          <w:p w:rsidRPr="00A00EB2" w:rsidR="00B632AF" w:rsidP="00A00EB2" w:rsidRDefault="00000000" w14:paraId="03B11003" w14:textId="77777777">
            <w:pPr>
              <w:pStyle w:val="Compact"/>
            </w:pPr>
            <w:r>
              <w:t>默认</w:t>
            </w:r>
            <w:r>
              <w:t xml:space="preserve"> 19200, 8-N-1</w:t>
            </w:r>
          </w:p>
        </w:tc>
      </w:tr>
      <w:tr w:rsidR="00B632AF" w:rsidTr="00A00EB2" w14:paraId="03B12000" w14:textId="77777777">
        <w:tc>
          <w:tcPr>
            <w:tcW w:w="1905" w:type="dxa"/>
            <w:tcMar>
              <w:top w:w="60" w:type="dxa"/>
              <w:left w:w="110" w:type="dxa"/>
              <w:bottom w:w="60" w:type="dxa"/>
              <w:right w:w="110" w:type="dxa"/>
            </w:tcMar>
          </w:tcPr>
          <w:p w:rsidRPr="00A00EB2" w:rsidR="00B632AF" w:rsidP="00A00EB2" w:rsidRDefault="00000000" w14:paraId="03B12001" w14:textId="77777777">
            <w:pPr>
              <w:pStyle w:val="Compact"/>
              <w:rPr>
                <w:lang w:eastAsia="zh-CN"/>
              </w:rPr>
            </w:pPr>
            <w:r>
              <w:rPr>
                <w:lang w:eastAsia="zh-CN"/>
              </w:rPr>
              <w:t>私有协议（校准</w:t>
            </w:r>
            <w:r>
              <w:rPr>
                <w:lang w:eastAsia="zh-CN"/>
              </w:rPr>
              <w:t>/</w:t>
            </w:r>
            <w:r>
              <w:rPr>
                <w:lang w:eastAsia="zh-CN"/>
              </w:rPr>
              <w:t>升级）</w:t>
            </w:r>
          </w:p>
        </w:tc>
        <w:tc>
          <w:tcPr>
            <w:tcW w:w="4195" w:type="dxa"/>
            <w:tcMar>
              <w:top w:w="60" w:type="dxa"/>
              <w:left w:w="110" w:type="dxa"/>
              <w:bottom w:w="60" w:type="dxa"/>
              <w:right w:w="110" w:type="dxa"/>
            </w:tcMar>
          </w:tcPr>
          <w:p w:rsidRPr="00A00EB2" w:rsidR="00B632AF" w:rsidP="00A00EB2" w:rsidRDefault="00000000" w14:paraId="03B12002" w14:textId="33051835">
            <w:pPr>
              <w:pStyle w:val="Compact"/>
              <w:rPr>
                <w:lang w:eastAsia="zh-CN"/>
              </w:rPr>
            </w:pPr>
            <w:r>
              <w:rPr>
                <w:lang w:eastAsia="zh-CN"/>
              </w:rPr>
              <w:t>校准</w:t>
            </w:r>
            <w:r>
              <w:rPr>
                <w:lang w:eastAsia="zh-CN"/>
              </w:rPr>
              <w:t xml:space="preserve"> + </w:t>
            </w:r>
            <w:r>
              <w:rPr>
                <w:lang w:eastAsia="zh-CN"/>
              </w:rPr>
              <w:t>升级；</w:t>
            </w:r>
            <w:r>
              <w:rPr>
                <w:lang w:eastAsia="zh-CN"/>
              </w:rPr>
              <w:t xml:space="preserve">Dip Switch </w:t>
            </w:r>
            <w:r>
              <w:rPr>
                <w:lang w:eastAsia="zh-CN"/>
              </w:rPr>
              <w:t>锁定后</w:t>
            </w:r>
            <w:r w:rsidR="00002D43">
              <w:rPr>
                <w:rFonts w:hint="eastAsia"/>
                <w:lang w:eastAsia="zh-CN"/>
              </w:rPr>
              <w:t>不支持</w:t>
            </w:r>
          </w:p>
        </w:tc>
        <w:tc>
          <w:tcPr>
            <w:tcW w:w="2756" w:type="dxa"/>
            <w:tcMar>
              <w:top w:w="60" w:type="dxa"/>
              <w:left w:w="110" w:type="dxa"/>
              <w:bottom w:w="60" w:type="dxa"/>
              <w:right w:w="110" w:type="dxa"/>
            </w:tcMar>
          </w:tcPr>
          <w:p w:rsidRPr="00A00EB2" w:rsidR="00B632AF" w:rsidP="00A00EB2" w:rsidRDefault="00000000" w14:paraId="03B12003" w14:textId="59C308F4">
            <w:pPr>
              <w:pStyle w:val="Compact"/>
            </w:pPr>
            <w:r>
              <w:t>经</w:t>
            </w:r>
            <w:r>
              <w:t xml:space="preserve"> RS-485 </w:t>
            </w:r>
            <w:r>
              <w:t>或</w:t>
            </w:r>
            <w:r>
              <w:t xml:space="preserve"> USB</w:t>
            </w:r>
          </w:p>
        </w:tc>
      </w:tr>
      <w:tr w:rsidR="00B632AF" w:rsidTr="00A00EB2" w14:paraId="03B13000" w14:textId="77777777">
        <w:tc>
          <w:tcPr>
            <w:tcW w:w="1905" w:type="dxa"/>
            <w:tcMar>
              <w:top w:w="60" w:type="dxa"/>
              <w:left w:w="110" w:type="dxa"/>
              <w:bottom w:w="60" w:type="dxa"/>
              <w:right w:w="110" w:type="dxa"/>
            </w:tcMar>
          </w:tcPr>
          <w:p w:rsidRPr="00A00EB2" w:rsidR="00B632AF" w:rsidP="00A00EB2" w:rsidRDefault="00000000" w14:paraId="03B13001" w14:textId="77777777">
            <w:pPr>
              <w:pStyle w:val="Compact"/>
            </w:pPr>
            <w:r>
              <w:t>脉冲与</w:t>
            </w:r>
            <w:r>
              <w:t xml:space="preserve"> LED </w:t>
            </w:r>
            <w:r>
              <w:t>输出</w:t>
            </w:r>
          </w:p>
        </w:tc>
        <w:tc>
          <w:tcPr>
            <w:tcW w:w="4195" w:type="dxa"/>
            <w:tcMar>
              <w:top w:w="60" w:type="dxa"/>
              <w:left w:w="110" w:type="dxa"/>
              <w:bottom w:w="60" w:type="dxa"/>
              <w:right w:w="110" w:type="dxa"/>
            </w:tcMar>
          </w:tcPr>
          <w:p w:rsidRPr="00A00EB2" w:rsidR="00B632AF" w:rsidP="00A00EB2" w:rsidRDefault="00000000" w14:paraId="03B13002" w14:textId="77777777">
            <w:pPr>
              <w:pStyle w:val="Compact"/>
            </w:pPr>
            <w:r>
              <w:rPr>
                <w:rFonts w:ascii="Segoe UI Symbol" w:hAnsi="Segoe UI Symbol" w:cs="Segoe UI Symbol"/>
              </w:rPr>
              <w:t>✔</w:t>
            </w:r>
          </w:p>
        </w:tc>
        <w:tc>
          <w:tcPr>
            <w:tcW w:w="2756" w:type="dxa"/>
            <w:tcMar>
              <w:top w:w="60" w:type="dxa"/>
              <w:left w:w="110" w:type="dxa"/>
              <w:bottom w:w="60" w:type="dxa"/>
              <w:right w:w="110" w:type="dxa"/>
            </w:tcMar>
          </w:tcPr>
          <w:p w:rsidRPr="00A00EB2" w:rsidR="00B632AF" w:rsidP="00A00EB2" w:rsidRDefault="00000000" w14:paraId="03B13003" w14:textId="5A6952B8">
            <w:pPr>
              <w:pStyle w:val="Compact"/>
            </w:pPr>
            <w:r>
              <w:t>脉冲输出</w:t>
            </w:r>
            <w:r>
              <w:t xml:space="preserve"> 1 imp/kWh</w:t>
            </w:r>
            <w:r>
              <w:t>、脉冲</w:t>
            </w:r>
            <w:r>
              <w:t xml:space="preserve"> LED </w:t>
            </w:r>
            <w:r>
              <w:rPr>
                <w:rFonts w:hint="eastAsia"/>
                <w:lang w:eastAsia="zh-CN"/>
              </w:rPr>
              <w:t>50</w:t>
            </w:r>
            <w:r>
              <w:t xml:space="preserve"> imp/kWh</w:t>
            </w:r>
            <w:r>
              <w:t>、脉宽</w:t>
            </w:r>
            <w:r>
              <w:t xml:space="preserve"> 20 ms</w:t>
            </w:r>
            <w:r>
              <w:t>；驱动外置</w:t>
            </w:r>
            <w:r>
              <w:t xml:space="preserve"> LoRa Pulse </w:t>
            </w:r>
            <w:r>
              <w:t>模块（脉冲常数均为出厂默认值，可经</w:t>
            </w:r>
            <w:r>
              <w:t xml:space="preserve"> Acuview2 </w:t>
            </w:r>
            <w:r>
              <w:t>在</w:t>
            </w:r>
            <w:r>
              <w:t xml:space="preserve"> 0.1–50 imp/kWh </w:t>
            </w:r>
            <w:r>
              <w:t>范围内调整）</w:t>
            </w:r>
          </w:p>
        </w:tc>
      </w:tr>
      <w:tr w:rsidR="00B632AF" w:rsidTr="00A00EB2" w14:paraId="03B14000" w14:textId="77777777">
        <w:tc>
          <w:tcPr>
            <w:tcW w:w="1905" w:type="dxa"/>
            <w:tcMar>
              <w:top w:w="60" w:type="dxa"/>
              <w:left w:w="110" w:type="dxa"/>
              <w:bottom w:w="60" w:type="dxa"/>
              <w:right w:w="110" w:type="dxa"/>
            </w:tcMar>
          </w:tcPr>
          <w:p w:rsidRPr="00A00EB2" w:rsidR="00B632AF" w:rsidP="00A00EB2" w:rsidRDefault="00000000" w14:paraId="03B14001" w14:textId="77777777">
            <w:pPr>
              <w:pStyle w:val="Compact"/>
            </w:pPr>
            <w:r>
              <w:t xml:space="preserve">LCD / </w:t>
            </w:r>
            <w:r>
              <w:t>状态</w:t>
            </w:r>
            <w:r>
              <w:t xml:space="preserve"> LED</w:t>
            </w:r>
          </w:p>
        </w:tc>
        <w:tc>
          <w:tcPr>
            <w:tcW w:w="4195" w:type="dxa"/>
            <w:tcMar>
              <w:top w:w="60" w:type="dxa"/>
              <w:left w:w="110" w:type="dxa"/>
              <w:bottom w:w="60" w:type="dxa"/>
              <w:right w:w="110" w:type="dxa"/>
            </w:tcMar>
          </w:tcPr>
          <w:p w:rsidRPr="00A00EB2" w:rsidR="00B632AF" w:rsidP="00A00EB2" w:rsidRDefault="00000000" w14:paraId="03B14002" w14:textId="77777777">
            <w:pPr>
              <w:pStyle w:val="Compact"/>
            </w:pPr>
            <w:r>
              <w:rPr>
                <w:rFonts w:ascii="Segoe UI Symbol" w:hAnsi="Segoe UI Symbol" w:cs="Segoe UI Symbol"/>
              </w:rPr>
              <w:t>✔</w:t>
            </w:r>
          </w:p>
        </w:tc>
        <w:tc>
          <w:tcPr>
            <w:tcW w:w="2756" w:type="dxa"/>
            <w:tcMar>
              <w:top w:w="60" w:type="dxa"/>
              <w:left w:w="110" w:type="dxa"/>
              <w:bottom w:w="60" w:type="dxa"/>
              <w:right w:w="110" w:type="dxa"/>
            </w:tcMar>
          </w:tcPr>
          <w:p w:rsidRPr="00A00EB2" w:rsidR="00B632AF" w:rsidP="00A00EB2" w:rsidRDefault="00000000" w14:paraId="03B14003" w14:textId="2A3B5A20">
            <w:pPr>
              <w:pStyle w:val="Compact"/>
              <w:rPr>
                <w:lang w:eastAsia="zh-CN"/>
              </w:rPr>
            </w:pPr>
            <w:r>
              <w:rPr>
                <w:lang w:eastAsia="zh-CN"/>
              </w:rPr>
              <w:t>点阵图形</w:t>
            </w:r>
            <w:r>
              <w:rPr>
                <w:lang w:eastAsia="zh-CN"/>
              </w:rPr>
              <w:t xml:space="preserve"> LCD</w:t>
            </w:r>
            <w:r>
              <w:rPr>
                <w:lang w:eastAsia="zh-CN"/>
              </w:rPr>
              <w:t>（量产</w:t>
            </w:r>
            <w:r>
              <w:rPr>
                <w:lang w:eastAsia="zh-CN"/>
              </w:rPr>
              <w:t xml:space="preserve"> 160×64</w:t>
            </w:r>
            <w:r>
              <w:rPr>
                <w:lang w:eastAsia="zh-CN"/>
              </w:rPr>
              <w:t>；测试</w:t>
            </w:r>
            <w:r>
              <w:rPr>
                <w:lang w:eastAsia="zh-CN"/>
              </w:rPr>
              <w:t xml:space="preserve"> 256×64</w:t>
            </w:r>
            <w:r>
              <w:rPr>
                <w:lang w:eastAsia="zh-CN"/>
              </w:rPr>
              <w:t>）；双色状态</w:t>
            </w:r>
            <w:r>
              <w:rPr>
                <w:lang w:eastAsia="zh-CN"/>
              </w:rPr>
              <w:t xml:space="preserve"> LED + </w:t>
            </w:r>
            <w:r>
              <w:rPr>
                <w:lang w:eastAsia="zh-CN"/>
              </w:rPr>
              <w:t>脉冲</w:t>
            </w:r>
            <w:r>
              <w:rPr>
                <w:lang w:eastAsia="zh-CN"/>
              </w:rPr>
              <w:t xml:space="preserve"> LED</w:t>
            </w:r>
          </w:p>
        </w:tc>
      </w:tr>
      <w:tr w:rsidR="00B632AF" w:rsidTr="00A00EB2" w14:paraId="03B15000" w14:textId="77777777">
        <w:tc>
          <w:tcPr>
            <w:tcW w:w="1905" w:type="dxa"/>
            <w:tcMar>
              <w:top w:w="60" w:type="dxa"/>
              <w:left w:w="110" w:type="dxa"/>
              <w:bottom w:w="60" w:type="dxa"/>
              <w:right w:w="110" w:type="dxa"/>
            </w:tcMar>
          </w:tcPr>
          <w:p w:rsidRPr="00A00EB2" w:rsidR="00B632AF" w:rsidP="00A00EB2" w:rsidRDefault="00000000" w14:paraId="03B15001" w14:textId="77777777">
            <w:pPr>
              <w:pStyle w:val="Compact"/>
            </w:pPr>
            <w:r>
              <w:t>校准</w:t>
            </w:r>
          </w:p>
        </w:tc>
        <w:tc>
          <w:tcPr>
            <w:tcW w:w="4195" w:type="dxa"/>
            <w:tcMar>
              <w:top w:w="60" w:type="dxa"/>
              <w:left w:w="110" w:type="dxa"/>
              <w:bottom w:w="60" w:type="dxa"/>
              <w:right w:w="110" w:type="dxa"/>
            </w:tcMar>
          </w:tcPr>
          <w:p w:rsidRPr="00A00EB2" w:rsidR="00B632AF" w:rsidP="00A00EB2" w:rsidRDefault="00000000" w14:paraId="03B15002" w14:textId="77777777">
            <w:pPr>
              <w:pStyle w:val="Compact"/>
            </w:pPr>
            <w:r>
              <w:rPr>
                <w:rFonts w:ascii="Segoe UI Symbol" w:hAnsi="Segoe UI Symbol" w:cs="Segoe UI Symbol"/>
              </w:rPr>
              <w:t>✔</w:t>
            </w:r>
          </w:p>
        </w:tc>
        <w:tc>
          <w:tcPr>
            <w:tcW w:w="2756" w:type="dxa"/>
            <w:tcMar>
              <w:top w:w="60" w:type="dxa"/>
              <w:left w:w="110" w:type="dxa"/>
              <w:bottom w:w="60" w:type="dxa"/>
              <w:right w:w="110" w:type="dxa"/>
            </w:tcMar>
          </w:tcPr>
          <w:p w:rsidRPr="00A00EB2" w:rsidR="00B632AF" w:rsidP="00A00EB2" w:rsidRDefault="00000000" w14:paraId="03B15003" w14:textId="77777777">
            <w:pPr>
              <w:pStyle w:val="Compact"/>
              <w:rPr>
                <w:lang w:eastAsia="zh-CN"/>
              </w:rPr>
            </w:pPr>
            <w:r>
              <w:rPr>
                <w:lang w:eastAsia="zh-CN"/>
              </w:rPr>
              <w:t>系数存</w:t>
            </w:r>
            <w:r>
              <w:rPr>
                <w:lang w:eastAsia="zh-CN"/>
              </w:rPr>
              <w:t xml:space="preserve"> NVM</w:t>
            </w:r>
            <w:r>
              <w:rPr>
                <w:lang w:eastAsia="zh-CN"/>
              </w:rPr>
              <w:t>；经测试台</w:t>
            </w:r>
            <w:r>
              <w:rPr>
                <w:lang w:eastAsia="zh-CN"/>
              </w:rPr>
              <w:t>/</w:t>
            </w:r>
            <w:r>
              <w:rPr>
                <w:lang w:eastAsia="zh-CN"/>
              </w:rPr>
              <w:t>私有协议</w:t>
            </w:r>
          </w:p>
        </w:tc>
      </w:tr>
    </w:tbl>
    <w:p w:rsidR="00E0394C" w:rsidRDefault="00000000" w14:paraId="0D474686" w14:textId="77777777">
      <w:pPr>
        <w:pStyle w:val="2"/>
        <w:rPr>
          <w:lang w:eastAsia="zh-CN"/>
        </w:rPr>
      </w:pPr>
      <w:bookmarkStart w:name="_Toc233817219" w:id="26"/>
      <w:bookmarkStart w:name="X51bfe4b702f7243dd16c2166f032c2cfc09184d" w:id="27"/>
      <w:bookmarkEnd w:id="24"/>
      <w:r>
        <w:rPr>
          <w:lang w:eastAsia="zh-CN"/>
        </w:rPr>
        <w:t xml:space="preserve">2.3 </w:t>
      </w:r>
      <w:r>
        <w:rPr>
          <w:lang w:eastAsia="zh-CN"/>
        </w:rPr>
        <w:t>设计约束</w:t>
      </w:r>
      <w:bookmarkEnd w:id="26"/>
    </w:p>
    <w:p w:rsidR="006F4547" w:rsidP="006F4547" w:rsidRDefault="006F4547" w14:paraId="767DD12C" w14:textId="77777777">
      <w:pPr>
        <w:pStyle w:val="Compact"/>
        <w:numPr>
          <w:ilvl w:val="0"/>
          <w:numId w:val="7"/>
        </w:numPr>
        <w:rPr>
          <w:lang w:eastAsia="zh-CN"/>
        </w:rPr>
      </w:pPr>
      <w:r>
        <w:rPr>
          <w:lang w:eastAsia="zh-CN"/>
        </w:rPr>
        <w:t>系统精度须满足</w:t>
      </w:r>
      <w:r>
        <w:rPr>
          <w:lang w:eastAsia="zh-CN"/>
        </w:rPr>
        <w:t xml:space="preserve"> MC S-E-06</w:t>
      </w:r>
      <w:r>
        <w:rPr>
          <w:lang w:eastAsia="zh-CN"/>
        </w:rPr>
        <w:t>（认证）；</w:t>
      </w:r>
      <w:r>
        <w:rPr>
          <w:lang w:eastAsia="zh-CN"/>
        </w:rPr>
        <w:t xml:space="preserve">ANSI C12 Class 0.5 </w:t>
      </w:r>
      <w:r>
        <w:rPr>
          <w:lang w:eastAsia="zh-CN"/>
        </w:rPr>
        <w:t>为自测目标，不做正式认证（有功功率与有功电能）；相角精度</w:t>
      </w:r>
      <w:r>
        <w:rPr>
          <w:lang w:eastAsia="zh-CN"/>
        </w:rPr>
        <w:t xml:space="preserve"> ±0.5°</w:t>
      </w:r>
      <w:r>
        <w:rPr>
          <w:lang w:eastAsia="zh-CN"/>
        </w:rPr>
        <w:t>。</w:t>
      </w:r>
    </w:p>
    <w:p w:rsidR="00E0394C" w:rsidRDefault="00000000" w14:paraId="18A5D5D6" w14:textId="15975183">
      <w:pPr>
        <w:pStyle w:val="Compact"/>
        <w:numPr>
          <w:ilvl w:val="0"/>
          <w:numId w:val="7"/>
        </w:numPr>
      </w:pPr>
      <w:r>
        <w:t>内部计算周期</w:t>
      </w:r>
      <w:commentRangeStart w:id="28"/>
      <w:r>
        <w:rPr>
          <w:rFonts w:hint="eastAsia"/>
          <w:lang w:eastAsia="zh-CN"/>
        </w:rPr>
        <w:t>100</w:t>
      </w:r>
      <w:commentRangeEnd w:id="28"/>
      <w:r w:rsidR="00AB2F2A">
        <w:rPr>
          <w:rStyle w:val="af2"/>
          <w:sz w:val="24"/>
          <w:szCs w:val="24"/>
        </w:rPr>
        <w:commentReference w:id="28"/>
      </w:r>
      <w:r>
        <w:t>ms</w:t>
      </w:r>
      <w:r>
        <w:t>。</w:t>
      </w:r>
    </w:p>
    <w:p w:rsidR="00E0394C" w:rsidRDefault="00000000" w14:paraId="2D0932BC" w14:textId="77777777">
      <w:pPr>
        <w:pStyle w:val="Compact"/>
        <w:numPr>
          <w:ilvl w:val="0"/>
          <w:numId w:val="7"/>
        </w:numPr>
        <w:rPr>
          <w:lang w:eastAsia="zh-CN"/>
        </w:rPr>
      </w:pPr>
      <w:r>
        <w:rPr>
          <w:lang w:eastAsia="zh-CN"/>
        </w:rPr>
        <w:t>电能累计值、校准系数、配置参数、运行时间须存于</w:t>
      </w:r>
      <w:r>
        <w:rPr>
          <w:lang w:eastAsia="zh-CN"/>
        </w:rPr>
        <w:t xml:space="preserve"> NVM</w:t>
      </w:r>
      <w:r>
        <w:rPr>
          <w:lang w:eastAsia="zh-CN"/>
        </w:rPr>
        <w:t>，掉电不丢失（电能存储策略见</w:t>
      </w:r>
      <w:r>
        <w:rPr>
          <w:lang w:eastAsia="zh-CN"/>
        </w:rPr>
        <w:t xml:space="preserve"> §4.2</w:t>
      </w:r>
      <w:r>
        <w:rPr>
          <w:lang w:eastAsia="zh-CN"/>
        </w:rPr>
        <w:t>）。</w:t>
      </w:r>
    </w:p>
    <w:p w:rsidR="00E0394C" w:rsidRDefault="00000000" w14:paraId="54EC256C" w14:textId="77777777">
      <w:pPr>
        <w:pStyle w:val="Compact"/>
        <w:numPr>
          <w:ilvl w:val="0"/>
          <w:numId w:val="7"/>
        </w:numPr>
      </w:pPr>
      <w:r>
        <w:t>固件文件须加密并签名，仅接受</w:t>
      </w:r>
      <w:r>
        <w:t xml:space="preserve"> Accuenergy </w:t>
      </w:r>
      <w:r>
        <w:t>发布的文件。</w:t>
      </w:r>
    </w:p>
    <w:p w:rsidR="00E0394C" w:rsidRDefault="002C6007" w14:paraId="55B3ED69" w14:textId="691EBAF2">
      <w:pPr>
        <w:rPr>
          <w:lang w:eastAsia="zh-CN"/>
        </w:rPr>
      </w:pPr>
      <w:r>
        <w:rPr>
          <w:lang w:eastAsia="zh-CN"/>
        </w:rPr>
        <w:t>配置锁定</w:t>
      </w:r>
      <w:r>
        <w:rPr>
          <w:rFonts w:hint="eastAsia"/>
          <w:lang w:eastAsia="zh-CN"/>
        </w:rPr>
        <w:t>（软件层）</w:t>
      </w:r>
      <w:r>
        <w:rPr>
          <w:lang w:eastAsia="zh-CN"/>
        </w:rPr>
        <w:t>规则详见</w:t>
      </w:r>
      <w:r>
        <w:rPr>
          <w:lang w:eastAsia="zh-CN"/>
        </w:rPr>
        <w:t xml:space="preserve"> §11.2</w:t>
      </w:r>
      <w:r>
        <w:rPr>
          <w:lang w:eastAsia="zh-CN"/>
        </w:rPr>
        <w:t>。</w:t>
      </w:r>
    </w:p>
    <w:p w:rsidR="007D4209" w:rsidRDefault="007D4209" w14:paraId="0C917F61" w14:textId="77777777">
      <w:pPr>
        <w:rPr>
          <w:rFonts w:asciiTheme="majorHAnsi" w:hAnsiTheme="majorHAnsi" w:eastAsiaTheme="majorEastAsia" w:cstheme="majorBidi"/>
          <w:b/>
          <w:bCs/>
          <w:color w:val="4F81BD" w:themeColor="accent1"/>
          <w:sz w:val="32"/>
          <w:szCs w:val="32"/>
          <w:lang w:eastAsia="zh-CN"/>
        </w:rPr>
      </w:pPr>
      <w:bookmarkStart w:name="Xa3124c4ca104622748b9cb5dd3cd6cf43a8d36d" w:id="29"/>
      <w:bookmarkEnd w:id="19"/>
      <w:bookmarkEnd w:id="27"/>
      <w:r>
        <w:rPr>
          <w:lang w:eastAsia="zh-CN"/>
        </w:rPr>
        <w:br w:type="page"/>
      </w:r>
    </w:p>
    <w:p w:rsidR="00E0394C" w:rsidRDefault="00000000" w14:paraId="72A7CBD4" w14:textId="67F0664D">
      <w:pPr>
        <w:pStyle w:val="1"/>
        <w:rPr>
          <w:lang w:eastAsia="zh-CN"/>
        </w:rPr>
      </w:pPr>
      <w:bookmarkStart w:name="_Toc233817220" w:id="30"/>
      <w:r>
        <w:rPr>
          <w:lang w:eastAsia="zh-CN"/>
        </w:rPr>
        <w:t xml:space="preserve">3 </w:t>
      </w:r>
      <w:r>
        <w:rPr>
          <w:lang w:eastAsia="zh-CN"/>
        </w:rPr>
        <w:t>测量功能需求</w:t>
      </w:r>
      <w:bookmarkEnd w:id="30"/>
    </w:p>
    <w:p w:rsidR="00E0394C" w:rsidRDefault="00000000" w14:paraId="2A43796E" w14:textId="77777777">
      <w:pPr>
        <w:pStyle w:val="2"/>
        <w:rPr>
          <w:lang w:eastAsia="zh-CN"/>
        </w:rPr>
      </w:pPr>
      <w:bookmarkStart w:name="_Toc233817221" w:id="31"/>
      <w:bookmarkStart w:name="Xf5559dd8ca1fab6484f0be19a479fb749a6e7b6" w:id="32"/>
      <w:r>
        <w:rPr>
          <w:lang w:eastAsia="zh-CN"/>
        </w:rPr>
        <w:t xml:space="preserve">3.1 </w:t>
      </w:r>
      <w:r>
        <w:rPr>
          <w:lang w:eastAsia="zh-CN"/>
        </w:rPr>
        <w:t>接线方式</w:t>
      </w:r>
      <w:bookmarkEnd w:id="31"/>
    </w:p>
    <w:p w:rsidR="00E0394C" w:rsidRDefault="00000000" w14:paraId="79963CB6" w14:textId="4F956E9F">
      <w:pPr>
        <w:pStyle w:val="FirstParagraph"/>
        <w:rPr>
          <w:lang w:eastAsia="zh-CN"/>
        </w:rPr>
      </w:pPr>
      <w:r>
        <w:rPr>
          <w:lang w:eastAsia="zh-CN"/>
        </w:rPr>
        <w:t>电流通过</w:t>
      </w:r>
      <w:r>
        <w:rPr>
          <w:lang w:eastAsia="zh-CN"/>
        </w:rPr>
        <w:t xml:space="preserve"> </w:t>
      </w:r>
      <w:r>
        <w:rPr>
          <w:rFonts w:hint="eastAsia"/>
          <w:lang w:eastAsia="zh-CN"/>
        </w:rPr>
        <w:t>80mA</w:t>
      </w:r>
      <w:r w:rsidR="00AC0FD6">
        <w:rPr>
          <w:rFonts w:hint="eastAsia"/>
          <w:lang w:eastAsia="zh-CN"/>
        </w:rPr>
        <w:t xml:space="preserve"> CT</w:t>
      </w:r>
      <w:r>
        <w:rPr>
          <w:lang w:eastAsia="zh-CN"/>
        </w:rPr>
        <w:t>或</w:t>
      </w:r>
      <w:r>
        <w:rPr>
          <w:lang w:eastAsia="zh-CN"/>
        </w:rPr>
        <w:t xml:space="preserve">100mA </w:t>
      </w:r>
      <w:r w:rsidR="00AC0FD6">
        <w:rPr>
          <w:rFonts w:hint="eastAsia"/>
          <w:lang w:eastAsia="zh-CN"/>
        </w:rPr>
        <w:t>CT</w:t>
      </w:r>
      <w:r>
        <w:rPr>
          <w:lang w:eastAsia="zh-CN"/>
        </w:rPr>
        <w:t>或</w:t>
      </w:r>
      <w:r>
        <w:rPr>
          <w:lang w:eastAsia="zh-CN"/>
        </w:rPr>
        <w:t xml:space="preserve"> 333mV CT</w:t>
      </w:r>
      <w:ins w:author="Yizhuo Ren" w:date="2026-07-09T16:04:00Z" w16du:dateUtc="2026-07-09T08:04:00Z" w:id="33">
        <w:r w:rsidR="00440060">
          <w:rPr>
            <w:rFonts w:hint="eastAsia"/>
            <w:lang w:eastAsia="zh-CN"/>
          </w:rPr>
          <w:t>或</w:t>
        </w:r>
        <w:r w:rsidR="00440060">
          <w:rPr>
            <w:rFonts w:hint="eastAsia"/>
            <w:lang w:eastAsia="zh-CN"/>
          </w:rPr>
          <w:t>RCT</w:t>
        </w:r>
      </w:ins>
      <w:r w:rsidR="00763ECA">
        <w:rPr>
          <w:rFonts w:hint="eastAsia"/>
          <w:lang w:eastAsia="zh-CN"/>
        </w:rPr>
        <w:t xml:space="preserve"> </w:t>
      </w:r>
      <w:r>
        <w:rPr>
          <w:lang w:eastAsia="zh-CN"/>
        </w:rPr>
        <w:t>接入。</w:t>
      </w:r>
      <w:r>
        <w:rPr>
          <w:b/>
          <w:bCs/>
          <w:lang w:eastAsia="zh-CN"/>
        </w:rPr>
        <w:t>前提：</w:t>
      </w:r>
      <w:r>
        <w:rPr>
          <w:b/>
          <w:bCs/>
          <w:lang w:eastAsia="zh-CN"/>
        </w:rPr>
        <w:t xml:space="preserve">Va </w:t>
      </w:r>
      <w:r>
        <w:rPr>
          <w:b/>
          <w:bCs/>
          <w:lang w:eastAsia="zh-CN"/>
        </w:rPr>
        <w:t>和</w:t>
      </w:r>
      <w:r>
        <w:rPr>
          <w:b/>
          <w:bCs/>
          <w:lang w:eastAsia="zh-CN"/>
        </w:rPr>
        <w:t xml:space="preserve"> Vn </w:t>
      </w:r>
      <w:r>
        <w:rPr>
          <w:b/>
          <w:bCs/>
          <w:lang w:eastAsia="zh-CN"/>
        </w:rPr>
        <w:t>必须接线（供电前提），所有接线方式下</w:t>
      </w:r>
      <w:r>
        <w:rPr>
          <w:b/>
          <w:bCs/>
          <w:lang w:eastAsia="zh-CN"/>
        </w:rPr>
        <w:t xml:space="preserve"> Va/Vn </w:t>
      </w:r>
      <w:r>
        <w:rPr>
          <w:b/>
          <w:bCs/>
          <w:lang w:eastAsia="zh-CN"/>
        </w:rPr>
        <w:t>始终作为供电端子。</w:t>
      </w:r>
    </w:p>
    <w:tbl>
      <w:tblPr>
        <w:tblStyle w:val="Table"/>
        <w:tblW w:w="0" w:type="auto"/>
        <w:tblLook w:val="0020" w:firstRow="1" w:lastRow="0" w:firstColumn="0" w:lastColumn="0" w:noHBand="0" w:noVBand="0"/>
      </w:tblPr>
      <w:tblGrid>
        <w:gridCol w:w="2759"/>
        <w:gridCol w:w="3227"/>
        <w:gridCol w:w="1599"/>
        <w:gridCol w:w="1271"/>
      </w:tblGrid>
      <w:tr w:rsidR="00E0394C" w:rsidTr="00E0394C" w14:paraId="0C433ED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E0394C" w:rsidRDefault="00000000" w14:paraId="13A40476" w14:textId="77777777">
            <w:pPr>
              <w:pStyle w:val="Compact"/>
            </w:pPr>
            <w:r>
              <w:t>接线方式</w:t>
            </w:r>
          </w:p>
        </w:tc>
        <w:tc>
          <w:tcPr>
            <w:tcW w:w="0" w:type="auto"/>
          </w:tcPr>
          <w:p w:rsidR="00E0394C" w:rsidRDefault="00000000" w14:paraId="164BDD8A" w14:textId="77777777">
            <w:pPr>
              <w:pStyle w:val="Compact"/>
            </w:pPr>
            <w:r>
              <w:t>电压通道</w:t>
            </w:r>
          </w:p>
        </w:tc>
        <w:tc>
          <w:tcPr>
            <w:tcW w:w="0" w:type="auto"/>
          </w:tcPr>
          <w:p w:rsidR="00E0394C" w:rsidRDefault="00000000" w14:paraId="777EB339" w14:textId="77777777">
            <w:pPr>
              <w:pStyle w:val="Compact"/>
            </w:pPr>
            <w:r>
              <w:t>电流通道</w:t>
            </w:r>
          </w:p>
        </w:tc>
        <w:tc>
          <w:tcPr>
            <w:tcW w:w="0" w:type="auto"/>
          </w:tcPr>
          <w:p w:rsidR="00E0394C" w:rsidRDefault="00000000" w14:paraId="52AE8578" w14:textId="77777777">
            <w:pPr>
              <w:pStyle w:val="Compact"/>
            </w:pPr>
            <w:r>
              <w:t>系统功率</w:t>
            </w:r>
            <w:r>
              <w:t>/</w:t>
            </w:r>
            <w:r>
              <w:t>能量</w:t>
            </w:r>
          </w:p>
        </w:tc>
      </w:tr>
      <w:tr w:rsidR="00E0394C" w14:paraId="086B4145" w14:textId="77777777">
        <w:tc>
          <w:tcPr>
            <w:tcW w:w="0" w:type="auto"/>
          </w:tcPr>
          <w:p w:rsidR="00E0394C" w:rsidRDefault="00000000" w14:paraId="0ACF57D7" w14:textId="77777777">
            <w:pPr>
              <w:pStyle w:val="Compact"/>
            </w:pPr>
            <w:r>
              <w:t>1 Element 2 Wire</w:t>
            </w:r>
            <w:r>
              <w:t>（单相）</w:t>
            </w:r>
          </w:p>
        </w:tc>
        <w:tc>
          <w:tcPr>
            <w:tcW w:w="0" w:type="auto"/>
          </w:tcPr>
          <w:p w:rsidR="00E0394C" w:rsidRDefault="00000000" w14:paraId="4F698562" w14:textId="77777777">
            <w:pPr>
              <w:pStyle w:val="Compact"/>
            </w:pPr>
            <w:r>
              <w:t>Van</w:t>
            </w:r>
          </w:p>
        </w:tc>
        <w:tc>
          <w:tcPr>
            <w:tcW w:w="0" w:type="auto"/>
          </w:tcPr>
          <w:p w:rsidR="00E0394C" w:rsidRDefault="00000000" w14:paraId="1E2ED5DF" w14:textId="77777777">
            <w:pPr>
              <w:pStyle w:val="Compact"/>
            </w:pPr>
            <w:r>
              <w:t>Ia</w:t>
            </w:r>
          </w:p>
        </w:tc>
        <w:tc>
          <w:tcPr>
            <w:tcW w:w="0" w:type="auto"/>
          </w:tcPr>
          <w:p w:rsidR="00E0394C" w:rsidRDefault="00000000" w14:paraId="05CF9A9E" w14:textId="77777777">
            <w:pPr>
              <w:pStyle w:val="Compact"/>
            </w:pPr>
            <w:r>
              <w:t xml:space="preserve">= A </w:t>
            </w:r>
            <w:r>
              <w:t>相</w:t>
            </w:r>
          </w:p>
        </w:tc>
      </w:tr>
      <w:tr w:rsidR="00E0394C" w14:paraId="37F4C35E" w14:textId="77777777">
        <w:tc>
          <w:tcPr>
            <w:tcW w:w="0" w:type="auto"/>
          </w:tcPr>
          <w:p w:rsidR="00E0394C" w:rsidRDefault="00000000" w14:paraId="15B3AB71" w14:textId="77777777">
            <w:pPr>
              <w:pStyle w:val="Compact"/>
            </w:pPr>
            <w:r>
              <w:t>2 Element 3 Wire 1 Phase</w:t>
            </w:r>
            <w:r>
              <w:t>（分相）</w:t>
            </w:r>
          </w:p>
        </w:tc>
        <w:tc>
          <w:tcPr>
            <w:tcW w:w="0" w:type="auto"/>
          </w:tcPr>
          <w:p w:rsidR="00E0394C" w:rsidRDefault="00000000" w14:paraId="28C4CA72" w14:textId="77777777">
            <w:pPr>
              <w:pStyle w:val="Compact"/>
            </w:pPr>
            <w:r>
              <w:t>Van, Vcn, Vlnavg; Vac</w:t>
            </w:r>
          </w:p>
        </w:tc>
        <w:tc>
          <w:tcPr>
            <w:tcW w:w="0" w:type="auto"/>
          </w:tcPr>
          <w:p w:rsidR="00E0394C" w:rsidRDefault="00000000" w14:paraId="20973A54" w14:textId="24470BBC">
            <w:pPr>
              <w:pStyle w:val="Compact"/>
              <w:rPr>
                <w:lang w:eastAsia="zh-CN"/>
              </w:rPr>
            </w:pPr>
            <w:r>
              <w:t>Ia, Ic</w:t>
            </w:r>
            <w:commentRangeStart w:id="34"/>
            <w:r>
              <w:rPr>
                <w:rFonts w:hint="eastAsia"/>
                <w:lang w:eastAsia="zh-CN"/>
              </w:rPr>
              <w:t>,</w:t>
            </w:r>
            <w:r>
              <w:t xml:space="preserve"> Iavg</w:t>
            </w:r>
            <w:commentRangeEnd w:id="34"/>
            <w:r w:rsidR="00AB2F2A">
              <w:rPr>
                <w:rStyle w:val="af2"/>
                <w:sz w:val="24"/>
                <w:szCs w:val="24"/>
                <w:lang w:eastAsia="zh-CN"/>
              </w:rPr>
              <w:commentReference w:id="34"/>
            </w:r>
          </w:p>
        </w:tc>
        <w:tc>
          <w:tcPr>
            <w:tcW w:w="0" w:type="auto"/>
          </w:tcPr>
          <w:p w:rsidR="00E0394C" w:rsidRDefault="00000000" w14:paraId="64A563DB" w14:textId="77777777">
            <w:pPr>
              <w:pStyle w:val="Compact"/>
            </w:pPr>
            <w:r>
              <w:t>= A + C</w:t>
            </w:r>
          </w:p>
        </w:tc>
      </w:tr>
      <w:tr w:rsidR="00E0394C" w14:paraId="09303446" w14:textId="77777777">
        <w:tc>
          <w:tcPr>
            <w:tcW w:w="0" w:type="auto"/>
          </w:tcPr>
          <w:p w:rsidR="00E0394C" w:rsidRDefault="00000000" w14:paraId="43F7BBD3" w14:textId="77777777">
            <w:pPr>
              <w:pStyle w:val="Compact"/>
            </w:pPr>
            <w:r>
              <w:t>3 Element 4 Wire Y</w:t>
            </w:r>
            <w:r>
              <w:t>（三相）</w:t>
            </w:r>
          </w:p>
        </w:tc>
        <w:tc>
          <w:tcPr>
            <w:tcW w:w="0" w:type="auto"/>
          </w:tcPr>
          <w:p w:rsidR="00E0394C" w:rsidRDefault="00000000" w14:paraId="11ED5CDB" w14:textId="77777777">
            <w:pPr>
              <w:pStyle w:val="Compact"/>
            </w:pPr>
            <w:r>
              <w:t>Van, Vbn, Vcn, Vlnavg; Vab, Vbc, Vca, Vllavg</w:t>
            </w:r>
          </w:p>
        </w:tc>
        <w:tc>
          <w:tcPr>
            <w:tcW w:w="0" w:type="auto"/>
          </w:tcPr>
          <w:p w:rsidR="00E0394C" w:rsidRDefault="00000000" w14:paraId="5A0FF0CF" w14:textId="77777777">
            <w:pPr>
              <w:pStyle w:val="Compact"/>
            </w:pPr>
            <w:r>
              <w:t>Ia, Ib, Ic, Iavg</w:t>
            </w:r>
          </w:p>
        </w:tc>
        <w:tc>
          <w:tcPr>
            <w:tcW w:w="0" w:type="auto"/>
          </w:tcPr>
          <w:p w:rsidR="00E0394C" w:rsidRDefault="00000000" w14:paraId="30961855" w14:textId="77777777">
            <w:pPr>
              <w:pStyle w:val="Compact"/>
            </w:pPr>
            <w:r>
              <w:t>= A + B + C</w:t>
            </w:r>
          </w:p>
        </w:tc>
      </w:tr>
    </w:tbl>
    <w:p w:rsidR="00E0394C" w:rsidRDefault="00000000" w14:paraId="7B102FEF" w14:textId="77777777">
      <w:pPr>
        <w:pStyle w:val="2"/>
        <w:rPr>
          <w:lang w:eastAsia="zh-CN"/>
        </w:rPr>
      </w:pPr>
      <w:bookmarkStart w:name="_Toc233817222" w:id="35"/>
      <w:bookmarkStart w:name="Xabd59c56ffaaebf25b0b7f9e2a5f5ae3425027c" w:id="36"/>
      <w:bookmarkEnd w:id="32"/>
      <w:r>
        <w:rPr>
          <w:lang w:eastAsia="zh-CN"/>
        </w:rPr>
        <w:t xml:space="preserve">3.2 </w:t>
      </w:r>
      <w:r>
        <w:rPr>
          <w:lang w:eastAsia="zh-CN"/>
        </w:rPr>
        <w:t>接线识别</w:t>
      </w:r>
      <w:bookmarkEnd w:id="35"/>
    </w:p>
    <w:p w:rsidRPr="00786831" w:rsidR="00B632AF" w:rsidP="00786831" w:rsidRDefault="00786831" w14:paraId="75D0AF70" w14:textId="770BD6BE">
      <w:pPr>
        <w:pStyle w:val="FirstParagraph"/>
        <w:rPr>
          <w:lang w:eastAsia="zh-CN"/>
        </w:rPr>
      </w:pPr>
      <w:r>
        <w:rPr>
          <w:lang w:eastAsia="zh-CN"/>
        </w:rPr>
        <w:t xml:space="preserve">Va </w:t>
      </w:r>
      <w:r>
        <w:rPr>
          <w:lang w:eastAsia="zh-CN"/>
        </w:rPr>
        <w:t>和</w:t>
      </w:r>
      <w:r>
        <w:rPr>
          <w:lang w:eastAsia="zh-CN"/>
        </w:rPr>
        <w:t xml:space="preserve"> Vn </w:t>
      </w:r>
      <w:r>
        <w:rPr>
          <w:lang w:eastAsia="zh-CN"/>
        </w:rPr>
        <w:t>必须接线（供电前提）</w:t>
      </w:r>
      <w:r>
        <w:rPr>
          <w:rFonts w:hint="eastAsia"/>
          <w:lang w:eastAsia="zh-CN"/>
        </w:rPr>
        <w:t>。</w:t>
      </w:r>
      <w:r>
        <w:rPr>
          <w:lang w:eastAsia="zh-CN"/>
        </w:rPr>
        <w:t>接线方式</w:t>
      </w:r>
      <w:r>
        <w:rPr>
          <w:rFonts w:hint="eastAsia"/>
          <w:lang w:eastAsia="zh-CN"/>
        </w:rPr>
        <w:t>和</w:t>
      </w:r>
      <w:r>
        <w:rPr>
          <w:rFonts w:hint="eastAsia"/>
          <w:lang w:eastAsia="zh-CN"/>
        </w:rPr>
        <w:t>CT</w:t>
      </w:r>
      <w:r>
        <w:rPr>
          <w:rFonts w:hint="eastAsia"/>
          <w:lang w:eastAsia="zh-CN"/>
        </w:rPr>
        <w:t>类型</w:t>
      </w:r>
      <w:r>
        <w:rPr>
          <w:lang w:eastAsia="zh-CN"/>
        </w:rPr>
        <w:t>由用户通过</w:t>
      </w:r>
      <w:r>
        <w:rPr>
          <w:lang w:eastAsia="zh-CN"/>
        </w:rPr>
        <w:t xml:space="preserve"> Modbus </w:t>
      </w:r>
      <w:r>
        <w:rPr>
          <w:lang w:eastAsia="zh-CN"/>
        </w:rPr>
        <w:t>配置，设备不做自适应识别；</w:t>
      </w:r>
      <w:r>
        <w:rPr>
          <w:lang w:eastAsia="zh-CN"/>
        </w:rPr>
        <w:t xml:space="preserve"> Dip Switch </w:t>
      </w:r>
      <w:r>
        <w:rPr>
          <w:lang w:eastAsia="zh-CN"/>
        </w:rPr>
        <w:t>锁定后配置不可修改。运行中若实际接线与配置不匹配，视为异常并告警。</w:t>
      </w:r>
    </w:p>
    <w:p w:rsidR="00E0394C" w:rsidRDefault="00000000" w14:paraId="6A468C6E" w14:textId="77777777">
      <w:pPr>
        <w:pStyle w:val="2"/>
        <w:rPr>
          <w:lang w:eastAsia="zh-CN"/>
        </w:rPr>
      </w:pPr>
      <w:bookmarkStart w:name="_Toc233817223" w:id="37"/>
      <w:bookmarkStart w:name="X2bc526172121b3ebadd475ca0c2333feb3c9a08" w:id="38"/>
      <w:bookmarkEnd w:id="36"/>
      <w:r>
        <w:rPr>
          <w:lang w:eastAsia="zh-CN"/>
        </w:rPr>
        <w:t xml:space="preserve">3.3 </w:t>
      </w:r>
      <w:r>
        <w:rPr>
          <w:lang w:eastAsia="zh-CN"/>
        </w:rPr>
        <w:t>接线配置</w:t>
      </w:r>
      <w:bookmarkEnd w:id="37"/>
    </w:p>
    <w:p w:rsidR="00E0394C" w:rsidRDefault="00000000" w14:paraId="2F864548" w14:textId="25FFF510">
      <w:pPr>
        <w:pStyle w:val="FirstParagraph"/>
        <w:rPr>
          <w:lang w:eastAsia="zh-CN"/>
        </w:rPr>
      </w:pPr>
      <w:r>
        <w:rPr>
          <w:b/>
          <w:bCs/>
          <w:lang w:eastAsia="zh-CN"/>
        </w:rPr>
        <w:t>可通过</w:t>
      </w:r>
      <w:r>
        <w:rPr>
          <w:b/>
          <w:bCs/>
          <w:lang w:eastAsia="zh-CN"/>
        </w:rPr>
        <w:t xml:space="preserve"> Modbus </w:t>
      </w:r>
      <w:r>
        <w:rPr>
          <w:b/>
          <w:bCs/>
          <w:lang w:eastAsia="zh-CN"/>
        </w:rPr>
        <w:t>配置；</w:t>
      </w:r>
      <w:r>
        <w:rPr>
          <w:b/>
          <w:bCs/>
          <w:lang w:eastAsia="zh-CN"/>
        </w:rPr>
        <w:t xml:space="preserve">Dip Switch </w:t>
      </w:r>
      <w:r>
        <w:rPr>
          <w:b/>
          <w:bCs/>
          <w:lang w:eastAsia="zh-CN"/>
        </w:rPr>
        <w:t>锁定后不可修改。</w:t>
      </w:r>
      <w:r>
        <w:rPr>
          <w:lang w:eastAsia="zh-CN"/>
        </w:rPr>
        <w:t xml:space="preserve"> </w:t>
      </w:r>
    </w:p>
    <w:p w:rsidR="00E0394C" w:rsidRDefault="00000000" w14:paraId="4D1CB585" w14:textId="77777777">
      <w:pPr>
        <w:pStyle w:val="Compact"/>
        <w:numPr>
          <w:ilvl w:val="0"/>
          <w:numId w:val="9"/>
        </w:numPr>
        <w:rPr>
          <w:lang w:eastAsia="zh-CN"/>
        </w:rPr>
      </w:pPr>
      <w:r>
        <w:rPr>
          <w:b/>
          <w:bCs/>
          <w:lang w:eastAsia="zh-CN"/>
        </w:rPr>
        <w:t>电流输入方向：</w:t>
      </w:r>
      <w:r>
        <w:rPr>
          <w:lang w:eastAsia="zh-CN"/>
        </w:rPr>
        <w:t xml:space="preserve"> </w:t>
      </w:r>
      <w:r>
        <w:rPr>
          <w:lang w:eastAsia="zh-CN"/>
        </w:rPr>
        <w:t>正向</w:t>
      </w:r>
      <w:r>
        <w:rPr>
          <w:lang w:eastAsia="zh-CN"/>
        </w:rPr>
        <w:t xml:space="preserve"> / </w:t>
      </w:r>
      <w:r>
        <w:rPr>
          <w:lang w:eastAsia="zh-CN"/>
        </w:rPr>
        <w:t>反向，用于电流输入接反时调整。</w:t>
      </w:r>
    </w:p>
    <w:p w:rsidR="00E0394C" w:rsidRDefault="00000000" w14:paraId="616C8B67" w14:textId="77777777">
      <w:pPr>
        <w:pStyle w:val="Compact"/>
        <w:numPr>
          <w:ilvl w:val="0"/>
          <w:numId w:val="9"/>
        </w:numPr>
        <w:rPr>
          <w:lang w:eastAsia="zh-CN"/>
        </w:rPr>
      </w:pPr>
      <w:r>
        <w:rPr>
          <w:b/>
          <w:bCs/>
          <w:lang w:eastAsia="zh-CN"/>
        </w:rPr>
        <w:t>物理通道重映射：</w:t>
      </w:r>
      <w:r>
        <w:rPr>
          <w:lang w:eastAsia="zh-CN"/>
        </w:rPr>
        <w:t xml:space="preserve"> </w:t>
      </w:r>
      <w:r>
        <w:rPr>
          <w:lang w:eastAsia="zh-CN"/>
        </w:rPr>
        <w:t>重新配置物理通道与逻辑通道映射，用于接错线时纠正。</w:t>
      </w:r>
    </w:p>
    <w:p w:rsidR="00E915AF" w:rsidP="00E915AF" w:rsidRDefault="00E915AF" w14:paraId="0DC7595C" w14:textId="30543B93">
      <w:pPr>
        <w:pStyle w:val="Compact"/>
        <w:numPr>
          <w:ilvl w:val="0"/>
          <w:numId w:val="9"/>
        </w:numPr>
        <w:rPr>
          <w:lang w:eastAsia="zh-CN"/>
        </w:rPr>
      </w:pPr>
      <w:r>
        <w:rPr>
          <w:rFonts w:hint="eastAsia"/>
          <w:lang w:eastAsia="zh-CN"/>
        </w:rPr>
        <w:t>CT</w:t>
      </w:r>
      <w:r>
        <w:rPr>
          <w:rFonts w:hint="eastAsia"/>
          <w:lang w:eastAsia="zh-CN"/>
        </w:rPr>
        <w:t>类型</w:t>
      </w:r>
    </w:p>
    <w:p w:rsidR="00E915AF" w:rsidP="00E915AF" w:rsidRDefault="00E915AF" w14:paraId="18323F1B" w14:textId="60C1F446">
      <w:pPr>
        <w:pStyle w:val="Compact"/>
        <w:numPr>
          <w:ilvl w:val="0"/>
          <w:numId w:val="9"/>
        </w:numPr>
        <w:rPr>
          <w:lang w:eastAsia="zh-CN"/>
        </w:rPr>
      </w:pPr>
      <w:r>
        <w:rPr>
          <w:rFonts w:hint="eastAsia"/>
          <w:lang w:eastAsia="zh-CN"/>
        </w:rPr>
        <w:t>一次侧额定电流：</w:t>
      </w:r>
      <w:r>
        <w:rPr>
          <w:lang w:eastAsia="zh-CN"/>
        </w:rPr>
        <w:t xml:space="preserve">CT </w:t>
      </w:r>
      <w:r>
        <w:rPr>
          <w:lang w:eastAsia="zh-CN"/>
        </w:rPr>
        <w:t>一次侧额定电流由</w:t>
      </w:r>
      <w:r>
        <w:rPr>
          <w:lang w:eastAsia="zh-CN"/>
        </w:rPr>
        <w:t xml:space="preserve"> CT Type </w:t>
      </w:r>
      <w:r>
        <w:rPr>
          <w:lang w:eastAsia="zh-CN"/>
        </w:rPr>
        <w:t>隐含（如</w:t>
      </w:r>
      <w:r>
        <w:rPr>
          <w:lang w:eastAsia="zh-CN"/>
        </w:rPr>
        <w:t xml:space="preserve"> 200A CT </w:t>
      </w:r>
      <w:r>
        <w:rPr>
          <w:lang w:eastAsia="zh-CN"/>
        </w:rPr>
        <w:t>的</w:t>
      </w:r>
      <w:r>
        <w:rPr>
          <w:lang w:eastAsia="zh-CN"/>
        </w:rPr>
        <w:t xml:space="preserve"> Primary </w:t>
      </w:r>
      <w:r>
        <w:rPr>
          <w:lang w:eastAsia="zh-CN"/>
        </w:rPr>
        <w:t>即</w:t>
      </w:r>
      <w:r>
        <w:rPr>
          <w:lang w:eastAsia="zh-CN"/>
        </w:rPr>
        <w:t xml:space="preserve"> 200A</w:t>
      </w:r>
      <w:r>
        <w:rPr>
          <w:lang w:eastAsia="zh-CN"/>
        </w:rPr>
        <w:t>）。</w:t>
      </w:r>
    </w:p>
    <w:p w:rsidR="001221FF" w:rsidP="001221FF" w:rsidRDefault="001221FF" w14:paraId="70EE41E6" w14:textId="77777777">
      <w:pPr>
        <w:spacing w:before="100" w:beforeAutospacing="1" w:after="100" w:afterAutospacing="1"/>
      </w:pPr>
      <w:r>
        <w:rPr>
          <w:rFonts w:hint="eastAsia"/>
        </w:rPr>
        <w:t>例如</w:t>
      </w:r>
      <w:r>
        <w:rPr>
          <w:rFonts w:hint="eastAsia"/>
          <w:lang w:eastAsia="zh-CN"/>
        </w:rPr>
        <w:t>：</w:t>
      </w:r>
    </w:p>
    <w:p w:rsidR="001221FF" w:rsidP="001221FF" w:rsidRDefault="001221FF" w14:paraId="7F6317C0" w14:textId="25F20944">
      <w:pPr>
        <w:pStyle w:val="af7"/>
        <w:numPr>
          <w:ilvl w:val="0"/>
          <w:numId w:val="33"/>
        </w:numPr>
        <w:spacing w:before="100" w:beforeAutospacing="1" w:after="100" w:afterAutospacing="1"/>
      </w:pPr>
      <w:r>
        <w:rPr>
          <w:rFonts w:hint="eastAsia"/>
        </w:rPr>
        <w:t xml:space="preserve">Logic  Channel </w:t>
      </w:r>
      <w:r>
        <w:rPr>
          <w:rFonts w:hint="eastAsia"/>
        </w:rPr>
        <w:t>为</w:t>
      </w:r>
      <w:r>
        <w:rPr>
          <w:rFonts w:hint="eastAsia"/>
        </w:rPr>
        <w:t>1-3</w:t>
      </w:r>
      <w:r>
        <w:rPr>
          <w:rFonts w:hint="eastAsia"/>
        </w:rPr>
        <w:t>路的逻辑通道</w:t>
      </w:r>
      <w:r>
        <w:rPr>
          <w:rFonts w:hint="eastAsia"/>
        </w:rPr>
        <w:t>ID</w:t>
      </w:r>
      <w:r>
        <w:rPr>
          <w:rFonts w:hint="eastAsia"/>
        </w:rPr>
        <w:t>（非配置）</w:t>
      </w:r>
    </w:p>
    <w:p w:rsidR="001221FF" w:rsidP="001221FF" w:rsidRDefault="001221FF" w14:paraId="1793230E" w14:textId="5C608883">
      <w:pPr>
        <w:pStyle w:val="af7"/>
        <w:numPr>
          <w:ilvl w:val="0"/>
          <w:numId w:val="33"/>
        </w:numPr>
        <w:spacing w:before="100" w:beforeAutospacing="1" w:after="100" w:afterAutospacing="1"/>
      </w:pPr>
      <w:r>
        <w:rPr>
          <w:rFonts w:hint="eastAsia"/>
        </w:rPr>
        <w:t>Input Channel</w:t>
      </w:r>
      <w:r>
        <w:rPr>
          <w:rFonts w:hint="eastAsia"/>
        </w:rPr>
        <w:t>为</w:t>
      </w:r>
      <w:r>
        <w:rPr>
          <w:rFonts w:hint="eastAsia"/>
        </w:rPr>
        <w:t>1-3</w:t>
      </w:r>
      <w:r>
        <w:rPr>
          <w:rFonts w:hint="eastAsia"/>
        </w:rPr>
        <w:t>路的物理通道，可配置与</w:t>
      </w:r>
      <w:r>
        <w:rPr>
          <w:rFonts w:hint="eastAsia"/>
        </w:rPr>
        <w:t>Logic  Channel</w:t>
      </w:r>
      <w:r>
        <w:rPr>
          <w:rFonts w:hint="eastAsia"/>
        </w:rPr>
        <w:t>的映射，用于接错通道时</w:t>
      </w:r>
    </w:p>
    <w:p w:rsidR="001221FF" w:rsidP="001221FF" w:rsidRDefault="001221FF" w14:paraId="02B47EC5" w14:textId="77777777">
      <w:pPr>
        <w:pStyle w:val="af7"/>
        <w:numPr>
          <w:ilvl w:val="0"/>
          <w:numId w:val="33"/>
        </w:numPr>
        <w:spacing w:before="100" w:beforeAutospacing="1" w:after="100" w:afterAutospacing="1"/>
      </w:pPr>
      <w:r>
        <w:rPr>
          <w:rFonts w:hint="eastAsia"/>
        </w:rPr>
        <w:t>CT Type</w:t>
      </w:r>
    </w:p>
    <w:p w:rsidR="0086461B" w:rsidP="00440060" w:rsidRDefault="001221FF" w14:paraId="7683D9C1" w14:textId="01A7D7AA">
      <w:pPr>
        <w:pStyle w:val="af7"/>
        <w:numPr>
          <w:ilvl w:val="0"/>
          <w:numId w:val="33"/>
        </w:numPr>
        <w:spacing w:before="100" w:beforeAutospacing="1" w:after="100" w:afterAutospacing="1"/>
      </w:pPr>
      <w:r>
        <w:rPr>
          <w:rFonts w:hint="eastAsia"/>
        </w:rPr>
        <w:t xml:space="preserve">Primary: </w:t>
      </w:r>
      <w:r>
        <w:rPr>
          <w:rFonts w:hint="eastAsia"/>
        </w:rPr>
        <w:t>一次侧额定电流</w:t>
      </w:r>
      <w:ins w:author="Yizhuo Ren" w:date="2026-07-09T16:05:00Z" w16du:dateUtc="2026-07-09T08:05:00Z" w:id="39">
        <w:r w:rsidR="00440060">
          <w:rPr>
            <w:rFonts w:hint="eastAsia"/>
          </w:rPr>
          <w:t>5A-2000A</w:t>
        </w:r>
      </w:ins>
      <w:r w:rsidR="0086461B">
        <w:t>；</w:t>
      </w:r>
      <w:r w:rsidR="0086461B">
        <w:t xml:space="preserve">CTEP </w:t>
      </w:r>
      <w:r w:rsidR="0086461B">
        <w:t>认证应用须选配</w:t>
      </w:r>
      <w:r w:rsidR="0086461B">
        <w:t xml:space="preserve"> 200A/400A</w:t>
      </w:r>
      <w:r w:rsidR="0086461B">
        <w:t>；</w:t>
      </w:r>
    </w:p>
    <w:p w:rsidR="001221FF" w:rsidP="001221FF" w:rsidRDefault="001221FF" w14:paraId="47185770" w14:textId="77777777">
      <w:pPr>
        <w:pStyle w:val="af7"/>
        <w:numPr>
          <w:ilvl w:val="0"/>
          <w:numId w:val="33"/>
        </w:numPr>
        <w:spacing w:before="100" w:beforeAutospacing="1" w:after="100" w:afterAutospacing="1"/>
      </w:pPr>
      <w:r>
        <w:rPr>
          <w:rFonts w:hint="eastAsia"/>
        </w:rPr>
        <w:t>Direction</w:t>
      </w:r>
      <w:r>
        <w:rPr>
          <w:rFonts w:hint="eastAsia"/>
        </w:rPr>
        <w:t>为电流输入方向配置</w:t>
      </w:r>
    </w:p>
    <w:p w:rsidR="00E0394C" w:rsidRDefault="00000000" w14:paraId="1C2CD153" w14:textId="7DDDDE61">
      <w:pPr>
        <w:pStyle w:val="FirstParagraph"/>
      </w:pPr>
      <w:r>
        <w:t>逻辑通道配置示例：（以下示例针对</w:t>
      </w:r>
      <w:r>
        <w:t xml:space="preserve"> AcuRev-101-mA </w:t>
      </w:r>
      <w:r>
        <w:t>型号；</w:t>
      </w:r>
      <w:r>
        <w:t xml:space="preserve">AcuRev-101-mV </w:t>
      </w:r>
      <w:r>
        <w:t>型号</w:t>
      </w:r>
      <w:r>
        <w:t xml:space="preserve"> CT Type </w:t>
      </w:r>
      <w:r>
        <w:rPr>
          <w:rFonts w:hint="eastAsia"/>
          <w:lang w:eastAsia="zh-CN"/>
        </w:rPr>
        <w:t>支持</w:t>
      </w:r>
      <w:r>
        <w:t>333mV</w:t>
      </w:r>
      <w:ins w:author="Yizhuo Ren" w:date="2026-07-09T16:04:00Z" w16du:dateUtc="2026-07-09T08:04:00Z" w:id="40">
        <w:r w:rsidR="00440060">
          <w:rPr>
            <w:rFonts w:hint="eastAsia"/>
            <w:lang w:eastAsia="zh-CN"/>
          </w:rPr>
          <w:t xml:space="preserve"> CT</w:t>
        </w:r>
        <w:r w:rsidR="00440060">
          <w:rPr>
            <w:rFonts w:hint="eastAsia"/>
            <w:lang w:eastAsia="zh-CN"/>
          </w:rPr>
          <w:t>和</w:t>
        </w:r>
        <w:r w:rsidR="00440060">
          <w:rPr>
            <w:rFonts w:hint="eastAsia"/>
            <w:lang w:eastAsia="zh-CN"/>
          </w:rPr>
          <w:t>RCT</w:t>
        </w:r>
      </w:ins>
      <w:r>
        <w:t>，其余字段含义相同）</w:t>
      </w:r>
    </w:p>
    <w:tbl>
      <w:tblPr>
        <w:tblStyle w:val="Table"/>
        <w:tblW w:w="0" w:type="auto"/>
        <w:tblLook w:val="0020" w:firstRow="1" w:lastRow="0" w:firstColumn="0" w:lastColumn="0" w:noHBand="0" w:noVBand="0"/>
      </w:tblPr>
      <w:tblGrid>
        <w:gridCol w:w="1651"/>
        <w:gridCol w:w="1663"/>
        <w:gridCol w:w="1060"/>
        <w:gridCol w:w="1389"/>
        <w:gridCol w:w="1173"/>
      </w:tblGrid>
      <w:tr w:rsidR="00632A57" w:rsidTr="007B6DF6" w14:paraId="49A04591" w14:textId="5311235C">
        <w:trPr>
          <w:cnfStyle w:val="100000000000" w:firstRow="1" w:lastRow="0" w:firstColumn="0" w:lastColumn="0" w:oddVBand="0" w:evenVBand="0" w:oddHBand="0" w:evenHBand="0" w:firstRowFirstColumn="0" w:firstRowLastColumn="0" w:lastRowFirstColumn="0" w:lastRowLastColumn="0"/>
          <w:tblHeader/>
        </w:trPr>
        <w:tc>
          <w:tcPr>
            <w:tcW w:w="0" w:type="auto"/>
          </w:tcPr>
          <w:p w:rsidR="00632A57" w:rsidRDefault="00632A57" w14:paraId="7E672DFF" w14:textId="5AF6C422">
            <w:pPr>
              <w:pStyle w:val="Compact"/>
            </w:pPr>
            <w:r>
              <w:t xml:space="preserve">Logic Channel </w:t>
            </w:r>
          </w:p>
        </w:tc>
        <w:tc>
          <w:tcPr>
            <w:tcW w:w="0" w:type="auto"/>
          </w:tcPr>
          <w:p w:rsidR="00632A57" w:rsidRDefault="00632A57" w14:paraId="575C8F77" w14:textId="47CF2D9C">
            <w:pPr>
              <w:pStyle w:val="Compact"/>
              <w:rPr>
                <w:lang w:eastAsia="zh-CN"/>
              </w:rPr>
            </w:pPr>
            <w:r>
              <w:t xml:space="preserve">Input </w:t>
            </w:r>
            <w:r>
              <w:rPr>
                <w:rFonts w:hint="eastAsia"/>
                <w:lang w:eastAsia="zh-CN"/>
              </w:rPr>
              <w:t>Channel</w:t>
            </w:r>
          </w:p>
        </w:tc>
        <w:tc>
          <w:tcPr>
            <w:tcW w:w="0" w:type="auto"/>
          </w:tcPr>
          <w:p w:rsidR="00632A57" w:rsidRDefault="00632A57" w14:paraId="14F89D94" w14:textId="0B674DC9">
            <w:pPr>
              <w:pStyle w:val="Compact"/>
            </w:pPr>
            <w:r>
              <w:t>CT Type</w:t>
            </w:r>
          </w:p>
        </w:tc>
        <w:tc>
          <w:tcPr>
            <w:tcW w:w="0" w:type="auto"/>
          </w:tcPr>
          <w:p w:rsidR="00632A57" w:rsidRDefault="00632A57" w14:paraId="09BC3E22" w14:textId="0B85709D">
            <w:pPr>
              <w:pStyle w:val="Compact"/>
              <w:rPr>
                <w:lang w:eastAsia="zh-CN"/>
              </w:rPr>
            </w:pPr>
            <w:r>
              <w:rPr>
                <w:rFonts w:hint="eastAsia"/>
                <w:lang w:eastAsia="zh-CN"/>
              </w:rPr>
              <w:t>Primary(A)</w:t>
            </w:r>
          </w:p>
        </w:tc>
        <w:tc>
          <w:tcPr>
            <w:tcW w:w="0" w:type="auto"/>
          </w:tcPr>
          <w:p w:rsidR="00632A57" w:rsidRDefault="00632A57" w14:paraId="20C1E5F9" w14:textId="530F36F5">
            <w:pPr>
              <w:pStyle w:val="Compact"/>
            </w:pPr>
            <w:r>
              <w:t>Direction</w:t>
            </w:r>
          </w:p>
        </w:tc>
      </w:tr>
      <w:tr w:rsidR="00632A57" w:rsidTr="007B6DF6" w14:paraId="1FAC7F80" w14:textId="34222C39">
        <w:tc>
          <w:tcPr>
            <w:tcW w:w="0" w:type="auto"/>
          </w:tcPr>
          <w:p w:rsidR="00632A57" w:rsidRDefault="00632A57" w14:paraId="2499A9CA" w14:textId="72158AAB">
            <w:pPr>
              <w:pStyle w:val="Compact"/>
              <w:rPr>
                <w:lang w:eastAsia="zh-CN"/>
              </w:rPr>
            </w:pPr>
            <w:r>
              <w:rPr>
                <w:rFonts w:hint="eastAsia"/>
                <w:lang w:eastAsia="zh-CN"/>
              </w:rPr>
              <w:t>A</w:t>
            </w:r>
          </w:p>
        </w:tc>
        <w:tc>
          <w:tcPr>
            <w:tcW w:w="0" w:type="auto"/>
          </w:tcPr>
          <w:p w:rsidR="00632A57" w:rsidRDefault="00632A57" w14:paraId="36136341" w14:textId="1324339D">
            <w:pPr>
              <w:pStyle w:val="Compact"/>
            </w:pPr>
            <w:r>
              <w:t>1</w:t>
            </w:r>
          </w:p>
        </w:tc>
        <w:tc>
          <w:tcPr>
            <w:tcW w:w="0" w:type="auto"/>
          </w:tcPr>
          <w:p w:rsidR="00632A57" w:rsidRDefault="00632A57" w14:paraId="20D38949" w14:textId="349F12FB">
            <w:pPr>
              <w:pStyle w:val="Compact"/>
              <w:rPr>
                <w:lang w:eastAsia="zh-CN"/>
              </w:rPr>
            </w:pPr>
            <w:r>
              <w:rPr>
                <w:rFonts w:hint="eastAsia"/>
                <w:lang w:eastAsia="zh-CN"/>
              </w:rPr>
              <w:t>100mA</w:t>
            </w:r>
          </w:p>
        </w:tc>
        <w:tc>
          <w:tcPr>
            <w:tcW w:w="0" w:type="auto"/>
          </w:tcPr>
          <w:p w:rsidR="00632A57" w:rsidRDefault="00632A57" w14:paraId="746F2E29" w14:textId="35A856EA">
            <w:pPr>
              <w:pStyle w:val="Compact"/>
              <w:rPr>
                <w:lang w:eastAsia="zh-CN"/>
              </w:rPr>
            </w:pPr>
            <w:r>
              <w:rPr>
                <w:rFonts w:hint="eastAsia"/>
                <w:lang w:eastAsia="zh-CN"/>
              </w:rPr>
              <w:t>200</w:t>
            </w:r>
          </w:p>
        </w:tc>
        <w:tc>
          <w:tcPr>
            <w:tcW w:w="0" w:type="auto"/>
          </w:tcPr>
          <w:p w:rsidR="00632A57" w:rsidRDefault="00632A57" w14:paraId="6E4672BC" w14:textId="15A84BC3">
            <w:pPr>
              <w:pStyle w:val="Compact"/>
            </w:pPr>
            <w:r>
              <w:t>Positive</w:t>
            </w:r>
          </w:p>
        </w:tc>
      </w:tr>
      <w:tr w:rsidR="00632A57" w:rsidTr="007B6DF6" w14:paraId="67070D3A" w14:textId="0C6C97EB">
        <w:tc>
          <w:tcPr>
            <w:tcW w:w="0" w:type="auto"/>
          </w:tcPr>
          <w:p w:rsidR="00632A57" w:rsidRDefault="00632A57" w14:paraId="37A405E0" w14:textId="3F75A986">
            <w:pPr>
              <w:pStyle w:val="Compact"/>
              <w:rPr>
                <w:lang w:eastAsia="zh-CN"/>
              </w:rPr>
            </w:pPr>
            <w:r>
              <w:rPr>
                <w:rFonts w:hint="eastAsia"/>
                <w:lang w:eastAsia="zh-CN"/>
              </w:rPr>
              <w:t>B</w:t>
            </w:r>
          </w:p>
        </w:tc>
        <w:tc>
          <w:tcPr>
            <w:tcW w:w="0" w:type="auto"/>
          </w:tcPr>
          <w:p w:rsidR="00632A57" w:rsidRDefault="00632A57" w14:paraId="2A823AF1" w14:textId="2F0744C5">
            <w:pPr>
              <w:pStyle w:val="Compact"/>
            </w:pPr>
            <w:r>
              <w:t>2</w:t>
            </w:r>
          </w:p>
        </w:tc>
        <w:tc>
          <w:tcPr>
            <w:tcW w:w="0" w:type="auto"/>
          </w:tcPr>
          <w:p w:rsidR="00632A57" w:rsidRDefault="00632A57" w14:paraId="611BFDD9" w14:textId="5D8BFDCD">
            <w:pPr>
              <w:pStyle w:val="Compact"/>
            </w:pPr>
            <w:r>
              <w:rPr>
                <w:rFonts w:hint="eastAsia"/>
                <w:lang w:eastAsia="zh-CN"/>
              </w:rPr>
              <w:t>100mA</w:t>
            </w:r>
          </w:p>
        </w:tc>
        <w:tc>
          <w:tcPr>
            <w:tcW w:w="0" w:type="auto"/>
          </w:tcPr>
          <w:p w:rsidR="00632A57" w:rsidRDefault="002E0D44" w14:paraId="18FB1452" w14:textId="131B5C70">
            <w:pPr>
              <w:pStyle w:val="Compact"/>
              <w:rPr>
                <w:lang w:eastAsia="zh-CN"/>
              </w:rPr>
            </w:pPr>
            <w:r>
              <w:rPr>
                <w:rFonts w:hint="eastAsia"/>
                <w:lang w:eastAsia="zh-CN"/>
              </w:rPr>
              <w:t>4</w:t>
            </w:r>
            <w:r w:rsidR="00632A57">
              <w:rPr>
                <w:rFonts w:hint="eastAsia"/>
                <w:lang w:eastAsia="zh-CN"/>
              </w:rPr>
              <w:t>00</w:t>
            </w:r>
          </w:p>
        </w:tc>
        <w:tc>
          <w:tcPr>
            <w:tcW w:w="0" w:type="auto"/>
          </w:tcPr>
          <w:p w:rsidR="00632A57" w:rsidRDefault="00632A57" w14:paraId="09E666EB" w14:textId="684ACF2E">
            <w:pPr>
              <w:pStyle w:val="Compact"/>
            </w:pPr>
            <w:r>
              <w:t>Positive</w:t>
            </w:r>
          </w:p>
        </w:tc>
      </w:tr>
      <w:tr w:rsidR="00632A57" w:rsidTr="007B6DF6" w14:paraId="06B4C874" w14:textId="533D9A36">
        <w:tc>
          <w:tcPr>
            <w:tcW w:w="0" w:type="auto"/>
          </w:tcPr>
          <w:p w:rsidR="00632A57" w:rsidRDefault="00632A57" w14:paraId="14934B55" w14:textId="1FF546A2">
            <w:pPr>
              <w:pStyle w:val="Compact"/>
              <w:rPr>
                <w:lang w:eastAsia="zh-CN"/>
              </w:rPr>
            </w:pPr>
            <w:r>
              <w:rPr>
                <w:rFonts w:hint="eastAsia"/>
                <w:lang w:eastAsia="zh-CN"/>
              </w:rPr>
              <w:t>C</w:t>
            </w:r>
          </w:p>
        </w:tc>
        <w:tc>
          <w:tcPr>
            <w:tcW w:w="0" w:type="auto"/>
          </w:tcPr>
          <w:p w:rsidR="00632A57" w:rsidRDefault="00632A57" w14:paraId="71BDA683" w14:textId="7C4C7BA3">
            <w:pPr>
              <w:pStyle w:val="Compact"/>
            </w:pPr>
            <w:r>
              <w:t>3</w:t>
            </w:r>
          </w:p>
        </w:tc>
        <w:tc>
          <w:tcPr>
            <w:tcW w:w="0" w:type="auto"/>
          </w:tcPr>
          <w:p w:rsidR="00632A57" w:rsidRDefault="00632A57" w14:paraId="13A9D6FE" w14:textId="0E982A03">
            <w:pPr>
              <w:pStyle w:val="Compact"/>
            </w:pPr>
            <w:r>
              <w:rPr>
                <w:rFonts w:hint="eastAsia"/>
                <w:lang w:eastAsia="zh-CN"/>
              </w:rPr>
              <w:t>100mA</w:t>
            </w:r>
          </w:p>
        </w:tc>
        <w:tc>
          <w:tcPr>
            <w:tcW w:w="0" w:type="auto"/>
          </w:tcPr>
          <w:p w:rsidR="00632A57" w:rsidRDefault="002E0D44" w14:paraId="10043ADA" w14:textId="6114B4BF">
            <w:pPr>
              <w:pStyle w:val="Compact"/>
              <w:rPr>
                <w:lang w:eastAsia="zh-CN"/>
              </w:rPr>
            </w:pPr>
            <w:r>
              <w:rPr>
                <w:rFonts w:hint="eastAsia"/>
                <w:lang w:eastAsia="zh-CN"/>
              </w:rPr>
              <w:t>8</w:t>
            </w:r>
            <w:r w:rsidR="00632A57">
              <w:rPr>
                <w:rFonts w:hint="eastAsia"/>
                <w:lang w:eastAsia="zh-CN"/>
              </w:rPr>
              <w:t>00</w:t>
            </w:r>
          </w:p>
        </w:tc>
        <w:tc>
          <w:tcPr>
            <w:tcW w:w="0" w:type="auto"/>
          </w:tcPr>
          <w:p w:rsidR="00632A57" w:rsidRDefault="00632A57" w14:paraId="75A99B39" w14:textId="734743E2">
            <w:pPr>
              <w:pStyle w:val="Compact"/>
            </w:pPr>
            <w:r>
              <w:t>Positive</w:t>
            </w:r>
          </w:p>
        </w:tc>
      </w:tr>
    </w:tbl>
    <w:p w:rsidR="00E0394C" w:rsidRDefault="00000000" w14:paraId="627B0908" w14:textId="77777777">
      <w:pPr>
        <w:pStyle w:val="2"/>
        <w:rPr>
          <w:lang w:eastAsia="zh-CN"/>
        </w:rPr>
      </w:pPr>
      <w:bookmarkStart w:name="_Toc233817224" w:id="41"/>
      <w:bookmarkStart w:name="Xefe7fdb2de354274133c06f0bc46278e628c5df" w:id="42"/>
      <w:bookmarkEnd w:id="38"/>
      <w:r>
        <w:rPr>
          <w:lang w:eastAsia="zh-CN"/>
        </w:rPr>
        <w:t xml:space="preserve">3.4 </w:t>
      </w:r>
      <w:r>
        <w:rPr>
          <w:lang w:eastAsia="zh-CN"/>
        </w:rPr>
        <w:t>接线告警与状态指示</w:t>
      </w:r>
      <w:bookmarkEnd w:id="41"/>
    </w:p>
    <w:p w:rsidR="00E0394C" w:rsidRDefault="00000000" w14:paraId="251659B1" w14:textId="457F2BEC">
      <w:pPr>
        <w:pStyle w:val="FirstParagraph"/>
        <w:rPr>
          <w:lang w:eastAsia="zh-CN"/>
        </w:rPr>
      </w:pPr>
      <w:r>
        <w:rPr>
          <w:lang w:eastAsia="zh-CN"/>
        </w:rPr>
        <w:t>接线告警支持，</w:t>
      </w:r>
      <w:r>
        <w:rPr>
          <w:b/>
          <w:bCs/>
          <w:lang w:eastAsia="zh-CN"/>
        </w:rPr>
        <w:t>默认启用</w:t>
      </w:r>
      <w:r>
        <w:rPr>
          <w:lang w:eastAsia="zh-CN"/>
        </w:rPr>
        <w:t>，可通过</w:t>
      </w:r>
      <w:r>
        <w:rPr>
          <w:lang w:eastAsia="zh-CN"/>
        </w:rPr>
        <w:t xml:space="preserve"> Modbus </w:t>
      </w:r>
      <w:r>
        <w:rPr>
          <w:lang w:eastAsia="zh-CN"/>
        </w:rPr>
        <w:t>配置接线检查开关（启用</w:t>
      </w:r>
      <w:r>
        <w:rPr>
          <w:lang w:eastAsia="zh-CN"/>
        </w:rPr>
        <w:t>/</w:t>
      </w:r>
      <w:r>
        <w:rPr>
          <w:lang w:eastAsia="zh-CN"/>
        </w:rPr>
        <w:t>关闭）</w:t>
      </w:r>
      <w:r>
        <w:rPr>
          <w:rFonts w:hint="eastAsia"/>
          <w:lang w:eastAsia="zh-CN"/>
        </w:rPr>
        <w:t>，</w:t>
      </w:r>
      <w:r>
        <w:rPr>
          <w:lang w:eastAsia="zh-CN"/>
        </w:rPr>
        <w:t>接线检查周期为</w:t>
      </w:r>
      <w:r>
        <w:rPr>
          <w:lang w:eastAsia="zh-CN"/>
        </w:rPr>
        <w:t xml:space="preserve"> 1 </w:t>
      </w:r>
      <w:r>
        <w:rPr>
          <w:lang w:eastAsia="zh-CN"/>
        </w:rPr>
        <w:t>次</w:t>
      </w:r>
      <w:r>
        <w:rPr>
          <w:lang w:eastAsia="zh-CN"/>
        </w:rPr>
        <w:t>/min</w:t>
      </w:r>
      <w:r>
        <w:rPr>
          <w:lang w:eastAsia="zh-CN"/>
        </w:rPr>
        <w:t>。检测到接线异常时：</w:t>
      </w:r>
      <w:r>
        <w:rPr>
          <w:lang w:eastAsia="zh-CN"/>
        </w:rPr>
        <w:t xml:space="preserve">① </w:t>
      </w:r>
      <w:r>
        <w:rPr>
          <w:lang w:eastAsia="zh-CN"/>
        </w:rPr>
        <w:t>状态</w:t>
      </w:r>
      <w:r>
        <w:rPr>
          <w:lang w:eastAsia="zh-CN"/>
        </w:rPr>
        <w:t xml:space="preserve"> LED </w:t>
      </w:r>
      <w:r>
        <w:rPr>
          <w:lang w:eastAsia="zh-CN"/>
        </w:rPr>
        <w:t>闪红色；</w:t>
      </w:r>
      <w:r>
        <w:rPr>
          <w:lang w:eastAsia="zh-CN"/>
        </w:rPr>
        <w:t xml:space="preserve">② </w:t>
      </w:r>
      <w:r>
        <w:rPr>
          <w:lang w:eastAsia="zh-CN"/>
        </w:rPr>
        <w:t>通过</w:t>
      </w:r>
      <w:r>
        <w:rPr>
          <w:lang w:eastAsia="zh-CN"/>
        </w:rPr>
        <w:t xml:space="preserve"> Modbus </w:t>
      </w:r>
      <w:r>
        <w:rPr>
          <w:lang w:eastAsia="zh-CN"/>
        </w:rPr>
        <w:t>上报状态。</w:t>
      </w:r>
    </w:p>
    <w:p w:rsidR="00E0394C" w:rsidRDefault="00000000" w14:paraId="657B9059" w14:textId="77777777">
      <w:pPr>
        <w:pStyle w:val="a0"/>
      </w:pPr>
      <w:r>
        <w:rPr>
          <w:b/>
          <w:bCs/>
          <w:lang w:eastAsia="zh-CN"/>
        </w:rPr>
        <w:t>告警判据：</w:t>
      </w:r>
      <w:r>
        <w:rPr>
          <w:lang w:eastAsia="zh-CN"/>
        </w:rPr>
        <w:t xml:space="preserve"> </w:t>
      </w:r>
      <w:r>
        <w:rPr>
          <w:lang w:eastAsia="zh-CN"/>
        </w:rPr>
        <w:t>以</w:t>
      </w:r>
      <w:r>
        <w:rPr>
          <w:lang w:eastAsia="zh-CN"/>
        </w:rPr>
        <w:t>"</w:t>
      </w:r>
      <w:r>
        <w:rPr>
          <w:lang w:eastAsia="zh-CN"/>
        </w:rPr>
        <w:t>实际接线</w:t>
      </w:r>
      <w:r>
        <w:rPr>
          <w:lang w:eastAsia="zh-CN"/>
        </w:rPr>
        <w:t xml:space="preserve"> vs </w:t>
      </w:r>
      <w:r>
        <w:rPr>
          <w:lang w:eastAsia="zh-CN"/>
        </w:rPr>
        <w:t>当前配置</w:t>
      </w:r>
      <w:r>
        <w:rPr>
          <w:lang w:eastAsia="zh-CN"/>
        </w:rPr>
        <w:t>"</w:t>
      </w:r>
      <w:r>
        <w:rPr>
          <w:lang w:eastAsia="zh-CN"/>
        </w:rPr>
        <w:t>为判据。</w:t>
      </w:r>
      <w:r>
        <w:t>考虑以下异常：</w:t>
      </w:r>
    </w:p>
    <w:p w:rsidR="00E0394C" w:rsidRDefault="00CE35D2" w14:paraId="505D9740" w14:textId="2AC7AA33">
      <w:pPr>
        <w:pStyle w:val="Compact"/>
        <w:numPr>
          <w:ilvl w:val="0"/>
          <w:numId w:val="10"/>
        </w:numPr>
      </w:pPr>
      <w:r>
        <w:rPr>
          <w:rFonts w:hint="eastAsia"/>
          <w:lang w:eastAsia="zh-CN"/>
        </w:rPr>
        <w:t>电压、</w:t>
      </w:r>
      <w:r>
        <w:t>电流反接；</w:t>
      </w:r>
    </w:p>
    <w:p w:rsidR="00E0394C" w:rsidRDefault="00000000" w14:paraId="318041D3" w14:textId="1AD4F984">
      <w:pPr>
        <w:pStyle w:val="Compact"/>
        <w:numPr>
          <w:ilvl w:val="0"/>
          <w:numId w:val="10"/>
        </w:numPr>
        <w:rPr>
          <w:lang w:eastAsia="zh-CN"/>
        </w:rPr>
      </w:pPr>
      <w:r>
        <w:rPr>
          <w:lang w:eastAsia="zh-CN"/>
        </w:rPr>
        <w:t>电压</w:t>
      </w:r>
      <w:r>
        <w:rPr>
          <w:rFonts w:hint="eastAsia"/>
          <w:lang w:eastAsia="zh-CN"/>
        </w:rPr>
        <w:t>、</w:t>
      </w:r>
      <w:r>
        <w:rPr>
          <w:lang w:eastAsia="zh-CN"/>
        </w:rPr>
        <w:t>电流相位异常（偏离正常</w:t>
      </w:r>
      <w:r>
        <w:rPr>
          <w:lang w:eastAsia="zh-CN"/>
        </w:rPr>
        <w:t xml:space="preserve"> ±</w:t>
      </w:r>
      <w:r>
        <w:rPr>
          <w:rFonts w:hint="eastAsia"/>
          <w:lang w:eastAsia="zh-CN"/>
        </w:rPr>
        <w:t>2</w:t>
      </w:r>
      <w:r>
        <w:rPr>
          <w:lang w:eastAsia="zh-CN"/>
        </w:rPr>
        <w:t xml:space="preserve">0° </w:t>
      </w:r>
      <w:r>
        <w:rPr>
          <w:lang w:eastAsia="zh-CN"/>
        </w:rPr>
        <w:t>以上）；</w:t>
      </w:r>
    </w:p>
    <w:p w:rsidR="00E0394C" w:rsidRDefault="00000000" w14:paraId="206A11BF" w14:textId="61DD9ADB">
      <w:pPr>
        <w:pStyle w:val="Compact"/>
        <w:numPr>
          <w:ilvl w:val="0"/>
          <w:numId w:val="10"/>
        </w:numPr>
        <w:rPr>
          <w:lang w:eastAsia="zh-CN"/>
        </w:rPr>
      </w:pPr>
      <w:r>
        <w:rPr>
          <w:lang w:eastAsia="zh-CN"/>
        </w:rPr>
        <w:t>电压</w:t>
      </w:r>
      <w:r>
        <w:rPr>
          <w:rFonts w:hint="eastAsia"/>
          <w:lang w:eastAsia="zh-CN"/>
        </w:rPr>
        <w:t>、电流</w:t>
      </w:r>
      <w:r>
        <w:rPr>
          <w:lang w:eastAsia="zh-CN"/>
        </w:rPr>
        <w:t>缺相。</w:t>
      </w:r>
    </w:p>
    <w:p w:rsidR="00E0394C" w:rsidRDefault="00000000" w14:paraId="20379AEA" w14:textId="77777777">
      <w:pPr>
        <w:pStyle w:val="FirstParagraph"/>
        <w:rPr>
          <w:lang w:eastAsia="zh-CN"/>
        </w:rPr>
      </w:pPr>
      <w:r>
        <w:rPr>
          <w:b/>
          <w:bCs/>
          <w:lang w:eastAsia="zh-CN"/>
        </w:rPr>
        <w:t>双色状态</w:t>
      </w:r>
      <w:r>
        <w:rPr>
          <w:b/>
          <w:bCs/>
          <w:lang w:eastAsia="zh-CN"/>
        </w:rPr>
        <w:t xml:space="preserve"> LED </w:t>
      </w:r>
      <w:r>
        <w:rPr>
          <w:b/>
          <w:bCs/>
          <w:lang w:eastAsia="zh-CN"/>
        </w:rPr>
        <w:t>状态定义（固件驱动，独立于脉冲</w:t>
      </w:r>
      <w:r>
        <w:rPr>
          <w:b/>
          <w:bCs/>
          <w:lang w:eastAsia="zh-CN"/>
        </w:rPr>
        <w:t xml:space="preserve"> LED</w:t>
      </w:r>
      <w:r>
        <w:rPr>
          <w:b/>
          <w:bCs/>
          <w:lang w:eastAsia="zh-CN"/>
        </w:rPr>
        <w:t>）：</w:t>
      </w:r>
    </w:p>
    <w:tbl>
      <w:tblPr>
        <w:tblStyle w:val="Table"/>
        <w:tblW w:w="0" w:type="auto"/>
        <w:tblLook w:val="0020" w:firstRow="1" w:lastRow="0" w:firstColumn="0" w:lastColumn="0" w:noHBand="0" w:noVBand="0"/>
      </w:tblPr>
      <w:tblGrid>
        <w:gridCol w:w="1468"/>
        <w:gridCol w:w="7388"/>
      </w:tblGrid>
      <w:tr w:rsidR="00E0394C" w:rsidTr="00E0394C" w14:paraId="38EB7C1E"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E0394C" w:rsidRDefault="00000000" w14:paraId="103EC446" w14:textId="77777777">
            <w:pPr>
              <w:pStyle w:val="Compact"/>
            </w:pPr>
            <w:r>
              <w:t xml:space="preserve">LED </w:t>
            </w:r>
            <w:r>
              <w:t>状态</w:t>
            </w:r>
          </w:p>
        </w:tc>
        <w:tc>
          <w:tcPr>
            <w:tcW w:w="0" w:type="auto"/>
          </w:tcPr>
          <w:p w:rsidR="00E0394C" w:rsidRDefault="00000000" w14:paraId="52FC6CEC" w14:textId="77777777">
            <w:pPr>
              <w:pStyle w:val="Compact"/>
            </w:pPr>
            <w:r>
              <w:t>含义</w:t>
            </w:r>
          </w:p>
        </w:tc>
      </w:tr>
      <w:tr w:rsidR="00E0394C" w14:paraId="03360C97" w14:textId="77777777">
        <w:tc>
          <w:tcPr>
            <w:tcW w:w="0" w:type="auto"/>
          </w:tcPr>
          <w:p w:rsidR="00E0394C" w:rsidRDefault="00000000" w14:paraId="3D055155" w14:textId="77777777">
            <w:pPr>
              <w:pStyle w:val="Compact"/>
            </w:pPr>
            <w:r>
              <w:t>绿色常亮</w:t>
            </w:r>
          </w:p>
        </w:tc>
        <w:tc>
          <w:tcPr>
            <w:tcW w:w="0" w:type="auto"/>
          </w:tcPr>
          <w:p w:rsidR="00E0394C" w:rsidRDefault="00000000" w14:paraId="100DF9D5" w14:textId="77777777">
            <w:pPr>
              <w:pStyle w:val="Compact"/>
            </w:pPr>
            <w:r>
              <w:t>正常运行，接线正常</w:t>
            </w:r>
          </w:p>
        </w:tc>
      </w:tr>
      <w:tr w:rsidR="00E0394C" w14:paraId="07556A37" w14:textId="77777777">
        <w:tc>
          <w:tcPr>
            <w:tcW w:w="0" w:type="auto"/>
          </w:tcPr>
          <w:p w:rsidR="00E0394C" w:rsidRDefault="00000000" w14:paraId="4B8DB6C6" w14:textId="77777777">
            <w:pPr>
              <w:pStyle w:val="Compact"/>
            </w:pPr>
            <w:r>
              <w:t>绿色慢闪</w:t>
            </w:r>
          </w:p>
        </w:tc>
        <w:tc>
          <w:tcPr>
            <w:tcW w:w="0" w:type="auto"/>
          </w:tcPr>
          <w:p w:rsidR="00E0394C" w:rsidRDefault="00000000" w14:paraId="16A9B36F" w14:textId="77777777">
            <w:pPr>
              <w:pStyle w:val="Compact"/>
              <w:rPr>
                <w:lang w:eastAsia="zh-CN"/>
              </w:rPr>
            </w:pPr>
            <w:r>
              <w:rPr>
                <w:lang w:eastAsia="zh-CN"/>
              </w:rPr>
              <w:t>正常运行，通信活动中</w:t>
            </w:r>
          </w:p>
        </w:tc>
      </w:tr>
      <w:tr w:rsidR="00E0394C" w14:paraId="12AB47E7" w14:textId="77777777">
        <w:tc>
          <w:tcPr>
            <w:tcW w:w="0" w:type="auto"/>
          </w:tcPr>
          <w:p w:rsidR="00E0394C" w:rsidRDefault="00000000" w14:paraId="72D87EFE" w14:textId="77777777">
            <w:pPr>
              <w:pStyle w:val="Compact"/>
            </w:pPr>
            <w:r>
              <w:t>红色闪烁</w:t>
            </w:r>
          </w:p>
        </w:tc>
        <w:tc>
          <w:tcPr>
            <w:tcW w:w="0" w:type="auto"/>
          </w:tcPr>
          <w:p w:rsidR="00E0394C" w:rsidRDefault="00000000" w14:paraId="768CCD42" w14:textId="77777777">
            <w:pPr>
              <w:pStyle w:val="Compact"/>
            </w:pPr>
            <w:r>
              <w:t>检测到接线异常</w:t>
            </w:r>
          </w:p>
        </w:tc>
      </w:tr>
      <w:tr w:rsidR="00E0394C" w14:paraId="4ED96DCE" w14:textId="77777777">
        <w:tc>
          <w:tcPr>
            <w:tcW w:w="0" w:type="auto"/>
          </w:tcPr>
          <w:p w:rsidR="00E0394C" w:rsidRDefault="00000000" w14:paraId="4FF22430" w14:textId="77777777">
            <w:pPr>
              <w:pStyle w:val="Compact"/>
            </w:pPr>
            <w:r>
              <w:t>红绿交替闪烁</w:t>
            </w:r>
          </w:p>
        </w:tc>
        <w:tc>
          <w:tcPr>
            <w:tcW w:w="0" w:type="auto"/>
          </w:tcPr>
          <w:p w:rsidR="00E0394C" w:rsidRDefault="00000000" w14:paraId="176312EB" w14:textId="77777777">
            <w:pPr>
              <w:pStyle w:val="Compact"/>
            </w:pPr>
            <w:r>
              <w:t>固件升级中</w:t>
            </w:r>
          </w:p>
        </w:tc>
      </w:tr>
      <w:tr w:rsidR="00E0394C" w14:paraId="088B98C8" w14:textId="77777777">
        <w:tc>
          <w:tcPr>
            <w:tcW w:w="0" w:type="auto"/>
          </w:tcPr>
          <w:p w:rsidR="00E0394C" w:rsidRDefault="00000000" w14:paraId="065646AA" w14:textId="77777777">
            <w:pPr>
              <w:pStyle w:val="Compact"/>
            </w:pPr>
            <w:r>
              <w:t>红色常亮</w:t>
            </w:r>
          </w:p>
        </w:tc>
        <w:tc>
          <w:tcPr>
            <w:tcW w:w="0" w:type="auto"/>
          </w:tcPr>
          <w:p w:rsidR="00E0394C" w:rsidRDefault="00000000" w14:paraId="36E19E88" w14:textId="05CDF837">
            <w:pPr>
              <w:pStyle w:val="Compact"/>
              <w:rPr>
                <w:lang w:eastAsia="zh-CN"/>
              </w:rPr>
            </w:pPr>
            <w:r>
              <w:rPr>
                <w:lang w:eastAsia="zh-CN"/>
              </w:rPr>
              <w:t>设备故障（</w:t>
            </w:r>
            <w:ins w:author="Yizhuo Ren" w:date="2026-07-09T16:07:00Z" w16du:dateUtc="2026-07-09T08:07:00Z" w:id="43">
              <w:r w:rsidR="002B151D">
                <w:rPr>
                  <w:lang w:eastAsia="zh-CN"/>
                </w:rPr>
                <w:t>外设通信失败（铁电、</w:t>
              </w:r>
              <w:r w:rsidR="002B151D">
                <w:rPr>
                  <w:lang w:eastAsia="zh-CN"/>
                </w:rPr>
                <w:t>RTC</w:t>
              </w:r>
              <w:r w:rsidR="002B151D">
                <w:rPr>
                  <w:lang w:eastAsia="zh-CN"/>
                </w:rPr>
                <w:t>）；</w:t>
              </w:r>
              <w:r w:rsidR="002B151D">
                <w:rPr>
                  <w:lang w:eastAsia="zh-CN"/>
                </w:rPr>
                <w:t xml:space="preserve">ADC </w:t>
              </w:r>
              <w:r w:rsidR="002B151D">
                <w:rPr>
                  <w:lang w:eastAsia="zh-CN"/>
                </w:rPr>
                <w:t>计算超时；芯片外设初始化失败</w:t>
              </w:r>
            </w:ins>
            <w:r>
              <w:rPr>
                <w:lang w:eastAsia="zh-CN"/>
              </w:rPr>
              <w:t>）</w:t>
            </w:r>
          </w:p>
        </w:tc>
      </w:tr>
    </w:tbl>
    <w:p w:rsidR="006F46A0" w:rsidRDefault="006F46A0" w14:paraId="198026D5" w14:textId="5A93F73B">
      <w:pPr>
        <w:pStyle w:val="a0"/>
        <w:rPr>
          <w:b/>
          <w:bCs/>
          <w:lang w:eastAsia="zh-CN"/>
        </w:rPr>
      </w:pPr>
      <w:r>
        <w:rPr>
          <w:rFonts w:hint="eastAsia"/>
          <w:b/>
          <w:bCs/>
          <w:lang w:eastAsia="zh-CN"/>
        </w:rPr>
        <w:t>灯语优先级：</w:t>
      </w:r>
      <w:r>
        <w:rPr>
          <w:lang w:eastAsia="zh-CN"/>
        </w:rPr>
        <w:t>红色常亮</w:t>
      </w:r>
      <w:r>
        <w:rPr>
          <w:rFonts w:hint="eastAsia"/>
          <w:lang w:eastAsia="zh-CN"/>
        </w:rPr>
        <w:t xml:space="preserve"> &gt; </w:t>
      </w:r>
      <w:r>
        <w:rPr>
          <w:lang w:eastAsia="zh-CN"/>
        </w:rPr>
        <w:t>红绿交替闪烁</w:t>
      </w:r>
      <w:r>
        <w:rPr>
          <w:rFonts w:hint="eastAsia"/>
          <w:lang w:eastAsia="zh-CN"/>
        </w:rPr>
        <w:t xml:space="preserve"> &gt; </w:t>
      </w:r>
      <w:r>
        <w:rPr>
          <w:lang w:eastAsia="zh-CN"/>
        </w:rPr>
        <w:t>红色闪烁</w:t>
      </w:r>
      <w:r>
        <w:rPr>
          <w:rFonts w:hint="eastAsia"/>
          <w:lang w:eastAsia="zh-CN"/>
        </w:rPr>
        <w:t xml:space="preserve"> &gt;</w:t>
      </w:r>
      <w:r>
        <w:rPr>
          <w:rFonts w:hint="eastAsia"/>
          <w:b/>
          <w:bCs/>
          <w:lang w:eastAsia="zh-CN"/>
        </w:rPr>
        <w:t xml:space="preserve"> </w:t>
      </w:r>
      <w:r>
        <w:rPr>
          <w:lang w:eastAsia="zh-CN"/>
        </w:rPr>
        <w:t>绿色慢闪</w:t>
      </w:r>
      <w:r>
        <w:rPr>
          <w:rFonts w:hint="eastAsia"/>
          <w:lang w:eastAsia="zh-CN"/>
        </w:rPr>
        <w:t xml:space="preserve"> &gt; </w:t>
      </w:r>
      <w:r>
        <w:rPr>
          <w:lang w:eastAsia="zh-CN"/>
        </w:rPr>
        <w:t>绿色常亮</w:t>
      </w:r>
    </w:p>
    <w:p w:rsidR="00E0394C" w:rsidRDefault="00000000" w14:paraId="6E70EE2B" w14:textId="0D8A9B9A">
      <w:pPr>
        <w:pStyle w:val="a0"/>
        <w:rPr>
          <w:lang w:eastAsia="zh-CN"/>
        </w:rPr>
      </w:pPr>
      <w:r>
        <w:rPr>
          <w:b/>
          <w:bCs/>
          <w:lang w:eastAsia="zh-CN"/>
        </w:rPr>
        <w:t xml:space="preserve">Modbus </w:t>
      </w:r>
      <w:r>
        <w:rPr>
          <w:b/>
          <w:bCs/>
          <w:lang w:eastAsia="zh-CN"/>
        </w:rPr>
        <w:t>状态上报项：</w:t>
      </w:r>
      <w:r>
        <w:rPr>
          <w:rFonts w:hint="eastAsia"/>
          <w:lang w:eastAsia="zh-CN"/>
        </w:rPr>
        <w:t>三相电压、三相电压相位角、三相电流、三相电流相位角、</w:t>
      </w:r>
      <w:r>
        <w:rPr>
          <w:lang w:eastAsia="zh-CN"/>
        </w:rPr>
        <w:t>接线检查结果（各通道错误类型）。</w:t>
      </w:r>
    </w:p>
    <w:p w:rsidR="00E0394C" w:rsidRDefault="00000000" w14:paraId="7D1E32EA" w14:textId="77777777">
      <w:pPr>
        <w:pStyle w:val="2"/>
        <w:rPr>
          <w:lang w:eastAsia="zh-CN"/>
        </w:rPr>
      </w:pPr>
      <w:bookmarkStart w:name="_Toc233817225" w:id="44"/>
      <w:bookmarkStart w:name="X6787a61239b5a8b09f439c38547429e51d94d08" w:id="45"/>
      <w:bookmarkEnd w:id="42"/>
      <w:r>
        <w:rPr>
          <w:lang w:eastAsia="zh-CN"/>
        </w:rPr>
        <w:t xml:space="preserve">3.5 </w:t>
      </w:r>
      <w:r>
        <w:rPr>
          <w:lang w:eastAsia="zh-CN"/>
        </w:rPr>
        <w:t>基础电参量测量</w:t>
      </w:r>
      <w:bookmarkEnd w:id="44"/>
    </w:p>
    <w:p w:rsidRPr="0028183A" w:rsidR="00E0394C" w:rsidRDefault="00000000" w14:paraId="0A943B83" w14:textId="6DFC08FB">
      <w:pPr>
        <w:pStyle w:val="FirstParagraph"/>
        <w:rPr>
          <w:lang w:eastAsia="zh-CN"/>
        </w:rPr>
      </w:pPr>
      <w:r>
        <w:rPr>
          <w:b/>
          <w:bCs/>
          <w:lang w:eastAsia="zh-CN"/>
        </w:rPr>
        <w:t>总体精度与分辨率：</w:t>
      </w:r>
    </w:p>
    <w:tbl>
      <w:tblPr>
        <w:tblStyle w:val="Table"/>
        <w:tblW w:w="0" w:type="auto"/>
        <w:tblLook w:val="0020" w:firstRow="1" w:lastRow="0" w:firstColumn="0" w:lastColumn="0" w:noHBand="0" w:noVBand="0"/>
      </w:tblPr>
      <w:tblGrid>
        <w:gridCol w:w="1204"/>
        <w:gridCol w:w="7652"/>
      </w:tblGrid>
      <w:tr w:rsidR="00E0394C" w:rsidTr="00E0394C" w14:paraId="2A4E3E82"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E0394C" w:rsidRDefault="00000000" w14:paraId="73BBD7D8" w14:textId="77777777">
            <w:pPr>
              <w:pStyle w:val="Compact"/>
            </w:pPr>
            <w:r>
              <w:t>指标</w:t>
            </w:r>
          </w:p>
        </w:tc>
        <w:tc>
          <w:tcPr>
            <w:tcW w:w="0" w:type="auto"/>
          </w:tcPr>
          <w:p w:rsidR="00E0394C" w:rsidRDefault="00000000" w14:paraId="08546FB6" w14:textId="77777777">
            <w:pPr>
              <w:pStyle w:val="Compact"/>
            </w:pPr>
            <w:r>
              <w:t>要求</w:t>
            </w:r>
          </w:p>
        </w:tc>
      </w:tr>
      <w:tr w:rsidR="00E0394C" w14:paraId="2AC89473" w14:textId="77777777">
        <w:tc>
          <w:tcPr>
            <w:tcW w:w="0" w:type="auto"/>
          </w:tcPr>
          <w:p w:rsidR="00E0394C" w:rsidRDefault="00000000" w14:paraId="16C0CD35" w14:textId="77777777">
            <w:pPr>
              <w:pStyle w:val="Compact"/>
            </w:pPr>
            <w:r>
              <w:t>系统精度</w:t>
            </w:r>
          </w:p>
        </w:tc>
        <w:tc>
          <w:tcPr>
            <w:tcW w:w="0" w:type="auto"/>
          </w:tcPr>
          <w:p w:rsidR="00E0394C" w:rsidRDefault="00000000" w14:paraId="7D8D24C5" w14:textId="77777777">
            <w:pPr>
              <w:pStyle w:val="Compact"/>
            </w:pPr>
            <w:r>
              <w:t>MC S-E-06</w:t>
            </w:r>
            <w:r>
              <w:t>（认证，</w:t>
            </w:r>
            <w:r>
              <w:rPr>
                <w:b/>
                <w:bCs/>
              </w:rPr>
              <w:t>必须</w:t>
            </w:r>
            <w:r>
              <w:t>）；</w:t>
            </w:r>
            <w:r>
              <w:t>ANSI C12 Class 0.5</w:t>
            </w:r>
            <w:r>
              <w:t>（自测，不认证）</w:t>
            </w:r>
            <w:r>
              <w:t>——</w:t>
            </w:r>
            <w:r>
              <w:t>有功功率</w:t>
            </w:r>
            <w:r>
              <w:t>/</w:t>
            </w:r>
            <w:r>
              <w:t>有功电能</w:t>
            </w:r>
          </w:p>
        </w:tc>
      </w:tr>
      <w:tr w:rsidR="00E0394C" w14:paraId="736EE633" w14:textId="77777777">
        <w:tc>
          <w:tcPr>
            <w:tcW w:w="0" w:type="auto"/>
          </w:tcPr>
          <w:p w:rsidR="00E0394C" w:rsidRDefault="00000000" w14:paraId="6BF3D56B" w14:textId="77777777">
            <w:pPr>
              <w:pStyle w:val="Compact"/>
            </w:pPr>
            <w:r>
              <w:t>相角精度</w:t>
            </w:r>
          </w:p>
        </w:tc>
        <w:tc>
          <w:tcPr>
            <w:tcW w:w="0" w:type="auto"/>
          </w:tcPr>
          <w:p w:rsidR="00E0394C" w:rsidRDefault="00000000" w14:paraId="044F5B51" w14:textId="77777777">
            <w:pPr>
              <w:pStyle w:val="Compact"/>
              <w:rPr>
                <w:lang w:eastAsia="zh-CN"/>
              </w:rPr>
            </w:pPr>
            <w:r>
              <w:rPr>
                <w:lang w:eastAsia="zh-CN"/>
              </w:rPr>
              <w:t>±0.5°</w:t>
            </w:r>
            <w:r>
              <w:rPr>
                <w:lang w:eastAsia="zh-CN"/>
              </w:rPr>
              <w:t>（分辨率</w:t>
            </w:r>
            <w:r>
              <w:rPr>
                <w:lang w:eastAsia="zh-CN"/>
              </w:rPr>
              <w:t xml:space="preserve"> 0.1°</w:t>
            </w:r>
            <w:r>
              <w:rPr>
                <w:lang w:eastAsia="zh-CN"/>
              </w:rPr>
              <w:t>，</w:t>
            </w:r>
            <w:r>
              <w:rPr>
                <w:b/>
                <w:bCs/>
                <w:lang w:eastAsia="zh-CN"/>
              </w:rPr>
              <w:t>必须</w:t>
            </w:r>
            <w:r>
              <w:rPr>
                <w:lang w:eastAsia="zh-CN"/>
              </w:rPr>
              <w:t>）</w:t>
            </w:r>
          </w:p>
        </w:tc>
      </w:tr>
      <w:tr w:rsidR="00E0394C" w14:paraId="199031AB" w14:textId="77777777">
        <w:tc>
          <w:tcPr>
            <w:tcW w:w="0" w:type="auto"/>
          </w:tcPr>
          <w:p w:rsidR="00E0394C" w:rsidRDefault="00000000" w14:paraId="00822014" w14:textId="40F67864">
            <w:pPr>
              <w:pStyle w:val="Compact"/>
            </w:pPr>
            <w:r>
              <w:t>频率分辨率</w:t>
            </w:r>
          </w:p>
        </w:tc>
        <w:tc>
          <w:tcPr>
            <w:tcW w:w="0" w:type="auto"/>
          </w:tcPr>
          <w:p w:rsidR="00E0394C" w:rsidRDefault="00000000" w14:paraId="1B1541F6" w14:textId="77777777">
            <w:pPr>
              <w:pStyle w:val="Compact"/>
            </w:pPr>
            <w:r>
              <w:t>0.1 Hz</w:t>
            </w:r>
          </w:p>
        </w:tc>
      </w:tr>
      <w:tr w:rsidR="00E0394C" w14:paraId="2A435957" w14:textId="77777777">
        <w:tc>
          <w:tcPr>
            <w:tcW w:w="0" w:type="auto"/>
          </w:tcPr>
          <w:p w:rsidR="00E0394C" w:rsidRDefault="00000000" w14:paraId="4BCE2E0C" w14:textId="77777777">
            <w:pPr>
              <w:pStyle w:val="Compact"/>
            </w:pPr>
            <w:r>
              <w:t>电压分辨率</w:t>
            </w:r>
          </w:p>
        </w:tc>
        <w:tc>
          <w:tcPr>
            <w:tcW w:w="0" w:type="auto"/>
          </w:tcPr>
          <w:p w:rsidR="00E0394C" w:rsidRDefault="00000000" w14:paraId="3FC9580A" w14:textId="77777777">
            <w:pPr>
              <w:pStyle w:val="Compact"/>
            </w:pPr>
            <w:r>
              <w:t>0.1 V</w:t>
            </w:r>
          </w:p>
        </w:tc>
      </w:tr>
      <w:tr w:rsidR="00E0394C" w14:paraId="6E2C4067" w14:textId="77777777">
        <w:tc>
          <w:tcPr>
            <w:tcW w:w="0" w:type="auto"/>
          </w:tcPr>
          <w:p w:rsidR="00E0394C" w:rsidRDefault="00000000" w14:paraId="74C7330C" w14:textId="77777777">
            <w:pPr>
              <w:pStyle w:val="Compact"/>
            </w:pPr>
            <w:r>
              <w:t>电流分辨率</w:t>
            </w:r>
          </w:p>
        </w:tc>
        <w:tc>
          <w:tcPr>
            <w:tcW w:w="0" w:type="auto"/>
          </w:tcPr>
          <w:p w:rsidR="00E0394C" w:rsidRDefault="00000000" w14:paraId="18FE4866" w14:textId="77777777">
            <w:pPr>
              <w:pStyle w:val="Compact"/>
            </w:pPr>
            <w:r>
              <w:t>0.1 A</w:t>
            </w:r>
          </w:p>
        </w:tc>
      </w:tr>
      <w:tr w:rsidR="00E0394C" w14:paraId="40967D6D" w14:textId="77777777">
        <w:tc>
          <w:tcPr>
            <w:tcW w:w="0" w:type="auto"/>
          </w:tcPr>
          <w:p w:rsidR="00E0394C" w:rsidRDefault="00000000" w14:paraId="32AF96F8" w14:textId="77777777">
            <w:pPr>
              <w:pStyle w:val="Compact"/>
            </w:pPr>
            <w:r>
              <w:t>功率分辨率</w:t>
            </w:r>
          </w:p>
        </w:tc>
        <w:tc>
          <w:tcPr>
            <w:tcW w:w="0" w:type="auto"/>
          </w:tcPr>
          <w:p w:rsidR="00E0394C" w:rsidRDefault="00000000" w14:paraId="153F8322" w14:textId="77777777">
            <w:pPr>
              <w:pStyle w:val="Compact"/>
            </w:pPr>
            <w:r>
              <w:t>1 W</w:t>
            </w:r>
          </w:p>
        </w:tc>
      </w:tr>
      <w:tr w:rsidR="00E0394C" w14:paraId="0DE201BA" w14:textId="77777777">
        <w:tc>
          <w:tcPr>
            <w:tcW w:w="0" w:type="auto"/>
          </w:tcPr>
          <w:p w:rsidR="00E0394C" w:rsidRDefault="00000000" w14:paraId="6856A2C6" w14:textId="77777777">
            <w:pPr>
              <w:pStyle w:val="Compact"/>
            </w:pPr>
            <w:r>
              <w:t>电能分辨率</w:t>
            </w:r>
          </w:p>
        </w:tc>
        <w:tc>
          <w:tcPr>
            <w:tcW w:w="0" w:type="auto"/>
          </w:tcPr>
          <w:p w:rsidR="00E0394C" w:rsidRDefault="00000000" w14:paraId="5EAF8083" w14:textId="77777777">
            <w:pPr>
              <w:pStyle w:val="Compact"/>
            </w:pPr>
            <w:r>
              <w:t>1 Wh</w:t>
            </w:r>
          </w:p>
        </w:tc>
      </w:tr>
    </w:tbl>
    <w:p w:rsidR="00E0394C" w:rsidRDefault="00000000" w14:paraId="3268F1C5" w14:textId="77777777">
      <w:pPr>
        <w:pStyle w:val="a8"/>
        <w:rPr>
          <w:lang w:eastAsia="zh-CN"/>
        </w:rPr>
      </w:pPr>
      <w:r>
        <w:rPr>
          <w:lang w:eastAsia="zh-CN"/>
        </w:rPr>
        <w:t>系统精度以</w:t>
      </w:r>
      <w:r>
        <w:rPr>
          <w:lang w:eastAsia="zh-CN"/>
        </w:rPr>
        <w:t xml:space="preserve"> MC S-E-06 </w:t>
      </w:r>
      <w:r>
        <w:rPr>
          <w:lang w:eastAsia="zh-CN"/>
        </w:rPr>
        <w:t>为认证硬性要求，</w:t>
      </w:r>
      <w:r>
        <w:rPr>
          <w:lang w:eastAsia="zh-CN"/>
        </w:rPr>
        <w:t xml:space="preserve">ANSI C12 Class 0.5 </w:t>
      </w:r>
      <w:r>
        <w:rPr>
          <w:lang w:eastAsia="zh-CN"/>
        </w:rPr>
        <w:t>为自测验证目标（不出正式证书）；二者均适用于有功功率与有功电能。下表标注</w:t>
      </w:r>
      <w:r>
        <w:rPr>
          <w:lang w:eastAsia="zh-CN"/>
        </w:rPr>
        <w:t>"</w:t>
      </w:r>
      <w:r>
        <w:rPr>
          <w:lang w:eastAsia="zh-CN"/>
        </w:rPr>
        <w:t>建议</w:t>
      </w:r>
      <w:r>
        <w:rPr>
          <w:lang w:eastAsia="zh-CN"/>
        </w:rPr>
        <w:t>"</w:t>
      </w:r>
      <w:r>
        <w:rPr>
          <w:lang w:eastAsia="zh-CN"/>
        </w:rPr>
        <w:t>的分量精度为支撑系统精度的设计目标，非独立认证项。精度保证电流范围应符合</w:t>
      </w:r>
      <w:r>
        <w:rPr>
          <w:lang w:eastAsia="zh-CN"/>
        </w:rPr>
        <w:t xml:space="preserve"> MC / ANSI C12.20 </w:t>
      </w:r>
      <w:r>
        <w:rPr>
          <w:lang w:eastAsia="zh-CN"/>
        </w:rPr>
        <w:t>要求。</w:t>
      </w:r>
    </w:p>
    <w:p w:rsidR="00E0394C" w:rsidRDefault="00000000" w14:paraId="7F0FEB0E" w14:textId="77777777">
      <w:pPr>
        <w:pStyle w:val="FirstParagraph"/>
      </w:pPr>
      <w:r>
        <w:rPr>
          <w:b/>
          <w:bCs/>
        </w:rPr>
        <w:t>测量参数明细：</w:t>
      </w:r>
    </w:p>
    <w:tbl>
      <w:tblPr>
        <w:tblStyle w:val="Table"/>
        <w:tblW w:w="0" w:type="auto"/>
        <w:tblLook w:val="0020" w:firstRow="1" w:lastRow="0" w:firstColumn="0" w:lastColumn="0" w:noHBand="0" w:noVBand="0"/>
      </w:tblPr>
      <w:tblGrid>
        <w:gridCol w:w="1312"/>
        <w:gridCol w:w="2787"/>
        <w:gridCol w:w="4757"/>
      </w:tblGrid>
      <w:tr w:rsidR="00E0394C" w:rsidTr="00E0394C" w14:paraId="4E2302F6"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E0394C" w:rsidRDefault="00000000" w14:paraId="20B965C8" w14:textId="77777777">
            <w:pPr>
              <w:pStyle w:val="Compact"/>
            </w:pPr>
            <w:r>
              <w:t>参数类别</w:t>
            </w:r>
          </w:p>
        </w:tc>
        <w:tc>
          <w:tcPr>
            <w:tcW w:w="0" w:type="auto"/>
          </w:tcPr>
          <w:p w:rsidR="00E0394C" w:rsidRDefault="00000000" w14:paraId="03828081" w14:textId="77777777">
            <w:pPr>
              <w:pStyle w:val="Compact"/>
            </w:pPr>
            <w:r>
              <w:t>参数</w:t>
            </w:r>
          </w:p>
        </w:tc>
        <w:tc>
          <w:tcPr>
            <w:tcW w:w="0" w:type="auto"/>
          </w:tcPr>
          <w:p w:rsidR="00E0394C" w:rsidRDefault="00000000" w14:paraId="408875FB" w14:textId="48280374">
            <w:pPr>
              <w:pStyle w:val="Compact"/>
            </w:pPr>
            <w:r>
              <w:t>精度</w:t>
            </w:r>
            <w:r>
              <w:t xml:space="preserve"> / </w:t>
            </w:r>
            <w:r>
              <w:t>范围</w:t>
            </w:r>
          </w:p>
        </w:tc>
      </w:tr>
      <w:tr w:rsidR="00E0394C" w14:paraId="58260978" w14:textId="77777777">
        <w:tc>
          <w:tcPr>
            <w:tcW w:w="0" w:type="auto"/>
          </w:tcPr>
          <w:p w:rsidR="00E0394C" w:rsidRDefault="00000000" w14:paraId="30357CF9" w14:textId="77777777">
            <w:pPr>
              <w:pStyle w:val="Compact"/>
            </w:pPr>
            <w:r>
              <w:t>频率</w:t>
            </w:r>
          </w:p>
        </w:tc>
        <w:tc>
          <w:tcPr>
            <w:tcW w:w="0" w:type="auto"/>
          </w:tcPr>
          <w:p w:rsidR="00E0394C" w:rsidRDefault="00000000" w14:paraId="0F081BA0" w14:textId="77777777">
            <w:pPr>
              <w:pStyle w:val="Compact"/>
            </w:pPr>
            <w:r>
              <w:t>Frequency</w:t>
            </w:r>
          </w:p>
        </w:tc>
        <w:tc>
          <w:tcPr>
            <w:tcW w:w="0" w:type="auto"/>
          </w:tcPr>
          <w:p w:rsidR="00E0394C" w:rsidRDefault="00000000" w14:paraId="45188152" w14:textId="77777777">
            <w:pPr>
              <w:pStyle w:val="Compact"/>
            </w:pPr>
            <w:r>
              <w:t>0.01 Hz (45–65Hz)</w:t>
            </w:r>
            <w:r>
              <w:t>，</w:t>
            </w:r>
            <w:r>
              <w:t>IEC 61557-12 class 0.02</w:t>
            </w:r>
            <w:r>
              <w:t>（建议）</w:t>
            </w:r>
          </w:p>
        </w:tc>
      </w:tr>
      <w:tr w:rsidR="00E0394C" w14:paraId="6C5EDEAE" w14:textId="77777777">
        <w:tc>
          <w:tcPr>
            <w:tcW w:w="0" w:type="auto"/>
          </w:tcPr>
          <w:p w:rsidR="00E0394C" w:rsidRDefault="00000000" w14:paraId="464622E6" w14:textId="77777777">
            <w:pPr>
              <w:pStyle w:val="Compact"/>
            </w:pPr>
            <w:r>
              <w:t>相电压</w:t>
            </w:r>
            <w:r>
              <w:t xml:space="preserve"> VLN</w:t>
            </w:r>
          </w:p>
        </w:tc>
        <w:tc>
          <w:tcPr>
            <w:tcW w:w="0" w:type="auto"/>
          </w:tcPr>
          <w:p w:rsidR="00E0394C" w:rsidRDefault="00000000" w14:paraId="0BB5B763" w14:textId="77777777">
            <w:pPr>
              <w:pStyle w:val="Compact"/>
            </w:pPr>
            <w:r>
              <w:t>Van / Vbn / Vcn / Vlnavg</w:t>
            </w:r>
          </w:p>
        </w:tc>
        <w:tc>
          <w:tcPr>
            <w:tcW w:w="0" w:type="auto"/>
          </w:tcPr>
          <w:p w:rsidR="00E0394C" w:rsidRDefault="00000000" w14:paraId="5548FEAC" w14:textId="77777777">
            <w:pPr>
              <w:pStyle w:val="Compact"/>
            </w:pPr>
            <w:r>
              <w:t>0.2%</w:t>
            </w:r>
            <w:r>
              <w:t>（建议）</w:t>
            </w:r>
          </w:p>
        </w:tc>
      </w:tr>
      <w:tr w:rsidR="00E0394C" w14:paraId="6043EDD3" w14:textId="77777777">
        <w:tc>
          <w:tcPr>
            <w:tcW w:w="0" w:type="auto"/>
          </w:tcPr>
          <w:p w:rsidR="00E0394C" w:rsidRDefault="00000000" w14:paraId="0E919D05" w14:textId="77777777">
            <w:pPr>
              <w:pStyle w:val="Compact"/>
            </w:pPr>
            <w:r>
              <w:t>线电压</w:t>
            </w:r>
            <w:r>
              <w:t xml:space="preserve"> VLL</w:t>
            </w:r>
          </w:p>
        </w:tc>
        <w:tc>
          <w:tcPr>
            <w:tcW w:w="0" w:type="auto"/>
          </w:tcPr>
          <w:p w:rsidR="00E0394C" w:rsidRDefault="00000000" w14:paraId="03417A33" w14:textId="77777777">
            <w:pPr>
              <w:pStyle w:val="Compact"/>
            </w:pPr>
            <w:r>
              <w:t>Vab / Vbc / Vca / Vllavg</w:t>
            </w:r>
          </w:p>
        </w:tc>
        <w:tc>
          <w:tcPr>
            <w:tcW w:w="0" w:type="auto"/>
          </w:tcPr>
          <w:p w:rsidR="00E0394C" w:rsidRDefault="00000000" w14:paraId="01F99E8B" w14:textId="77777777">
            <w:pPr>
              <w:pStyle w:val="Compact"/>
            </w:pPr>
            <w:r>
              <w:t>0.2%</w:t>
            </w:r>
            <w:r>
              <w:t>（建议）</w:t>
            </w:r>
          </w:p>
        </w:tc>
      </w:tr>
      <w:tr w:rsidR="00E0394C" w14:paraId="0A894CA1" w14:textId="77777777">
        <w:tc>
          <w:tcPr>
            <w:tcW w:w="0" w:type="auto"/>
          </w:tcPr>
          <w:p w:rsidR="00E0394C" w:rsidRDefault="00000000" w14:paraId="29079263" w14:textId="77777777">
            <w:pPr>
              <w:pStyle w:val="Compact"/>
            </w:pPr>
            <w:r>
              <w:t>线电流</w:t>
            </w:r>
          </w:p>
        </w:tc>
        <w:tc>
          <w:tcPr>
            <w:tcW w:w="0" w:type="auto"/>
          </w:tcPr>
          <w:p w:rsidR="00E0394C" w:rsidRDefault="00000000" w14:paraId="2287B0E4" w14:textId="77777777">
            <w:pPr>
              <w:pStyle w:val="Compact"/>
            </w:pPr>
            <w:r>
              <w:t>Ia / Ib / Ic / Iavg</w:t>
            </w:r>
          </w:p>
        </w:tc>
        <w:tc>
          <w:tcPr>
            <w:tcW w:w="0" w:type="auto"/>
          </w:tcPr>
          <w:p w:rsidR="00E0394C" w:rsidRDefault="00000000" w14:paraId="4A99D4E6" w14:textId="77777777">
            <w:pPr>
              <w:pStyle w:val="Compact"/>
            </w:pPr>
            <w:r>
              <w:t>0.2%</w:t>
            </w:r>
            <w:r>
              <w:t>（建议）</w:t>
            </w:r>
          </w:p>
        </w:tc>
      </w:tr>
      <w:tr w:rsidR="00E0394C" w14:paraId="4B6C3AFB" w14:textId="77777777">
        <w:tc>
          <w:tcPr>
            <w:tcW w:w="0" w:type="auto"/>
          </w:tcPr>
          <w:p w:rsidR="00E0394C" w:rsidRDefault="00000000" w14:paraId="504D847E" w14:textId="77777777">
            <w:pPr>
              <w:pStyle w:val="Compact"/>
            </w:pPr>
            <w:r>
              <w:t>有功功率</w:t>
            </w:r>
            <w:r>
              <w:t xml:space="preserve"> P</w:t>
            </w:r>
          </w:p>
        </w:tc>
        <w:tc>
          <w:tcPr>
            <w:tcW w:w="0" w:type="auto"/>
          </w:tcPr>
          <w:p w:rsidR="00E0394C" w:rsidRDefault="00000000" w14:paraId="48E0C4F8" w14:textId="77777777">
            <w:pPr>
              <w:pStyle w:val="Compact"/>
            </w:pPr>
            <w:r>
              <w:t>Pa / Pb / Pc / P</w:t>
            </w:r>
          </w:p>
        </w:tc>
        <w:tc>
          <w:tcPr>
            <w:tcW w:w="0" w:type="auto"/>
          </w:tcPr>
          <w:p w:rsidR="00E0394C" w:rsidRDefault="00000000" w14:paraId="71F126D9" w14:textId="77777777">
            <w:pPr>
              <w:pStyle w:val="Compact"/>
            </w:pPr>
            <w:r>
              <w:rPr>
                <w:b/>
                <w:bCs/>
              </w:rPr>
              <w:t>必须</w:t>
            </w:r>
            <w:r>
              <w:t>满足</w:t>
            </w:r>
            <w:r>
              <w:t xml:space="preserve"> MC</w:t>
            </w:r>
            <w:r>
              <w:t>；</w:t>
            </w:r>
            <w:r>
              <w:t xml:space="preserve">ANSI C12 Class 0.5 </w:t>
            </w:r>
            <w:r>
              <w:t>自测</w:t>
            </w:r>
          </w:p>
        </w:tc>
      </w:tr>
      <w:tr w:rsidR="00E0394C" w14:paraId="3DB74B01" w14:textId="77777777">
        <w:tc>
          <w:tcPr>
            <w:tcW w:w="0" w:type="auto"/>
          </w:tcPr>
          <w:p w:rsidR="00E0394C" w:rsidRDefault="00000000" w14:paraId="121F9B9C" w14:textId="77777777">
            <w:pPr>
              <w:pStyle w:val="Compact"/>
            </w:pPr>
            <w:r>
              <w:t>无功功率</w:t>
            </w:r>
            <w:r>
              <w:t xml:space="preserve"> Q</w:t>
            </w:r>
          </w:p>
        </w:tc>
        <w:tc>
          <w:tcPr>
            <w:tcW w:w="0" w:type="auto"/>
          </w:tcPr>
          <w:p w:rsidR="00E0394C" w:rsidRDefault="00000000" w14:paraId="61A15CC7" w14:textId="77777777">
            <w:pPr>
              <w:pStyle w:val="Compact"/>
            </w:pPr>
            <w:r>
              <w:t>Qa / Qb / Qc / Q</w:t>
            </w:r>
          </w:p>
        </w:tc>
        <w:tc>
          <w:tcPr>
            <w:tcW w:w="0" w:type="auto"/>
          </w:tcPr>
          <w:p w:rsidR="00E0394C" w:rsidRDefault="00000000" w14:paraId="06712579" w14:textId="77777777">
            <w:pPr>
              <w:pStyle w:val="Compact"/>
            </w:pPr>
            <w:r>
              <w:t>0.5%</w:t>
            </w:r>
            <w:r>
              <w:t>（建议）</w:t>
            </w:r>
          </w:p>
        </w:tc>
      </w:tr>
      <w:tr w:rsidR="00E0394C" w14:paraId="41FEC9D4" w14:textId="77777777">
        <w:tc>
          <w:tcPr>
            <w:tcW w:w="0" w:type="auto"/>
          </w:tcPr>
          <w:p w:rsidR="00E0394C" w:rsidRDefault="00000000" w14:paraId="3BC53A1C" w14:textId="77777777">
            <w:pPr>
              <w:pStyle w:val="Compact"/>
            </w:pPr>
            <w:r>
              <w:t>视在功率</w:t>
            </w:r>
            <w:r>
              <w:t xml:space="preserve"> S</w:t>
            </w:r>
          </w:p>
        </w:tc>
        <w:tc>
          <w:tcPr>
            <w:tcW w:w="0" w:type="auto"/>
          </w:tcPr>
          <w:p w:rsidR="00E0394C" w:rsidRDefault="00000000" w14:paraId="1853085C" w14:textId="77777777">
            <w:pPr>
              <w:pStyle w:val="Compact"/>
            </w:pPr>
            <w:r>
              <w:t>Sa / Sb / Sc / S</w:t>
            </w:r>
          </w:p>
        </w:tc>
        <w:tc>
          <w:tcPr>
            <w:tcW w:w="0" w:type="auto"/>
          </w:tcPr>
          <w:p w:rsidR="00E0394C" w:rsidRDefault="00000000" w14:paraId="44747023" w14:textId="77777777">
            <w:pPr>
              <w:pStyle w:val="Compact"/>
            </w:pPr>
            <w:r>
              <w:t>0.5%</w:t>
            </w:r>
            <w:r>
              <w:t>（建议）</w:t>
            </w:r>
          </w:p>
        </w:tc>
      </w:tr>
      <w:tr w:rsidR="00E0394C" w14:paraId="1D7579FA" w14:textId="77777777">
        <w:tc>
          <w:tcPr>
            <w:tcW w:w="0" w:type="auto"/>
          </w:tcPr>
          <w:p w:rsidR="00E0394C" w:rsidRDefault="00000000" w14:paraId="66919F0F" w14:textId="77777777">
            <w:pPr>
              <w:pStyle w:val="Compact"/>
            </w:pPr>
            <w:r>
              <w:t>功率因数</w:t>
            </w:r>
            <w:r>
              <w:t xml:space="preserve"> PF</w:t>
            </w:r>
          </w:p>
        </w:tc>
        <w:tc>
          <w:tcPr>
            <w:tcW w:w="0" w:type="auto"/>
          </w:tcPr>
          <w:p w:rsidR="00E0394C" w:rsidRDefault="00000000" w14:paraId="7B8FE281" w14:textId="77777777">
            <w:pPr>
              <w:pStyle w:val="Compact"/>
            </w:pPr>
            <w:r>
              <w:t>PFa / PFb / PFc / PF</w:t>
            </w:r>
          </w:p>
        </w:tc>
        <w:tc>
          <w:tcPr>
            <w:tcW w:w="0" w:type="auto"/>
          </w:tcPr>
          <w:p w:rsidR="00E0394C" w:rsidRDefault="00000000" w14:paraId="59F169D2" w14:textId="77777777">
            <w:pPr>
              <w:pStyle w:val="Compact"/>
            </w:pPr>
            <w:r>
              <w:t>0.2%</w:t>
            </w:r>
            <w:r>
              <w:t>；格式可配置（</w:t>
            </w:r>
            <w:r>
              <w:t xml:space="preserve">IEC / IEEE </w:t>
            </w:r>
            <w:r>
              <w:t>约定）</w:t>
            </w:r>
          </w:p>
        </w:tc>
      </w:tr>
      <w:tr w:rsidR="00E0394C" w14:paraId="78A8CFA8" w14:textId="77777777">
        <w:tc>
          <w:tcPr>
            <w:tcW w:w="0" w:type="auto"/>
          </w:tcPr>
          <w:p w:rsidR="00E0394C" w:rsidRDefault="00000000" w14:paraId="3ED539BF" w14:textId="77777777">
            <w:pPr>
              <w:pStyle w:val="Compact"/>
            </w:pPr>
            <w:r>
              <w:t>相角</w:t>
            </w:r>
          </w:p>
        </w:tc>
        <w:tc>
          <w:tcPr>
            <w:tcW w:w="0" w:type="auto"/>
          </w:tcPr>
          <w:p w:rsidR="00E0394C" w:rsidRDefault="00000000" w14:paraId="15152AA2" w14:textId="77777777">
            <w:pPr>
              <w:pStyle w:val="Compact"/>
            </w:pPr>
            <w:r>
              <w:t>以</w:t>
            </w:r>
            <w:r>
              <w:t xml:space="preserve"> Va </w:t>
            </w:r>
            <w:r>
              <w:t>为参考的各</w:t>
            </w:r>
            <w:r>
              <w:t xml:space="preserve"> V/I </w:t>
            </w:r>
            <w:r>
              <w:t>角度</w:t>
            </w:r>
          </w:p>
        </w:tc>
        <w:tc>
          <w:tcPr>
            <w:tcW w:w="0" w:type="auto"/>
          </w:tcPr>
          <w:p w:rsidR="00E0394C" w:rsidRDefault="00000000" w14:paraId="68113EF3" w14:textId="77777777">
            <w:pPr>
              <w:pStyle w:val="Compact"/>
            </w:pPr>
            <w:r>
              <w:rPr>
                <w:b/>
                <w:bCs/>
              </w:rPr>
              <w:t>必须</w:t>
            </w:r>
            <w:r>
              <w:t xml:space="preserve"> ±0.5°</w:t>
            </w:r>
          </w:p>
        </w:tc>
      </w:tr>
      <w:tr w:rsidR="00E0394C" w14:paraId="18B48472" w14:textId="77777777">
        <w:tc>
          <w:tcPr>
            <w:tcW w:w="0" w:type="auto"/>
          </w:tcPr>
          <w:p w:rsidR="00E0394C" w:rsidRDefault="00000000" w14:paraId="7F3368FF" w14:textId="77777777">
            <w:pPr>
              <w:pStyle w:val="Compact"/>
            </w:pPr>
            <w:r>
              <w:t>有功电能</w:t>
            </w:r>
            <w:r>
              <w:t xml:space="preserve"> </w:t>
            </w:r>
            <w:r>
              <w:t>Ep</w:t>
            </w:r>
          </w:p>
        </w:tc>
        <w:tc>
          <w:tcPr>
            <w:tcW w:w="0" w:type="auto"/>
          </w:tcPr>
          <w:p w:rsidR="00E0394C" w:rsidRDefault="00000000" w14:paraId="72500056" w14:textId="77777777">
            <w:pPr>
              <w:pStyle w:val="Compact"/>
            </w:pPr>
            <w:r>
              <w:t>Ep_a/b/c / Ep</w:t>
            </w:r>
            <w:r>
              <w:t>；进</w:t>
            </w:r>
            <w:r>
              <w:t>/</w:t>
            </w:r>
            <w:r>
              <w:t>出</w:t>
            </w:r>
            <w:r>
              <w:t>/</w:t>
            </w:r>
            <w:r>
              <w:t>净</w:t>
            </w:r>
            <w:r>
              <w:t>/</w:t>
            </w:r>
            <w:r>
              <w:t>总</w:t>
            </w:r>
          </w:p>
        </w:tc>
        <w:tc>
          <w:tcPr>
            <w:tcW w:w="0" w:type="auto"/>
          </w:tcPr>
          <w:p w:rsidR="00E0394C" w:rsidRDefault="00000000" w14:paraId="0229CD45" w14:textId="77777777">
            <w:pPr>
              <w:pStyle w:val="Compact"/>
            </w:pPr>
            <w:r>
              <w:rPr>
                <w:b/>
                <w:bCs/>
              </w:rPr>
              <w:t>必须</w:t>
            </w:r>
            <w:r>
              <w:t>满足</w:t>
            </w:r>
            <w:r>
              <w:t xml:space="preserve"> MC</w:t>
            </w:r>
            <w:r>
              <w:t>；</w:t>
            </w:r>
            <w:r>
              <w:t xml:space="preserve">ANSI C12 Class 0.5 </w:t>
            </w:r>
            <w:r>
              <w:t>自测</w:t>
            </w:r>
          </w:p>
        </w:tc>
      </w:tr>
      <w:tr w:rsidR="00E0394C" w14:paraId="397BB50A" w14:textId="77777777">
        <w:tc>
          <w:tcPr>
            <w:tcW w:w="0" w:type="auto"/>
          </w:tcPr>
          <w:p w:rsidR="00E0394C" w:rsidRDefault="00000000" w14:paraId="6049BB9E" w14:textId="77777777">
            <w:pPr>
              <w:pStyle w:val="Compact"/>
            </w:pPr>
            <w:r>
              <w:t>无功电能</w:t>
            </w:r>
            <w:r>
              <w:t xml:space="preserve"> Eq</w:t>
            </w:r>
          </w:p>
        </w:tc>
        <w:tc>
          <w:tcPr>
            <w:tcW w:w="0" w:type="auto"/>
          </w:tcPr>
          <w:p w:rsidR="00E0394C" w:rsidRDefault="00000000" w14:paraId="07AF81B5" w14:textId="77777777">
            <w:pPr>
              <w:pStyle w:val="Compact"/>
            </w:pPr>
            <w:r>
              <w:t>Eq_a/b/c / Eq</w:t>
            </w:r>
            <w:r>
              <w:t>；进</w:t>
            </w:r>
            <w:r>
              <w:t>/</w:t>
            </w:r>
            <w:r>
              <w:t>出</w:t>
            </w:r>
            <w:r>
              <w:t>/</w:t>
            </w:r>
            <w:r>
              <w:t>净</w:t>
            </w:r>
            <w:r>
              <w:t>/</w:t>
            </w:r>
            <w:r>
              <w:t>总</w:t>
            </w:r>
          </w:p>
        </w:tc>
        <w:tc>
          <w:tcPr>
            <w:tcW w:w="0" w:type="auto"/>
          </w:tcPr>
          <w:p w:rsidR="00E0394C" w:rsidRDefault="00000000" w14:paraId="730FA00B" w14:textId="77777777">
            <w:pPr>
              <w:pStyle w:val="Compact"/>
            </w:pPr>
            <w:r>
              <w:t>0.5%</w:t>
            </w:r>
            <w:r>
              <w:t>（建议）</w:t>
            </w:r>
          </w:p>
        </w:tc>
      </w:tr>
      <w:tr w:rsidR="00E0394C" w14:paraId="1BB79C3E" w14:textId="77777777">
        <w:tc>
          <w:tcPr>
            <w:tcW w:w="0" w:type="auto"/>
          </w:tcPr>
          <w:p w:rsidR="00E0394C" w:rsidRDefault="00000000" w14:paraId="59DD21F7" w14:textId="77777777">
            <w:pPr>
              <w:pStyle w:val="Compact"/>
            </w:pPr>
            <w:r>
              <w:t>视在电能</w:t>
            </w:r>
            <w:r>
              <w:t xml:space="preserve"> Es</w:t>
            </w:r>
          </w:p>
        </w:tc>
        <w:tc>
          <w:tcPr>
            <w:tcW w:w="0" w:type="auto"/>
          </w:tcPr>
          <w:p w:rsidR="00E0394C" w:rsidRDefault="00000000" w14:paraId="136CD8B3" w14:textId="77777777">
            <w:pPr>
              <w:pStyle w:val="Compact"/>
            </w:pPr>
            <w:r>
              <w:t>Es_a/b/c / Es</w:t>
            </w:r>
          </w:p>
        </w:tc>
        <w:tc>
          <w:tcPr>
            <w:tcW w:w="0" w:type="auto"/>
          </w:tcPr>
          <w:p w:rsidR="00E0394C" w:rsidRDefault="00000000" w14:paraId="51C207F1" w14:textId="77777777">
            <w:pPr>
              <w:pStyle w:val="Compact"/>
            </w:pPr>
            <w:r>
              <w:t>0.5%</w:t>
            </w:r>
            <w:r>
              <w:t>（建议）</w:t>
            </w:r>
          </w:p>
        </w:tc>
      </w:tr>
    </w:tbl>
    <w:p w:rsidR="00E0394C" w:rsidRDefault="00000000" w14:paraId="6DF1BB61" w14:textId="1D80DFDD">
      <w:pPr>
        <w:pStyle w:val="a0"/>
        <w:rPr>
          <w:lang w:eastAsia="zh-CN"/>
        </w:rPr>
      </w:pPr>
      <w:r>
        <w:rPr>
          <w:b/>
          <w:bCs/>
          <w:lang w:eastAsia="zh-CN"/>
        </w:rPr>
        <w:t>功率符号约定：</w:t>
      </w:r>
      <w:r>
        <w:rPr>
          <w:lang w:eastAsia="zh-CN"/>
        </w:rPr>
        <w:t xml:space="preserve"> </w:t>
      </w:r>
      <w:r>
        <w:rPr>
          <w:lang w:eastAsia="zh-CN"/>
        </w:rPr>
        <w:t>进线（用电）为正</w:t>
      </w:r>
      <w:r>
        <w:rPr>
          <w:lang w:eastAsia="zh-CN"/>
        </w:rPr>
        <w:t xml:space="preserve"> (+)</w:t>
      </w:r>
      <w:r>
        <w:rPr>
          <w:lang w:eastAsia="zh-CN"/>
        </w:rPr>
        <w:t>；出线（逆潮，向电网反送）为负</w:t>
      </w:r>
      <w:r>
        <w:rPr>
          <w:lang w:eastAsia="zh-CN"/>
        </w:rPr>
        <w:t xml:space="preserve"> (−)</w:t>
      </w:r>
      <w:r>
        <w:rPr>
          <w:lang w:eastAsia="zh-CN"/>
        </w:rPr>
        <w:t>。</w:t>
      </w:r>
    </w:p>
    <w:p w:rsidR="00E0394C" w:rsidRDefault="00000000" w14:paraId="6DAE75AA" w14:textId="77777777">
      <w:pPr>
        <w:pStyle w:val="2"/>
        <w:rPr>
          <w:lang w:eastAsia="zh-CN"/>
        </w:rPr>
      </w:pPr>
      <w:bookmarkStart w:name="_Toc233817226" w:id="46"/>
      <w:bookmarkStart w:name="Xcd7ceeab914e6fc553ff8683c575138b3a27dd1" w:id="47"/>
      <w:bookmarkEnd w:id="45"/>
      <w:r>
        <w:rPr>
          <w:lang w:eastAsia="zh-CN"/>
        </w:rPr>
        <w:t xml:space="preserve">3.6 </w:t>
      </w:r>
      <w:r>
        <w:rPr>
          <w:lang w:eastAsia="zh-CN"/>
        </w:rPr>
        <w:t>采样、计算周期与启动门限</w:t>
      </w:r>
      <w:bookmarkEnd w:id="46"/>
    </w:p>
    <w:p w:rsidR="00E0394C" w:rsidRDefault="00000000" w14:paraId="58E4FDA8" w14:textId="1FA37D3C">
      <w:pPr>
        <w:pStyle w:val="Compact"/>
        <w:numPr>
          <w:ilvl w:val="0"/>
          <w:numId w:val="11"/>
        </w:numPr>
        <w:rPr>
          <w:lang w:eastAsia="zh-CN"/>
        </w:rPr>
      </w:pPr>
      <w:r>
        <w:rPr>
          <w:b/>
          <w:bCs/>
          <w:lang w:eastAsia="zh-CN"/>
        </w:rPr>
        <w:t>内部计算周期：</w:t>
      </w:r>
      <w:r>
        <w:rPr>
          <w:lang w:eastAsia="zh-CN"/>
        </w:rPr>
        <w:t xml:space="preserve">  </w:t>
      </w:r>
      <w:commentRangeStart w:id="48"/>
      <w:r>
        <w:rPr>
          <w:rFonts w:hint="eastAsia"/>
          <w:lang w:eastAsia="zh-CN"/>
        </w:rPr>
        <w:t>100</w:t>
      </w:r>
      <w:commentRangeEnd w:id="48"/>
      <w:r w:rsidR="00AB2F2A">
        <w:rPr>
          <w:rStyle w:val="af2"/>
          <w:sz w:val="24"/>
          <w:szCs w:val="24"/>
          <w:lang w:eastAsia="zh-CN"/>
        </w:rPr>
        <w:commentReference w:id="48"/>
      </w:r>
      <w:r>
        <w:rPr>
          <w:lang w:eastAsia="zh-CN"/>
        </w:rPr>
        <w:t>ms</w:t>
      </w:r>
      <w:r>
        <w:rPr>
          <w:lang w:eastAsia="zh-CN"/>
        </w:rPr>
        <w:t>。通信输出速率受</w:t>
      </w:r>
      <w:r>
        <w:rPr>
          <w:lang w:eastAsia="zh-CN"/>
        </w:rPr>
        <w:t xml:space="preserve"> RS-485 </w:t>
      </w:r>
      <w:r>
        <w:rPr>
          <w:lang w:eastAsia="zh-CN"/>
        </w:rPr>
        <w:t>波特率限制，按通信接口能力调度。</w:t>
      </w:r>
    </w:p>
    <w:p w:rsidR="00E0394C" w:rsidRDefault="00000000" w14:paraId="63E3FC75" w14:textId="77777777">
      <w:pPr>
        <w:pStyle w:val="Compact"/>
        <w:numPr>
          <w:ilvl w:val="0"/>
          <w:numId w:val="11"/>
        </w:numPr>
        <w:rPr>
          <w:lang w:eastAsia="zh-CN"/>
        </w:rPr>
      </w:pPr>
      <w:r>
        <w:rPr>
          <w:b/>
          <w:bCs/>
          <w:lang w:eastAsia="zh-CN"/>
        </w:rPr>
        <w:t>电压门限：</w:t>
      </w:r>
      <w:r>
        <w:rPr>
          <w:lang w:eastAsia="zh-CN"/>
        </w:rPr>
        <w:t xml:space="preserve"> </w:t>
      </w:r>
      <w:r>
        <w:rPr>
          <w:lang w:eastAsia="zh-CN"/>
        </w:rPr>
        <w:t>当某相电压</w:t>
      </w:r>
      <w:r>
        <w:rPr>
          <w:lang w:eastAsia="zh-CN"/>
        </w:rPr>
        <w:t xml:space="preserve"> RMS &lt; </w:t>
      </w:r>
      <w:r>
        <w:rPr>
          <w:b/>
          <w:bCs/>
          <w:lang w:eastAsia="zh-CN"/>
        </w:rPr>
        <w:t>10 V</w:t>
      </w:r>
      <w:r>
        <w:rPr>
          <w:lang w:eastAsia="zh-CN"/>
        </w:rPr>
        <w:t xml:space="preserve"> </w:t>
      </w:r>
      <w:r>
        <w:rPr>
          <w:lang w:eastAsia="zh-CN"/>
        </w:rPr>
        <w:t>时，该相视为</w:t>
      </w:r>
      <w:r>
        <w:rPr>
          <w:lang w:eastAsia="zh-CN"/>
        </w:rPr>
        <w:t>"</w:t>
      </w:r>
      <w:r>
        <w:rPr>
          <w:lang w:eastAsia="zh-CN"/>
        </w:rPr>
        <w:t>不存在</w:t>
      </w:r>
      <w:r>
        <w:rPr>
          <w:lang w:eastAsia="zh-CN"/>
        </w:rPr>
        <w:t>"</w:t>
      </w:r>
      <w:r>
        <w:rPr>
          <w:lang w:eastAsia="zh-CN"/>
        </w:rPr>
        <w:t>。</w:t>
      </w:r>
    </w:p>
    <w:p w:rsidR="00E0394C" w:rsidRDefault="00000000" w14:paraId="3C58F9F5" w14:textId="68B33434">
      <w:pPr>
        <w:pStyle w:val="Compact"/>
        <w:numPr>
          <w:ilvl w:val="0"/>
          <w:numId w:val="11"/>
        </w:numPr>
      </w:pPr>
      <w:r>
        <w:rPr>
          <w:b/>
          <w:bCs/>
        </w:rPr>
        <w:t>启动电流</w:t>
      </w:r>
      <w:r>
        <w:rPr>
          <w:b/>
          <w:bCs/>
        </w:rPr>
        <w:t xml:space="preserve"> (Starting Current, Ist)</w:t>
      </w:r>
      <w:r>
        <w:rPr>
          <w:b/>
          <w:bCs/>
        </w:rPr>
        <w:t>：</w:t>
      </w:r>
      <w:r>
        <w:t xml:space="preserve"> Ist = </w:t>
      </w:r>
      <w:r>
        <w:rPr>
          <w:b/>
          <w:bCs/>
        </w:rPr>
        <w:t xml:space="preserve">0.1% × CT </w:t>
      </w:r>
      <w:r>
        <w:rPr>
          <w:b/>
          <w:bCs/>
        </w:rPr>
        <w:t>额定一次侧电流</w:t>
      </w:r>
      <w:r>
        <w:t>；当某路电流</w:t>
      </w:r>
      <w:r>
        <w:t xml:space="preserve"> RMS </w:t>
      </w:r>
      <w:r>
        <w:t>低于</w:t>
      </w:r>
      <w:r>
        <w:t xml:space="preserve"> Ist </w:t>
      </w:r>
      <w:r>
        <w:t>时该路功率</w:t>
      </w:r>
      <w:r>
        <w:t>/</w:t>
      </w:r>
      <w:r>
        <w:t>电能不累计（输出为零）。例：</w:t>
      </w:r>
      <w:r>
        <w:t>200A CT → 0.2A</w:t>
      </w:r>
      <w:r>
        <w:t>；</w:t>
      </w:r>
      <w:r>
        <w:t>400A CT → 0.4A</w:t>
      </w:r>
      <w:r>
        <w:t>；</w:t>
      </w:r>
      <w:r>
        <w:t>800A CT → 0.8A</w:t>
      </w:r>
      <w:r>
        <w:t>；</w:t>
      </w:r>
      <w:r>
        <w:t>1200A CT → 1.2A</w:t>
      </w:r>
      <w:r>
        <w:t>。精度保证电流范围符合</w:t>
      </w:r>
      <w:r>
        <w:t xml:space="preserve"> MC / ANSI C12.20</w:t>
      </w:r>
      <w:r>
        <w:t>。</w:t>
      </w:r>
    </w:p>
    <w:p w:rsidRPr="00A30F85" w:rsidR="00A30F85" w:rsidP="00A30F85" w:rsidRDefault="00A30F85" w14:paraId="28C3140B" w14:textId="1063ED12">
      <w:pPr>
        <w:pStyle w:val="Compact"/>
        <w:numPr>
          <w:ilvl w:val="0"/>
          <w:numId w:val="11"/>
        </w:numPr>
      </w:pPr>
      <w:r>
        <w:rPr>
          <w:rFonts w:hint="eastAsia"/>
          <w:b/>
          <w:bCs/>
        </w:rPr>
        <w:t>最小电流（</w:t>
      </w:r>
      <w:r>
        <w:rPr>
          <w:rFonts w:hint="eastAsia"/>
          <w:b/>
          <w:bCs/>
        </w:rPr>
        <w:t>Minimum Current, Imin</w:t>
      </w:r>
      <w:r>
        <w:rPr>
          <w:rFonts w:hint="eastAsia"/>
          <w:b/>
          <w:bCs/>
        </w:rPr>
        <w:t>）</w:t>
      </w:r>
      <w:r>
        <w:rPr>
          <w:b/>
          <w:bCs/>
        </w:rPr>
        <w:t>：</w:t>
      </w:r>
      <w:r>
        <w:rPr>
          <w:rFonts w:hint="eastAsia"/>
          <w:lang w:eastAsia="zh-CN"/>
        </w:rPr>
        <w:t>Imin =</w:t>
      </w:r>
      <w:r>
        <w:rPr>
          <w:rFonts w:hint="eastAsia"/>
          <w:b/>
          <w:bCs/>
          <w:lang w:eastAsia="zh-CN"/>
        </w:rPr>
        <w:t xml:space="preserve"> </w:t>
      </w:r>
      <w:r>
        <w:rPr>
          <w:b/>
          <w:bCs/>
        </w:rPr>
        <w:t xml:space="preserve">1% × </w:t>
      </w:r>
      <w:r w:rsidR="002E0D44">
        <w:rPr>
          <w:b/>
          <w:bCs/>
        </w:rPr>
        <w:t xml:space="preserve">CT </w:t>
      </w:r>
      <w:r w:rsidR="002E0D44">
        <w:rPr>
          <w:b/>
          <w:bCs/>
        </w:rPr>
        <w:t>额定一次侧电流</w:t>
      </w:r>
      <w:r>
        <w:rPr>
          <w:rFonts w:hint="eastAsia"/>
          <w:b/>
          <w:bCs/>
        </w:rPr>
        <w:t>。</w:t>
      </w:r>
      <w:r>
        <w:t>例：</w:t>
      </w:r>
      <w:r>
        <w:t>200A CT → I</w:t>
      </w:r>
      <w:r>
        <w:rPr>
          <w:rFonts w:hint="eastAsia"/>
        </w:rPr>
        <w:t>min</w:t>
      </w:r>
      <w:r>
        <w:t xml:space="preserve"> = 2A</w:t>
      </w:r>
      <w:r>
        <w:t>；</w:t>
      </w:r>
      <w:r>
        <w:t>400A CT → 4A</w:t>
      </w:r>
      <w:r>
        <w:t>；</w:t>
      </w:r>
      <w:r>
        <w:t>800A CT → 8A</w:t>
      </w:r>
      <w:r>
        <w:t>；</w:t>
      </w:r>
      <w:r>
        <w:t>1200A CT → 12A</w:t>
      </w:r>
      <w:r>
        <w:t>。</w:t>
      </w:r>
    </w:p>
    <w:p w:rsidR="00A30F85" w:rsidP="00A30F85" w:rsidRDefault="00A30F85" w14:paraId="356CC4B5" w14:textId="77777777">
      <w:pPr>
        <w:pStyle w:val="Compact"/>
        <w:ind w:left="720"/>
      </w:pPr>
    </w:p>
    <w:p w:rsidR="00E0394C" w:rsidRDefault="00E0394C" w14:paraId="2FE8C506" w14:textId="0FCA51E2"/>
    <w:p w:rsidRPr="00A30F85" w:rsidR="00E0394C" w:rsidP="009128B3" w:rsidRDefault="007D4209" w14:paraId="0FDB32C0" w14:textId="46CCD10D">
      <w:pPr>
        <w:pStyle w:val="1"/>
        <w:rPr>
          <w:lang w:eastAsia="zh-CN"/>
        </w:rPr>
      </w:pPr>
      <w:bookmarkStart w:name="Xdb1213ae0e5ed359cd1373899e046df50bd3d9f" w:id="49"/>
      <w:bookmarkEnd w:id="29"/>
      <w:bookmarkEnd w:id="47"/>
      <w:r>
        <w:rPr>
          <w:lang w:eastAsia="zh-CN"/>
        </w:rPr>
        <w:br w:type="page"/>
      </w:r>
      <w:bookmarkStart w:name="_Toc233817227" w:id="50"/>
      <w:r>
        <w:rPr>
          <w:lang w:eastAsia="zh-CN"/>
        </w:rPr>
        <w:t xml:space="preserve">4 </w:t>
      </w:r>
      <w:r>
        <w:rPr>
          <w:lang w:eastAsia="zh-CN"/>
        </w:rPr>
        <w:t>电能计量需求</w:t>
      </w:r>
      <w:bookmarkEnd w:id="50"/>
    </w:p>
    <w:p w:rsidR="00E0394C" w:rsidRDefault="00000000" w14:paraId="6736B2BC" w14:textId="77777777">
      <w:pPr>
        <w:pStyle w:val="2"/>
        <w:rPr>
          <w:lang w:eastAsia="zh-CN"/>
        </w:rPr>
      </w:pPr>
      <w:bookmarkStart w:name="_Toc233817228" w:id="51"/>
      <w:bookmarkStart w:name="X7b8f163b21e757513a64f570dba9e35c8fd76da" w:id="52"/>
      <w:r>
        <w:rPr>
          <w:lang w:eastAsia="zh-CN"/>
        </w:rPr>
        <w:t xml:space="preserve">4.1 </w:t>
      </w:r>
      <w:r>
        <w:rPr>
          <w:lang w:eastAsia="zh-CN"/>
        </w:rPr>
        <w:t>电能累积</w:t>
      </w:r>
      <w:bookmarkEnd w:id="51"/>
    </w:p>
    <w:p w:rsidR="00E0394C" w:rsidRDefault="00000000" w14:paraId="3873BEF9" w14:textId="77777777">
      <w:pPr>
        <w:pStyle w:val="Compact"/>
        <w:numPr>
          <w:ilvl w:val="0"/>
          <w:numId w:val="12"/>
        </w:numPr>
        <w:rPr>
          <w:lang w:eastAsia="zh-CN"/>
        </w:rPr>
      </w:pPr>
      <w:r>
        <w:rPr>
          <w:lang w:eastAsia="zh-CN"/>
        </w:rPr>
        <w:t>累积口径：</w:t>
      </w:r>
      <w:r>
        <w:rPr>
          <w:lang w:eastAsia="zh-CN"/>
        </w:rPr>
        <w:t xml:space="preserve">1/2/3 </w:t>
      </w:r>
      <w:r>
        <w:rPr>
          <w:lang w:eastAsia="zh-CN"/>
        </w:rPr>
        <w:t>路及系统总；有功</w:t>
      </w:r>
      <w:r>
        <w:rPr>
          <w:lang w:eastAsia="zh-CN"/>
        </w:rPr>
        <w:t xml:space="preserve"> Ep / </w:t>
      </w:r>
      <w:r>
        <w:rPr>
          <w:lang w:eastAsia="zh-CN"/>
        </w:rPr>
        <w:t>无功</w:t>
      </w:r>
      <w:r>
        <w:rPr>
          <w:lang w:eastAsia="zh-CN"/>
        </w:rPr>
        <w:t xml:space="preserve"> Eq / </w:t>
      </w:r>
      <w:r>
        <w:rPr>
          <w:lang w:eastAsia="zh-CN"/>
        </w:rPr>
        <w:t>视在</w:t>
      </w:r>
      <w:r>
        <w:rPr>
          <w:lang w:eastAsia="zh-CN"/>
        </w:rPr>
        <w:t xml:space="preserve"> Es</w:t>
      </w:r>
      <w:r>
        <w:rPr>
          <w:lang w:eastAsia="zh-CN"/>
        </w:rPr>
        <w:t>；方向区分</w:t>
      </w:r>
      <w:r>
        <w:rPr>
          <w:b/>
          <w:bCs/>
          <w:lang w:eastAsia="zh-CN"/>
        </w:rPr>
        <w:t>进线</w:t>
      </w:r>
      <w:r>
        <w:rPr>
          <w:b/>
          <w:bCs/>
          <w:lang w:eastAsia="zh-CN"/>
        </w:rPr>
        <w:t xml:space="preserve"> / </w:t>
      </w:r>
      <w:r>
        <w:rPr>
          <w:b/>
          <w:bCs/>
          <w:lang w:eastAsia="zh-CN"/>
        </w:rPr>
        <w:t>出线</w:t>
      </w:r>
      <w:r>
        <w:rPr>
          <w:b/>
          <w:bCs/>
          <w:lang w:eastAsia="zh-CN"/>
        </w:rPr>
        <w:t xml:space="preserve"> / </w:t>
      </w:r>
      <w:r>
        <w:rPr>
          <w:b/>
          <w:bCs/>
          <w:lang w:eastAsia="zh-CN"/>
        </w:rPr>
        <w:t>净</w:t>
      </w:r>
      <w:r>
        <w:rPr>
          <w:b/>
          <w:bCs/>
          <w:lang w:eastAsia="zh-CN"/>
        </w:rPr>
        <w:t xml:space="preserve"> / </w:t>
      </w:r>
      <w:r>
        <w:rPr>
          <w:b/>
          <w:bCs/>
          <w:lang w:eastAsia="zh-CN"/>
        </w:rPr>
        <w:t>总</w:t>
      </w:r>
      <w:r>
        <w:rPr>
          <w:lang w:eastAsia="zh-CN"/>
        </w:rPr>
        <w:t>。</w:t>
      </w:r>
    </w:p>
    <w:p w:rsidR="00E0394C" w:rsidRDefault="00000000" w14:paraId="4B7226C8" w14:textId="77777777">
      <w:pPr>
        <w:pStyle w:val="Compact"/>
        <w:numPr>
          <w:ilvl w:val="0"/>
          <w:numId w:val="12"/>
        </w:numPr>
        <w:rPr>
          <w:lang w:eastAsia="zh-CN"/>
        </w:rPr>
      </w:pPr>
      <w:r>
        <w:rPr>
          <w:lang w:eastAsia="zh-CN"/>
        </w:rPr>
        <w:t>分辨率</w:t>
      </w:r>
      <w:r>
        <w:rPr>
          <w:lang w:eastAsia="zh-CN"/>
        </w:rPr>
        <w:t xml:space="preserve"> 1 Wh</w:t>
      </w:r>
      <w:r>
        <w:rPr>
          <w:lang w:eastAsia="zh-CN"/>
        </w:rPr>
        <w:t>；有功电能精度须满足</w:t>
      </w:r>
      <w:r>
        <w:rPr>
          <w:lang w:eastAsia="zh-CN"/>
        </w:rPr>
        <w:t xml:space="preserve"> MC S-E-06</w:t>
      </w:r>
      <w:r>
        <w:rPr>
          <w:lang w:eastAsia="zh-CN"/>
        </w:rPr>
        <w:t>（认证，</w:t>
      </w:r>
      <w:r>
        <w:rPr>
          <w:b/>
          <w:bCs/>
          <w:lang w:eastAsia="zh-CN"/>
        </w:rPr>
        <w:t>必须</w:t>
      </w:r>
      <w:r>
        <w:rPr>
          <w:lang w:eastAsia="zh-CN"/>
        </w:rPr>
        <w:t>），</w:t>
      </w:r>
      <w:r>
        <w:rPr>
          <w:lang w:eastAsia="zh-CN"/>
        </w:rPr>
        <w:t xml:space="preserve">ANSI C12 Class 0.5 </w:t>
      </w:r>
      <w:r>
        <w:rPr>
          <w:lang w:eastAsia="zh-CN"/>
        </w:rPr>
        <w:t>自测；无功</w:t>
      </w:r>
      <w:r>
        <w:rPr>
          <w:lang w:eastAsia="zh-CN"/>
        </w:rPr>
        <w:t>/</w:t>
      </w:r>
      <w:r>
        <w:rPr>
          <w:lang w:eastAsia="zh-CN"/>
        </w:rPr>
        <w:t>视在电能</w:t>
      </w:r>
      <w:r>
        <w:rPr>
          <w:lang w:eastAsia="zh-CN"/>
        </w:rPr>
        <w:t xml:space="preserve"> 0.5%</w:t>
      </w:r>
      <w:r>
        <w:rPr>
          <w:lang w:eastAsia="zh-CN"/>
        </w:rPr>
        <w:t>（建议）。</w:t>
      </w:r>
    </w:p>
    <w:p w:rsidR="00E0394C" w:rsidRDefault="00000000" w14:paraId="754695B4" w14:textId="4741CD9F">
      <w:pPr>
        <w:pStyle w:val="Compact"/>
        <w:numPr>
          <w:ilvl w:val="0"/>
          <w:numId w:val="12"/>
        </w:numPr>
      </w:pPr>
      <w:r>
        <w:t>清零：通过</w:t>
      </w:r>
      <w:r>
        <w:t xml:space="preserve"> Modbus "</w:t>
      </w:r>
      <w:r>
        <w:t>重置能量</w:t>
      </w:r>
      <w:r>
        <w:t xml:space="preserve"> (clear energy)" </w:t>
      </w:r>
      <w:r>
        <w:t>操作执行（功能码</w:t>
      </w:r>
      <w:r>
        <w:t xml:space="preserve"> 06/16</w:t>
      </w:r>
      <w:r>
        <w:t>）</w:t>
      </w:r>
      <w:r>
        <w:rPr>
          <w:b/>
          <w:bCs/>
        </w:rPr>
        <w:t>支持；</w:t>
      </w:r>
      <w:r>
        <w:rPr>
          <w:b/>
          <w:bCs/>
        </w:rPr>
        <w:t xml:space="preserve">Dip Switch </w:t>
      </w:r>
      <w:r>
        <w:rPr>
          <w:b/>
          <w:bCs/>
        </w:rPr>
        <w:t>锁定后不支持</w:t>
      </w:r>
      <w:r>
        <w:t>（见</w:t>
      </w:r>
      <w:r>
        <w:t xml:space="preserve"> §10.2.2</w:t>
      </w:r>
      <w:r>
        <w:t>）。</w:t>
      </w:r>
    </w:p>
    <w:p w:rsidR="00E0394C" w:rsidRDefault="00000000" w14:paraId="2FEA0C6F" w14:textId="77777777">
      <w:pPr>
        <w:pStyle w:val="Compact"/>
        <w:numPr>
          <w:ilvl w:val="0"/>
          <w:numId w:val="12"/>
        </w:numPr>
      </w:pPr>
      <w:r>
        <w:t>各路独立数据与系统合计数据分别占用独立寄存器地址段（地址定义见</w:t>
      </w:r>
      <w:r>
        <w:t xml:space="preserve"> Modbus Address Table</w:t>
      </w:r>
      <w:r>
        <w:t>）。</w:t>
      </w:r>
    </w:p>
    <w:p w:rsidR="00E0394C" w:rsidRDefault="00000000" w14:paraId="2FB738A0" w14:textId="77777777">
      <w:pPr>
        <w:pStyle w:val="2"/>
      </w:pPr>
      <w:bookmarkStart w:name="_Toc233817229" w:id="53"/>
      <w:bookmarkStart w:name="Xa422ec11d47a8a1802901fc78a59d484ce80569" w:id="54"/>
      <w:bookmarkEnd w:id="52"/>
      <w:r>
        <w:t xml:space="preserve">4.2 </w:t>
      </w:r>
      <w:r>
        <w:t>电能存储与掉电保护</w:t>
      </w:r>
      <w:bookmarkEnd w:id="53"/>
    </w:p>
    <w:p w:rsidR="00E0394C" w:rsidRDefault="00000000" w14:paraId="23041E08" w14:textId="77777777">
      <w:pPr>
        <w:pStyle w:val="Compact"/>
        <w:numPr>
          <w:ilvl w:val="0"/>
          <w:numId w:val="13"/>
        </w:numPr>
        <w:rPr>
          <w:lang w:eastAsia="zh-CN"/>
        </w:rPr>
      </w:pPr>
      <w:r>
        <w:rPr>
          <w:lang w:eastAsia="zh-CN"/>
        </w:rPr>
        <w:t>电能为累计值，须定期保存至</w:t>
      </w:r>
      <w:r>
        <w:rPr>
          <w:lang w:eastAsia="zh-CN"/>
        </w:rPr>
        <w:t xml:space="preserve"> NVM </w:t>
      </w:r>
      <w:r>
        <w:rPr>
          <w:lang w:eastAsia="zh-CN"/>
        </w:rPr>
        <w:t>以防掉电丢失。</w:t>
      </w:r>
    </w:p>
    <w:p w:rsidR="00E0394C" w:rsidRDefault="00000000" w14:paraId="7000CC74" w14:textId="77777777">
      <w:pPr>
        <w:pStyle w:val="Compact"/>
        <w:numPr>
          <w:ilvl w:val="0"/>
          <w:numId w:val="13"/>
        </w:numPr>
        <w:rPr>
          <w:lang w:eastAsia="zh-CN"/>
        </w:rPr>
      </w:pPr>
      <w:r>
        <w:rPr>
          <w:lang w:eastAsia="zh-CN"/>
        </w:rPr>
        <w:t>存储周期：</w:t>
      </w:r>
      <w:r>
        <w:rPr>
          <w:lang w:eastAsia="zh-CN"/>
        </w:rPr>
        <w:t xml:space="preserve">1 </w:t>
      </w:r>
      <w:r>
        <w:rPr>
          <w:lang w:eastAsia="zh-CN"/>
        </w:rPr>
        <w:t>秒（首选），最低不超过</w:t>
      </w:r>
      <w:r>
        <w:rPr>
          <w:lang w:eastAsia="zh-CN"/>
        </w:rPr>
        <w:t xml:space="preserve"> 5 </w:t>
      </w:r>
      <w:r>
        <w:rPr>
          <w:lang w:eastAsia="zh-CN"/>
        </w:rPr>
        <w:t>秒。</w:t>
      </w:r>
    </w:p>
    <w:p w:rsidR="00E0394C" w:rsidRDefault="00000000" w14:paraId="69B07D24" w14:textId="77777777">
      <w:pPr>
        <w:pStyle w:val="Compact"/>
        <w:numPr>
          <w:ilvl w:val="0"/>
          <w:numId w:val="13"/>
        </w:numPr>
        <w:rPr>
          <w:lang w:eastAsia="zh-CN"/>
        </w:rPr>
      </w:pPr>
      <w:r>
        <w:rPr>
          <w:lang w:eastAsia="zh-CN"/>
        </w:rPr>
        <w:t>掉电时未保存的电能数据将丢失，最多丢失</w:t>
      </w:r>
      <w:r>
        <w:rPr>
          <w:lang w:eastAsia="zh-CN"/>
        </w:rPr>
        <w:t xml:space="preserve"> 1 </w:t>
      </w:r>
      <w:r>
        <w:rPr>
          <w:lang w:eastAsia="zh-CN"/>
        </w:rPr>
        <w:t>个存储周期内的累计量。</w:t>
      </w:r>
    </w:p>
    <w:p w:rsidR="007D4209" w:rsidRDefault="007D4209" w14:paraId="30C81536" w14:textId="77777777">
      <w:pPr>
        <w:rPr>
          <w:rFonts w:asciiTheme="majorHAnsi" w:hAnsiTheme="majorHAnsi" w:eastAsiaTheme="majorEastAsia" w:cstheme="majorBidi"/>
          <w:b/>
          <w:bCs/>
          <w:color w:val="4F81BD" w:themeColor="accent1"/>
          <w:sz w:val="32"/>
          <w:szCs w:val="32"/>
          <w:lang w:eastAsia="zh-CN"/>
        </w:rPr>
      </w:pPr>
      <w:bookmarkStart w:name="Xf772ca1c5924380acc29a427a8a757845ecc5e7" w:id="55"/>
      <w:bookmarkEnd w:id="49"/>
      <w:bookmarkEnd w:id="54"/>
      <w:r>
        <w:rPr>
          <w:lang w:eastAsia="zh-CN"/>
        </w:rPr>
        <w:br w:type="page"/>
      </w:r>
    </w:p>
    <w:p w:rsidR="00E0394C" w:rsidRDefault="00000000" w14:paraId="3F891F46" w14:textId="239BF30E">
      <w:pPr>
        <w:pStyle w:val="1"/>
        <w:rPr>
          <w:lang w:eastAsia="zh-CN"/>
        </w:rPr>
      </w:pPr>
      <w:bookmarkStart w:name="_Toc233817230" w:id="56"/>
      <w:r>
        <w:rPr>
          <w:lang w:eastAsia="zh-CN"/>
        </w:rPr>
        <w:t xml:space="preserve">9 I/O </w:t>
      </w:r>
      <w:r>
        <w:rPr>
          <w:lang w:eastAsia="zh-CN"/>
        </w:rPr>
        <w:t>功能</w:t>
      </w:r>
      <w:bookmarkEnd w:id="56"/>
    </w:p>
    <w:p w:rsidR="00E0394C" w:rsidRDefault="00000000" w14:paraId="0A81A403" w14:textId="5E082C1B">
      <w:pPr>
        <w:pStyle w:val="a8"/>
        <w:rPr>
          <w:lang w:eastAsia="zh-CN"/>
        </w:rPr>
      </w:pPr>
      <w:r>
        <w:rPr>
          <w:lang w:eastAsia="zh-CN"/>
        </w:rPr>
        <w:t>AcuRev-100</w:t>
      </w:r>
      <w:r>
        <w:rPr>
          <w:lang w:eastAsia="zh-CN"/>
        </w:rPr>
        <w:t>不含通用数字输入</w:t>
      </w:r>
      <w:r>
        <w:rPr>
          <w:lang w:eastAsia="zh-CN"/>
        </w:rPr>
        <w:t xml:space="preserve"> (DI) </w:t>
      </w:r>
      <w:r>
        <w:rPr>
          <w:lang w:eastAsia="zh-CN"/>
        </w:rPr>
        <w:t>与按键</w:t>
      </w:r>
      <w:r>
        <w:rPr>
          <w:lang w:eastAsia="zh-CN"/>
        </w:rPr>
        <w:t xml:space="preserve"> (KEY)</w:t>
      </w:r>
      <w:r>
        <w:rPr>
          <w:lang w:eastAsia="zh-CN"/>
        </w:rPr>
        <w:t>，相应小节略过。本章覆盖脉冲输出与</w:t>
      </w:r>
      <w:r>
        <w:rPr>
          <w:lang w:eastAsia="zh-CN"/>
        </w:rPr>
        <w:t xml:space="preserve"> LED </w:t>
      </w:r>
      <w:r>
        <w:rPr>
          <w:lang w:eastAsia="zh-CN"/>
        </w:rPr>
        <w:t>指示。</w:t>
      </w:r>
    </w:p>
    <w:p w:rsidR="00E0394C" w:rsidRDefault="00000000" w14:paraId="2A7DC9ED" w14:textId="77777777">
      <w:pPr>
        <w:pStyle w:val="2"/>
        <w:rPr>
          <w:lang w:eastAsia="zh-CN"/>
        </w:rPr>
      </w:pPr>
      <w:bookmarkStart w:name="_Toc233817231" w:id="57"/>
      <w:bookmarkStart w:name="X1daee0355dec81a268f03d2b0542b49df4e39a7" w:id="58"/>
      <w:r>
        <w:rPr>
          <w:lang w:eastAsia="zh-CN"/>
        </w:rPr>
        <w:t xml:space="preserve">9.1 </w:t>
      </w:r>
      <w:r>
        <w:rPr>
          <w:lang w:eastAsia="zh-CN"/>
        </w:rPr>
        <w:t>脉冲输出（有功电能脉冲）</w:t>
      </w:r>
      <w:bookmarkEnd w:id="57"/>
    </w:p>
    <w:p w:rsidR="00E0394C" w:rsidRDefault="00000000" w14:paraId="36B863D6" w14:textId="77777777">
      <w:pPr>
        <w:pStyle w:val="FirstParagraph"/>
        <w:rPr>
          <w:lang w:eastAsia="zh-CN"/>
        </w:rPr>
      </w:pPr>
      <w:r>
        <w:rPr>
          <w:lang w:eastAsia="zh-CN"/>
        </w:rPr>
        <w:t>固件按系统进线有功电能输出脉冲，用于现场计量验证与外接</w:t>
      </w:r>
      <w:r>
        <w:rPr>
          <w:lang w:eastAsia="zh-CN"/>
        </w:rPr>
        <w:t xml:space="preserve"> LoRa Pulse </w:t>
      </w:r>
      <w:r>
        <w:rPr>
          <w:lang w:eastAsia="zh-CN"/>
        </w:rPr>
        <w:t>模块计数。</w:t>
      </w:r>
    </w:p>
    <w:tbl>
      <w:tblPr>
        <w:tblStyle w:val="Table"/>
        <w:tblW w:w="0" w:type="auto"/>
        <w:tblLook w:val="0020" w:firstRow="1" w:lastRow="0" w:firstColumn="0" w:lastColumn="0" w:noHBand="0" w:noVBand="0"/>
      </w:tblPr>
      <w:tblGrid>
        <w:gridCol w:w="991"/>
        <w:gridCol w:w="7865"/>
      </w:tblGrid>
      <w:tr w:rsidR="00E0394C" w:rsidTr="00E0394C" w14:paraId="68766CB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E0394C" w:rsidRDefault="00000000" w14:paraId="5ADAE14E" w14:textId="77777777">
            <w:pPr>
              <w:pStyle w:val="Compact"/>
            </w:pPr>
            <w:r>
              <w:t>参数</w:t>
            </w:r>
          </w:p>
        </w:tc>
        <w:tc>
          <w:tcPr>
            <w:tcW w:w="0" w:type="auto"/>
          </w:tcPr>
          <w:p w:rsidR="00E0394C" w:rsidRDefault="00000000" w14:paraId="1A026200" w14:textId="77777777">
            <w:pPr>
              <w:pStyle w:val="Compact"/>
            </w:pPr>
            <w:r>
              <w:t>规格</w:t>
            </w:r>
          </w:p>
        </w:tc>
      </w:tr>
      <w:tr w:rsidR="00E0394C" w14:paraId="3FE0B389" w14:textId="77777777">
        <w:tc>
          <w:tcPr>
            <w:tcW w:w="0" w:type="auto"/>
          </w:tcPr>
          <w:p w:rsidR="00E0394C" w:rsidRDefault="00000000" w14:paraId="2235BD11" w14:textId="77777777">
            <w:pPr>
              <w:pStyle w:val="Compact"/>
            </w:pPr>
            <w:r>
              <w:t>脉冲源</w:t>
            </w:r>
          </w:p>
        </w:tc>
        <w:tc>
          <w:tcPr>
            <w:tcW w:w="0" w:type="auto"/>
          </w:tcPr>
          <w:p w:rsidR="00E0394C" w:rsidRDefault="00000000" w14:paraId="02A2F013" w14:textId="77777777">
            <w:pPr>
              <w:pStyle w:val="Compact"/>
            </w:pPr>
            <w:r>
              <w:t>系统进线有功电能</w:t>
            </w:r>
          </w:p>
        </w:tc>
      </w:tr>
      <w:tr w:rsidR="00E0394C" w14:paraId="76F531DD" w14:textId="77777777">
        <w:tc>
          <w:tcPr>
            <w:tcW w:w="0" w:type="auto"/>
          </w:tcPr>
          <w:p w:rsidR="00E0394C" w:rsidRDefault="00000000" w14:paraId="2A54762D" w14:textId="77777777">
            <w:pPr>
              <w:pStyle w:val="Compact"/>
            </w:pPr>
            <w:r>
              <w:t>脉冲常数</w:t>
            </w:r>
          </w:p>
        </w:tc>
        <w:tc>
          <w:tcPr>
            <w:tcW w:w="0" w:type="auto"/>
          </w:tcPr>
          <w:p w:rsidR="00E0394C" w:rsidRDefault="00000000" w14:paraId="054659F1" w14:textId="77777777">
            <w:pPr>
              <w:pStyle w:val="Compact"/>
            </w:pPr>
            <w:r>
              <w:t>1 imp/kWh</w:t>
            </w:r>
            <w:r>
              <w:t>（</w:t>
            </w:r>
            <w:r>
              <w:t>1 pulse/kWh</w:t>
            </w:r>
            <w:r>
              <w:t>）（出厂默认值，可经</w:t>
            </w:r>
            <w:r>
              <w:t xml:space="preserve"> Acuview2 </w:t>
            </w:r>
            <w:r>
              <w:t>在</w:t>
            </w:r>
            <w:r>
              <w:t xml:space="preserve"> 0.1–50 imp/kWh </w:t>
            </w:r>
            <w:r>
              <w:t>范围内调整）</w:t>
            </w:r>
          </w:p>
        </w:tc>
      </w:tr>
      <w:tr w:rsidR="00E0394C" w14:paraId="638AF1C6" w14:textId="77777777">
        <w:tc>
          <w:tcPr>
            <w:tcW w:w="0" w:type="auto"/>
          </w:tcPr>
          <w:p w:rsidR="00E0394C" w:rsidRDefault="00000000" w14:paraId="3786D7C8" w14:textId="77777777">
            <w:pPr>
              <w:pStyle w:val="Compact"/>
            </w:pPr>
            <w:r>
              <w:t>脉冲宽度</w:t>
            </w:r>
          </w:p>
        </w:tc>
        <w:tc>
          <w:tcPr>
            <w:tcW w:w="0" w:type="auto"/>
          </w:tcPr>
          <w:p w:rsidR="00E0394C" w:rsidRDefault="00000000" w14:paraId="4B10EE18" w14:textId="77777777">
            <w:pPr>
              <w:pStyle w:val="Compact"/>
            </w:pPr>
            <w:r>
              <w:t>20 ms</w:t>
            </w:r>
          </w:p>
        </w:tc>
      </w:tr>
    </w:tbl>
    <w:p w:rsidR="00E0394C" w:rsidRDefault="00000000" w14:paraId="646A17B6" w14:textId="7A90E252">
      <w:pPr>
        <w:pStyle w:val="a8"/>
        <w:rPr>
          <w:lang w:eastAsia="zh-CN"/>
        </w:rPr>
      </w:pPr>
      <w:r>
        <w:rPr>
          <w:lang w:eastAsia="zh-CN"/>
        </w:rPr>
        <w:t>脉冲输出常数（</w:t>
      </w:r>
      <w:r>
        <w:rPr>
          <w:lang w:eastAsia="zh-CN"/>
        </w:rPr>
        <w:t>1 imp/kWh</w:t>
      </w:r>
      <w:r>
        <w:rPr>
          <w:lang w:eastAsia="zh-CN"/>
        </w:rPr>
        <w:t>）低于脉冲</w:t>
      </w:r>
      <w:r>
        <w:rPr>
          <w:lang w:eastAsia="zh-CN"/>
        </w:rPr>
        <w:t xml:space="preserve"> LED</w:t>
      </w:r>
      <w:r>
        <w:rPr>
          <w:lang w:eastAsia="zh-CN"/>
        </w:rPr>
        <w:t>（</w:t>
      </w:r>
      <w:r>
        <w:rPr>
          <w:rFonts w:hint="eastAsia"/>
          <w:lang w:eastAsia="zh-CN"/>
        </w:rPr>
        <w:t>50</w:t>
      </w:r>
      <w:r>
        <w:rPr>
          <w:lang w:eastAsia="zh-CN"/>
        </w:rPr>
        <w:t>imp/kWh</w:t>
      </w:r>
      <w:r>
        <w:rPr>
          <w:lang w:eastAsia="zh-CN"/>
        </w:rPr>
        <w:t>），以确保高功率下脉冲间隔足够宽，便于外置</w:t>
      </w:r>
      <w:r>
        <w:rPr>
          <w:lang w:eastAsia="zh-CN"/>
        </w:rPr>
        <w:t xml:space="preserve"> LoRa Pulse </w:t>
      </w:r>
      <w:r>
        <w:rPr>
          <w:lang w:eastAsia="zh-CN"/>
        </w:rPr>
        <w:t>模块计数。模块完成脉冲计数与</w:t>
      </w:r>
      <w:r>
        <w:rPr>
          <w:lang w:eastAsia="zh-CN"/>
        </w:rPr>
        <w:t xml:space="preserve"> LoRa </w:t>
      </w:r>
      <w:r>
        <w:rPr>
          <w:lang w:eastAsia="zh-CN"/>
        </w:rPr>
        <w:t>无线转发以实现</w:t>
      </w:r>
      <w:r>
        <w:rPr>
          <w:lang w:eastAsia="zh-CN"/>
        </w:rPr>
        <w:t xml:space="preserve"> AMR</w:t>
      </w:r>
      <w:r>
        <w:rPr>
          <w:lang w:eastAsia="zh-CN"/>
        </w:rPr>
        <w:t>。</w:t>
      </w:r>
    </w:p>
    <w:p w:rsidR="00E0394C" w:rsidRDefault="00000000" w14:paraId="551C98B4" w14:textId="77777777">
      <w:pPr>
        <w:pStyle w:val="2"/>
      </w:pPr>
      <w:bookmarkStart w:name="_Toc233817232" w:id="59"/>
      <w:bookmarkStart w:name="Xdcd3b5fdbaafe1c6f3d5bb45cac145cbdb05221" w:id="60"/>
      <w:bookmarkEnd w:id="58"/>
      <w:r>
        <w:t xml:space="preserve">9.2 LED </w:t>
      </w:r>
      <w:r>
        <w:t>指示灯</w:t>
      </w:r>
      <w:bookmarkEnd w:id="59"/>
    </w:p>
    <w:p w:rsidR="00E0394C" w:rsidRDefault="00000000" w14:paraId="451B0755" w14:textId="77777777">
      <w:pPr>
        <w:pStyle w:val="Compact"/>
        <w:numPr>
          <w:ilvl w:val="0"/>
          <w:numId w:val="14"/>
        </w:numPr>
      </w:pPr>
      <w:r>
        <w:rPr>
          <w:b/>
          <w:bCs/>
          <w:lang w:eastAsia="zh-CN"/>
        </w:rPr>
        <w:t>双色状态</w:t>
      </w:r>
      <w:r>
        <w:rPr>
          <w:b/>
          <w:bCs/>
          <w:lang w:eastAsia="zh-CN"/>
        </w:rPr>
        <w:t xml:space="preserve"> LED</w:t>
      </w:r>
      <w:r>
        <w:rPr>
          <w:b/>
          <w:bCs/>
          <w:lang w:eastAsia="zh-CN"/>
        </w:rPr>
        <w:t>（红</w:t>
      </w:r>
      <w:r>
        <w:rPr>
          <w:b/>
          <w:bCs/>
          <w:lang w:eastAsia="zh-CN"/>
        </w:rPr>
        <w:t>/</w:t>
      </w:r>
      <w:r>
        <w:rPr>
          <w:b/>
          <w:bCs/>
          <w:lang w:eastAsia="zh-CN"/>
        </w:rPr>
        <w:t>绿）：</w:t>
      </w:r>
      <w:r>
        <w:rPr>
          <w:lang w:eastAsia="zh-CN"/>
        </w:rPr>
        <w:t xml:space="preserve"> </w:t>
      </w:r>
      <w:r>
        <w:rPr>
          <w:lang w:eastAsia="zh-CN"/>
        </w:rPr>
        <w:t>固件驱动，指示运行状态、通信活动、接线告警、固件升级、设备故障。</w:t>
      </w:r>
      <w:r>
        <w:t>状态定义见</w:t>
      </w:r>
      <w:r>
        <w:t xml:space="preserve"> §3.4</w:t>
      </w:r>
      <w:r>
        <w:t>。</w:t>
      </w:r>
    </w:p>
    <w:p w:rsidR="00E0394C" w:rsidRDefault="00000000" w14:paraId="38F52ED5" w14:textId="23474DD1">
      <w:pPr>
        <w:pStyle w:val="Compact"/>
        <w:numPr>
          <w:ilvl w:val="0"/>
          <w:numId w:val="14"/>
        </w:numPr>
        <w:rPr>
          <w:lang w:eastAsia="zh-CN"/>
        </w:rPr>
      </w:pPr>
      <w:r>
        <w:rPr>
          <w:b/>
          <w:bCs/>
          <w:lang w:eastAsia="zh-CN"/>
        </w:rPr>
        <w:t>脉冲</w:t>
      </w:r>
      <w:r>
        <w:rPr>
          <w:b/>
          <w:bCs/>
          <w:lang w:eastAsia="zh-CN"/>
        </w:rPr>
        <w:t xml:space="preserve"> LED (Test Pulse)</w:t>
      </w:r>
      <w:r>
        <w:rPr>
          <w:b/>
          <w:bCs/>
          <w:lang w:eastAsia="zh-CN"/>
        </w:rPr>
        <w:t>：</w:t>
      </w:r>
      <w:r>
        <w:rPr>
          <w:lang w:eastAsia="zh-CN"/>
        </w:rPr>
        <w:t xml:space="preserve"> </w:t>
      </w:r>
      <w:r>
        <w:rPr>
          <w:lang w:eastAsia="zh-CN"/>
        </w:rPr>
        <w:t>脉冲常数</w:t>
      </w:r>
      <w:r>
        <w:rPr>
          <w:lang w:eastAsia="zh-CN"/>
        </w:rPr>
        <w:t xml:space="preserve"> </w:t>
      </w:r>
      <w:r>
        <w:rPr>
          <w:rFonts w:hint="eastAsia"/>
          <w:lang w:eastAsia="zh-CN"/>
        </w:rPr>
        <w:t>50</w:t>
      </w:r>
      <w:r>
        <w:rPr>
          <w:lang w:eastAsia="zh-CN"/>
        </w:rPr>
        <w:t xml:space="preserve"> imp/kWh</w:t>
      </w:r>
      <w:r>
        <w:rPr>
          <w:lang w:eastAsia="zh-CN"/>
        </w:rPr>
        <w:t>（出厂默认值，可经</w:t>
      </w:r>
      <w:r>
        <w:rPr>
          <w:lang w:eastAsia="zh-CN"/>
        </w:rPr>
        <w:t xml:space="preserve"> Acuview2 </w:t>
      </w:r>
      <w:r>
        <w:rPr>
          <w:lang w:eastAsia="zh-CN"/>
        </w:rPr>
        <w:t>在</w:t>
      </w:r>
      <w:r>
        <w:rPr>
          <w:lang w:eastAsia="zh-CN"/>
        </w:rPr>
        <w:t xml:space="preserve"> 0.1–50 imp/kWh </w:t>
      </w:r>
      <w:r>
        <w:rPr>
          <w:lang w:eastAsia="zh-CN"/>
        </w:rPr>
        <w:t>范围内调整），脉冲宽度</w:t>
      </w:r>
      <w:r>
        <w:rPr>
          <w:lang w:eastAsia="zh-CN"/>
        </w:rPr>
        <w:t xml:space="preserve"> 20 ms</w:t>
      </w:r>
      <w:r>
        <w:rPr>
          <w:lang w:eastAsia="zh-CN"/>
        </w:rPr>
        <w:t>。有负载时闪烁，闪烁频率与负载功率成正比；无负载时不闪烁。用于认证</w:t>
      </w:r>
      <w:r>
        <w:rPr>
          <w:lang w:eastAsia="zh-CN"/>
        </w:rPr>
        <w:t xml:space="preserve"> / </w:t>
      </w:r>
      <w:r>
        <w:rPr>
          <w:lang w:eastAsia="zh-CN"/>
        </w:rPr>
        <w:t>能量脉冲测试及现场快速确认计量是否正常。</w:t>
      </w:r>
    </w:p>
    <w:p w:rsidR="00E0394C" w:rsidRDefault="00000000" w14:paraId="31126AE3" w14:textId="0180FF4E">
      <w:pPr>
        <w:pStyle w:val="a8"/>
        <w:rPr>
          <w:lang w:eastAsia="zh-CN"/>
        </w:rPr>
      </w:pPr>
      <w:r>
        <w:rPr>
          <w:lang w:eastAsia="zh-CN"/>
        </w:rPr>
        <w:t>脉冲</w:t>
      </w:r>
      <w:r>
        <w:rPr>
          <w:lang w:eastAsia="zh-CN"/>
        </w:rPr>
        <w:t xml:space="preserve"> LED </w:t>
      </w:r>
      <w:r>
        <w:rPr>
          <w:lang w:eastAsia="zh-CN"/>
        </w:rPr>
        <w:t>独立于双色状态</w:t>
      </w:r>
      <w:r>
        <w:rPr>
          <w:lang w:eastAsia="zh-CN"/>
        </w:rPr>
        <w:t xml:space="preserve"> LED</w:t>
      </w:r>
      <w:r>
        <w:rPr>
          <w:lang w:eastAsia="zh-CN"/>
        </w:rPr>
        <w:t>，且与脉冲输出采用不同常数（</w:t>
      </w:r>
      <w:r>
        <w:rPr>
          <w:lang w:eastAsia="zh-CN"/>
        </w:rPr>
        <w:t xml:space="preserve">LED </w:t>
      </w:r>
      <w:r>
        <w:rPr>
          <w:rFonts w:hint="eastAsia"/>
          <w:lang w:eastAsia="zh-CN"/>
        </w:rPr>
        <w:t>50</w:t>
      </w:r>
      <w:r>
        <w:rPr>
          <w:lang w:eastAsia="zh-CN"/>
        </w:rPr>
        <w:t>imp/kWh</w:t>
      </w:r>
      <w:r>
        <w:rPr>
          <w:lang w:eastAsia="zh-CN"/>
        </w:rPr>
        <w:t>、输出</w:t>
      </w:r>
      <w:r>
        <w:rPr>
          <w:lang w:eastAsia="zh-CN"/>
        </w:rPr>
        <w:t xml:space="preserve"> 1 imp/kWh</w:t>
      </w:r>
      <w:r>
        <w:rPr>
          <w:lang w:eastAsia="zh-CN"/>
        </w:rPr>
        <w:t>）：前者用于认证</w:t>
      </w:r>
      <w:r>
        <w:rPr>
          <w:lang w:eastAsia="zh-CN"/>
        </w:rPr>
        <w:t>/</w:t>
      </w:r>
      <w:r>
        <w:rPr>
          <w:lang w:eastAsia="zh-CN"/>
        </w:rPr>
        <w:t>能量脉冲测试与安装验证，后者供外置</w:t>
      </w:r>
      <w:r>
        <w:rPr>
          <w:lang w:eastAsia="zh-CN"/>
        </w:rPr>
        <w:t xml:space="preserve"> LoRa Pulse </w:t>
      </w:r>
      <w:r>
        <w:rPr>
          <w:lang w:eastAsia="zh-CN"/>
        </w:rPr>
        <w:t>模块计数。</w:t>
      </w:r>
    </w:p>
    <w:p w:rsidR="00E0394C" w:rsidRDefault="00E0394C" w14:paraId="2A9B4136" w14:textId="74FB94AD">
      <w:pPr>
        <w:rPr>
          <w:lang w:eastAsia="zh-CN"/>
        </w:rPr>
      </w:pPr>
    </w:p>
    <w:p w:rsidR="007D4209" w:rsidRDefault="007D4209" w14:paraId="78B76EE8" w14:textId="77777777">
      <w:pPr>
        <w:rPr>
          <w:rFonts w:asciiTheme="majorHAnsi" w:hAnsiTheme="majorHAnsi" w:eastAsiaTheme="majorEastAsia" w:cstheme="majorBidi"/>
          <w:b/>
          <w:bCs/>
          <w:color w:val="4F81BD" w:themeColor="accent1"/>
          <w:sz w:val="32"/>
          <w:szCs w:val="32"/>
          <w:lang w:eastAsia="zh-CN"/>
        </w:rPr>
      </w:pPr>
      <w:bookmarkStart w:name="X7445f68b7892aaf4cffa57bcb9b5b1af43c4d51" w:id="61"/>
      <w:bookmarkEnd w:id="55"/>
      <w:bookmarkEnd w:id="60"/>
      <w:r>
        <w:rPr>
          <w:lang w:eastAsia="zh-CN"/>
        </w:rPr>
        <w:br w:type="page"/>
      </w:r>
    </w:p>
    <w:p w:rsidR="00E0394C" w:rsidRDefault="00000000" w14:paraId="212177AE" w14:textId="2B586214">
      <w:pPr>
        <w:pStyle w:val="1"/>
        <w:rPr>
          <w:lang w:eastAsia="zh-CN"/>
        </w:rPr>
      </w:pPr>
      <w:bookmarkStart w:name="_Toc233817233" w:id="62"/>
      <w:r>
        <w:rPr>
          <w:lang w:eastAsia="zh-CN"/>
        </w:rPr>
        <w:t xml:space="preserve">10 </w:t>
      </w:r>
      <w:r>
        <w:rPr>
          <w:lang w:eastAsia="zh-CN"/>
        </w:rPr>
        <w:t>通讯功能</w:t>
      </w:r>
      <w:bookmarkEnd w:id="62"/>
    </w:p>
    <w:p w:rsidR="00E0394C" w:rsidRDefault="00000000" w14:paraId="1BF9177E" w14:textId="77777777">
      <w:pPr>
        <w:pStyle w:val="2"/>
        <w:rPr>
          <w:lang w:eastAsia="zh-CN"/>
        </w:rPr>
      </w:pPr>
      <w:bookmarkStart w:name="_Toc233817234" w:id="63"/>
      <w:bookmarkStart w:name="X751acbf294612041ca9750ff21571cd0d156d7f" w:id="64"/>
      <w:r>
        <w:rPr>
          <w:lang w:eastAsia="zh-CN"/>
        </w:rPr>
        <w:t xml:space="preserve">10.1 </w:t>
      </w:r>
      <w:r>
        <w:rPr>
          <w:lang w:eastAsia="zh-CN"/>
        </w:rPr>
        <w:t>通讯概述与通用要求</w:t>
      </w:r>
      <w:bookmarkEnd w:id="63"/>
    </w:p>
    <w:p w:rsidR="00E0394C" w:rsidRDefault="00000000" w14:paraId="3E0708FA" w14:textId="4CCF058A">
      <w:pPr>
        <w:pStyle w:val="FirstParagraph"/>
        <w:rPr>
          <w:lang w:eastAsia="zh-CN"/>
        </w:rPr>
      </w:pPr>
      <w:r>
        <w:rPr>
          <w:lang w:eastAsia="zh-CN"/>
        </w:rPr>
        <w:t>AcuRev-100</w:t>
      </w:r>
      <w:r>
        <w:rPr>
          <w:rFonts w:hint="eastAsia"/>
          <w:lang w:eastAsia="zh-CN"/>
        </w:rPr>
        <w:t>提供</w:t>
      </w:r>
      <w:r>
        <w:rPr>
          <w:lang w:eastAsia="zh-CN"/>
        </w:rPr>
        <w:t>RS-485</w:t>
      </w:r>
      <w:r>
        <w:rPr>
          <w:rFonts w:hint="eastAsia"/>
          <w:lang w:eastAsia="zh-CN"/>
        </w:rPr>
        <w:t>和</w:t>
      </w:r>
      <w:r>
        <w:rPr>
          <w:rFonts w:hint="eastAsia"/>
          <w:lang w:eastAsia="zh-CN"/>
        </w:rPr>
        <w:t>USB</w:t>
      </w:r>
      <w:r>
        <w:rPr>
          <w:rFonts w:hint="eastAsia"/>
          <w:lang w:eastAsia="zh-CN"/>
        </w:rPr>
        <w:t>两个通信</w:t>
      </w:r>
      <w:r>
        <w:rPr>
          <w:lang w:eastAsia="zh-CN"/>
        </w:rPr>
        <w:t xml:space="preserve"> </w:t>
      </w:r>
      <w:r>
        <w:rPr>
          <w:lang w:eastAsia="zh-CN"/>
        </w:rPr>
        <w:t>接口，</w:t>
      </w:r>
      <w:r>
        <w:rPr>
          <w:rFonts w:hint="eastAsia"/>
          <w:lang w:eastAsia="zh-CN"/>
        </w:rPr>
        <w:t>均</w:t>
      </w:r>
      <w:r>
        <w:rPr>
          <w:lang w:eastAsia="zh-CN"/>
        </w:rPr>
        <w:t>承载标准</w:t>
      </w:r>
      <w:r>
        <w:rPr>
          <w:lang w:eastAsia="zh-CN"/>
        </w:rPr>
        <w:t xml:space="preserve"> Modbus RTU</w:t>
      </w:r>
      <w:r>
        <w:rPr>
          <w:lang w:eastAsia="zh-CN"/>
        </w:rPr>
        <w:t>（日常读数</w:t>
      </w:r>
      <w:r>
        <w:rPr>
          <w:lang w:eastAsia="zh-CN"/>
        </w:rPr>
        <w:t>/</w:t>
      </w:r>
      <w:r>
        <w:rPr>
          <w:lang w:eastAsia="zh-CN"/>
        </w:rPr>
        <w:t>配置</w:t>
      </w:r>
      <w:r>
        <w:rPr>
          <w:lang w:eastAsia="zh-CN"/>
        </w:rPr>
        <w:t>/</w:t>
      </w:r>
      <w:r>
        <w:rPr>
          <w:lang w:eastAsia="zh-CN"/>
        </w:rPr>
        <w:t>操作）与私有协议（校准</w:t>
      </w:r>
      <w:r>
        <w:rPr>
          <w:lang w:eastAsia="zh-CN"/>
        </w:rPr>
        <w:t>/</w:t>
      </w:r>
      <w:r>
        <w:rPr>
          <w:lang w:eastAsia="zh-CN"/>
        </w:rPr>
        <w:t>固件升级）。寄存器地址、数据格式（</w:t>
      </w:r>
      <w:r>
        <w:rPr>
          <w:lang w:eastAsia="zh-CN"/>
        </w:rPr>
        <w:t xml:space="preserve">IEEE 754 </w:t>
      </w:r>
      <w:r>
        <w:rPr>
          <w:lang w:eastAsia="zh-CN"/>
        </w:rPr>
        <w:t>浮点</w:t>
      </w:r>
      <w:r>
        <w:rPr>
          <w:lang w:eastAsia="zh-CN"/>
        </w:rPr>
        <w:t>/</w:t>
      </w:r>
      <w:r>
        <w:rPr>
          <w:lang w:eastAsia="zh-CN"/>
        </w:rPr>
        <w:t>定点、字节序等）由《</w:t>
      </w:r>
      <w:r>
        <w:rPr>
          <w:lang w:eastAsia="zh-CN"/>
        </w:rPr>
        <w:t>RACG Modbus Address Table</w:t>
      </w:r>
      <w:r>
        <w:rPr>
          <w:lang w:eastAsia="zh-CN"/>
        </w:rPr>
        <w:t>》定义；各路独立数据与系统合计数据分别占用独立寄存器地址段。</w:t>
      </w:r>
    </w:p>
    <w:p w:rsidR="00E0394C" w:rsidRDefault="00000000" w14:paraId="2EF02E3F" w14:textId="3D144D6F">
      <w:pPr>
        <w:pStyle w:val="a8"/>
        <w:rPr>
          <w:lang w:eastAsia="zh-CN"/>
        </w:rPr>
      </w:pPr>
      <w:r>
        <w:rPr>
          <w:lang w:eastAsia="zh-CN"/>
        </w:rPr>
        <w:t>AcuRev-100</w:t>
      </w:r>
      <w:r>
        <w:rPr>
          <w:lang w:eastAsia="zh-CN"/>
        </w:rPr>
        <w:t>无以太网</w:t>
      </w:r>
      <w:r>
        <w:rPr>
          <w:lang w:eastAsia="zh-CN"/>
        </w:rPr>
        <w:t xml:space="preserve"> / Web </w:t>
      </w:r>
      <w:r>
        <w:rPr>
          <w:lang w:eastAsia="zh-CN"/>
        </w:rPr>
        <w:t>服务器</w:t>
      </w:r>
      <w:r>
        <w:rPr>
          <w:lang w:eastAsia="zh-CN"/>
        </w:rPr>
        <w:t xml:space="preserve"> / </w:t>
      </w:r>
      <w:r>
        <w:rPr>
          <w:lang w:eastAsia="zh-CN"/>
        </w:rPr>
        <w:t>云端推送</w:t>
      </w:r>
      <w:r>
        <w:rPr>
          <w:lang w:eastAsia="zh-CN"/>
        </w:rPr>
        <w:t xml:space="preserve"> / </w:t>
      </w:r>
      <w:r>
        <w:rPr>
          <w:lang w:eastAsia="zh-CN"/>
        </w:rPr>
        <w:t>通用数据推送</w:t>
      </w:r>
      <w:r>
        <w:rPr>
          <w:lang w:eastAsia="zh-CN"/>
        </w:rPr>
        <w:t xml:space="preserve"> / </w:t>
      </w:r>
      <w:r>
        <w:rPr>
          <w:lang w:eastAsia="zh-CN"/>
        </w:rPr>
        <w:t>内置</w:t>
      </w:r>
      <w:r>
        <w:rPr>
          <w:lang w:eastAsia="zh-CN"/>
        </w:rPr>
        <w:t xml:space="preserve"> Wi-Fi / SNTP</w:t>
      </w:r>
      <w:r>
        <w:rPr>
          <w:lang w:eastAsia="zh-CN"/>
        </w:rPr>
        <w:t>，模板</w:t>
      </w:r>
      <w:r>
        <w:rPr>
          <w:lang w:eastAsia="zh-CN"/>
        </w:rPr>
        <w:t xml:space="preserve"> §10.3–§10.8 </w:t>
      </w:r>
      <w:r>
        <w:rPr>
          <w:lang w:eastAsia="zh-CN"/>
        </w:rPr>
        <w:t>相应小节略过。无线</w:t>
      </w:r>
      <w:r>
        <w:rPr>
          <w:lang w:eastAsia="zh-CN"/>
        </w:rPr>
        <w:t xml:space="preserve"> AMR </w:t>
      </w:r>
      <w:r>
        <w:rPr>
          <w:lang w:eastAsia="zh-CN"/>
        </w:rPr>
        <w:t>由外置</w:t>
      </w:r>
      <w:r>
        <w:rPr>
          <w:lang w:eastAsia="zh-CN"/>
        </w:rPr>
        <w:t xml:space="preserve"> LoRa Pulse </w:t>
      </w:r>
      <w:r>
        <w:rPr>
          <w:lang w:eastAsia="zh-CN"/>
        </w:rPr>
        <w:t>模块经脉冲输出实现（见</w:t>
      </w:r>
      <w:r>
        <w:rPr>
          <w:lang w:eastAsia="zh-CN"/>
        </w:rPr>
        <w:t xml:space="preserve"> §9</w:t>
      </w:r>
      <w:r>
        <w:rPr>
          <w:lang w:eastAsia="zh-CN"/>
        </w:rPr>
        <w:t>）。</w:t>
      </w:r>
    </w:p>
    <w:p w:rsidR="00E0394C" w:rsidRDefault="00000000" w14:paraId="4F2AEF0B" w14:textId="4CAF9A46">
      <w:pPr>
        <w:pStyle w:val="2"/>
        <w:rPr>
          <w:lang w:eastAsia="zh-CN"/>
        </w:rPr>
      </w:pPr>
      <w:bookmarkStart w:name="_Toc233817235" w:id="65"/>
      <w:bookmarkStart w:name="X8c7095bdb20520ea69fd1e33378a6a6e9d4a077" w:id="66"/>
      <w:bookmarkEnd w:id="64"/>
      <w:r>
        <w:rPr>
          <w:lang w:eastAsia="zh-CN"/>
        </w:rPr>
        <w:t>10.2 RS-485</w:t>
      </w:r>
      <w:r>
        <w:rPr>
          <w:rFonts w:hint="eastAsia"/>
          <w:lang w:eastAsia="zh-CN"/>
        </w:rPr>
        <w:t>与</w:t>
      </w:r>
      <w:r>
        <w:rPr>
          <w:rFonts w:hint="eastAsia"/>
          <w:lang w:eastAsia="zh-CN"/>
        </w:rPr>
        <w:t>USB</w:t>
      </w:r>
      <w:r>
        <w:rPr>
          <w:lang w:eastAsia="zh-CN"/>
        </w:rPr>
        <w:t>（</w:t>
      </w:r>
      <w:r>
        <w:rPr>
          <w:lang w:eastAsia="zh-CN"/>
        </w:rPr>
        <w:t>Modbus RTU</w:t>
      </w:r>
      <w:r>
        <w:rPr>
          <w:lang w:eastAsia="zh-CN"/>
        </w:rPr>
        <w:t>）</w:t>
      </w:r>
      <w:bookmarkEnd w:id="65"/>
    </w:p>
    <w:p w:rsidR="00E0394C" w:rsidRDefault="00000000" w14:paraId="3D214FC3" w14:textId="77777777">
      <w:pPr>
        <w:pStyle w:val="3"/>
        <w:rPr>
          <w:lang w:eastAsia="zh-CN"/>
        </w:rPr>
      </w:pPr>
      <w:bookmarkStart w:name="_Toc233817236" w:id="67"/>
      <w:bookmarkStart w:name="Xbdc9c5c2ec1cab455031fbc4f59ae163034bf08" w:id="68"/>
      <w:r>
        <w:rPr>
          <w:lang w:eastAsia="zh-CN"/>
        </w:rPr>
        <w:t xml:space="preserve">10.2.1 </w:t>
      </w:r>
      <w:r>
        <w:rPr>
          <w:lang w:eastAsia="zh-CN"/>
        </w:rPr>
        <w:t>通信参数</w:t>
      </w:r>
      <w:bookmarkEnd w:id="67"/>
    </w:p>
    <w:p w:rsidRPr="00034EF2" w:rsidR="00034EF2" w:rsidP="00440060" w:rsidRDefault="00034EF2" w14:paraId="66E591FF" w14:textId="547CB3FC">
      <w:pPr>
        <w:rPr>
          <w:lang w:eastAsia="zh-CN"/>
        </w:rPr>
      </w:pPr>
      <w:r>
        <w:rPr>
          <w:lang w:eastAsia="zh-CN"/>
        </w:rPr>
        <w:t>以下通信参数中，波特率</w:t>
      </w:r>
      <w:r>
        <w:rPr>
          <w:rFonts w:hint="eastAsia"/>
          <w:lang w:eastAsia="zh-CN"/>
        </w:rPr>
        <w:t>和帧格式</w:t>
      </w:r>
      <w:r>
        <w:rPr>
          <w:lang w:eastAsia="zh-CN"/>
        </w:rPr>
        <w:t>由</w:t>
      </w:r>
      <w:r>
        <w:rPr>
          <w:lang w:eastAsia="zh-CN"/>
        </w:rPr>
        <w:t xml:space="preserve"> RS-485 </w:t>
      </w:r>
      <w:r>
        <w:rPr>
          <w:lang w:eastAsia="zh-CN"/>
        </w:rPr>
        <w:t>和</w:t>
      </w:r>
      <w:r>
        <w:rPr>
          <w:lang w:eastAsia="zh-CN"/>
        </w:rPr>
        <w:t xml:space="preserve"> USB </w:t>
      </w:r>
      <w:r>
        <w:rPr>
          <w:lang w:eastAsia="zh-CN"/>
        </w:rPr>
        <w:t>各自独立配置；</w:t>
      </w:r>
      <w:r>
        <w:rPr>
          <w:lang w:eastAsia="zh-CN"/>
        </w:rPr>
        <w:t xml:space="preserve">Modbus </w:t>
      </w:r>
      <w:r>
        <w:rPr>
          <w:lang w:eastAsia="zh-CN"/>
        </w:rPr>
        <w:t>从机地址为两接口共享，配置一次同时生效；两接口可同时连接通信。</w:t>
      </w:r>
    </w:p>
    <w:tbl>
      <w:tblPr>
        <w:tblStyle w:val="Table"/>
        <w:tblW w:w="0" w:type="auto"/>
        <w:tblLook w:val="0020" w:firstRow="1" w:lastRow="0" w:firstColumn="0" w:lastColumn="0" w:noHBand="0" w:noVBand="0"/>
      </w:tblPr>
      <w:tblGrid>
        <w:gridCol w:w="1176"/>
        <w:gridCol w:w="3572"/>
      </w:tblGrid>
      <w:tr w:rsidR="00E0394C" w:rsidTr="00E0394C" w14:paraId="57B43177"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E0394C" w:rsidRDefault="00000000" w14:paraId="41FDD2B7" w14:textId="77777777">
            <w:pPr>
              <w:pStyle w:val="Compact"/>
            </w:pPr>
            <w:r>
              <w:t>参数</w:t>
            </w:r>
          </w:p>
        </w:tc>
        <w:tc>
          <w:tcPr>
            <w:tcW w:w="0" w:type="auto"/>
          </w:tcPr>
          <w:p w:rsidR="00E0394C" w:rsidRDefault="00000000" w14:paraId="41899F61" w14:textId="77777777">
            <w:pPr>
              <w:pStyle w:val="Compact"/>
            </w:pPr>
            <w:r>
              <w:t>要求</w:t>
            </w:r>
          </w:p>
        </w:tc>
      </w:tr>
      <w:tr w:rsidR="00E0394C" w14:paraId="123D38D0" w14:textId="77777777">
        <w:tc>
          <w:tcPr>
            <w:tcW w:w="0" w:type="auto"/>
          </w:tcPr>
          <w:p w:rsidR="00E0394C" w:rsidRDefault="00000000" w14:paraId="36DA8B48" w14:textId="77777777">
            <w:pPr>
              <w:pStyle w:val="Compact"/>
            </w:pPr>
            <w:r>
              <w:t>协议</w:t>
            </w:r>
          </w:p>
        </w:tc>
        <w:tc>
          <w:tcPr>
            <w:tcW w:w="0" w:type="auto"/>
          </w:tcPr>
          <w:p w:rsidR="00E0394C" w:rsidRDefault="00000000" w14:paraId="791E15F4" w14:textId="77777777">
            <w:pPr>
              <w:pStyle w:val="Compact"/>
            </w:pPr>
            <w:r>
              <w:t>Modbus RTU</w:t>
            </w:r>
          </w:p>
        </w:tc>
      </w:tr>
      <w:tr w:rsidR="00E0394C" w14:paraId="681117AD" w14:textId="77777777">
        <w:tc>
          <w:tcPr>
            <w:tcW w:w="0" w:type="auto"/>
          </w:tcPr>
          <w:p w:rsidR="00E0394C" w:rsidRDefault="00000000" w14:paraId="51B9511D" w14:textId="77777777">
            <w:pPr>
              <w:pStyle w:val="Compact"/>
            </w:pPr>
            <w:r>
              <w:t>帧格式</w:t>
            </w:r>
          </w:p>
        </w:tc>
        <w:tc>
          <w:tcPr>
            <w:tcW w:w="0" w:type="auto"/>
          </w:tcPr>
          <w:p w:rsidR="00E0394C" w:rsidRDefault="00000000" w14:paraId="4D699F4C" w14:textId="77777777">
            <w:pPr>
              <w:pStyle w:val="Compact"/>
            </w:pPr>
            <w:r>
              <w:t>8-N-1</w:t>
            </w:r>
          </w:p>
        </w:tc>
      </w:tr>
      <w:tr w:rsidR="00E0394C" w14:paraId="680E34C7" w14:textId="77777777">
        <w:tc>
          <w:tcPr>
            <w:tcW w:w="0" w:type="auto"/>
          </w:tcPr>
          <w:p w:rsidR="00E0394C" w:rsidRDefault="00000000" w14:paraId="72C6255B" w14:textId="77777777">
            <w:pPr>
              <w:pStyle w:val="Compact"/>
            </w:pPr>
            <w:r>
              <w:t>波特率</w:t>
            </w:r>
          </w:p>
        </w:tc>
        <w:tc>
          <w:tcPr>
            <w:tcW w:w="0" w:type="auto"/>
          </w:tcPr>
          <w:p w:rsidR="00E0394C" w:rsidRDefault="00000000" w14:paraId="36940846" w14:textId="77777777">
            <w:pPr>
              <w:pStyle w:val="Compact"/>
            </w:pPr>
            <w:r>
              <w:t>9600–115200 bps</w:t>
            </w:r>
            <w:r>
              <w:t>，</w:t>
            </w:r>
            <w:r>
              <w:rPr>
                <w:b/>
                <w:bCs/>
              </w:rPr>
              <w:t>默认</w:t>
            </w:r>
            <w:r>
              <w:rPr>
                <w:b/>
                <w:bCs/>
              </w:rPr>
              <w:t xml:space="preserve"> 19200</w:t>
            </w:r>
          </w:p>
        </w:tc>
      </w:tr>
      <w:tr w:rsidR="00E0394C" w14:paraId="14058390" w14:textId="77777777">
        <w:tc>
          <w:tcPr>
            <w:tcW w:w="0" w:type="auto"/>
          </w:tcPr>
          <w:p w:rsidR="00E0394C" w:rsidRDefault="00000000" w14:paraId="040B9DD9" w14:textId="77777777">
            <w:pPr>
              <w:pStyle w:val="Compact"/>
            </w:pPr>
            <w:r>
              <w:t>从站地址</w:t>
            </w:r>
          </w:p>
        </w:tc>
        <w:tc>
          <w:tcPr>
            <w:tcW w:w="0" w:type="auto"/>
          </w:tcPr>
          <w:p w:rsidR="00E0394C" w:rsidRDefault="00000000" w14:paraId="4CB3425B" w14:textId="77777777">
            <w:pPr>
              <w:pStyle w:val="Compact"/>
            </w:pPr>
            <w:r>
              <w:t>1–247</w:t>
            </w:r>
            <w:r>
              <w:t>，</w:t>
            </w:r>
            <w:r>
              <w:rPr>
                <w:b/>
                <w:bCs/>
              </w:rPr>
              <w:t>默认</w:t>
            </w:r>
            <w:r>
              <w:rPr>
                <w:b/>
                <w:bCs/>
              </w:rPr>
              <w:t xml:space="preserve"> 1</w:t>
            </w:r>
          </w:p>
        </w:tc>
      </w:tr>
    </w:tbl>
    <w:p w:rsidR="00E0394C" w:rsidRDefault="00000000" w14:paraId="3294F15F" w14:textId="77777777">
      <w:pPr>
        <w:pStyle w:val="3"/>
        <w:rPr>
          <w:lang w:eastAsia="zh-CN"/>
        </w:rPr>
      </w:pPr>
      <w:bookmarkStart w:name="_Toc233817237" w:id="69"/>
      <w:bookmarkStart w:name="X3973a257e0745332feb2238169850247f7813c2" w:id="70"/>
      <w:bookmarkEnd w:id="68"/>
      <w:r>
        <w:rPr>
          <w:lang w:eastAsia="zh-CN"/>
        </w:rPr>
        <w:t xml:space="preserve">10.2.2 Modbus </w:t>
      </w:r>
      <w:r>
        <w:rPr>
          <w:lang w:eastAsia="zh-CN"/>
        </w:rPr>
        <w:t>功能码与数据组织</w:t>
      </w:r>
      <w:bookmarkEnd w:id="69"/>
    </w:p>
    <w:p w:rsidR="00E0394C" w:rsidRDefault="00000000" w14:paraId="16FC9CFC" w14:textId="11CA70BE">
      <w:pPr>
        <w:pStyle w:val="Compact"/>
        <w:numPr>
          <w:ilvl w:val="0"/>
          <w:numId w:val="15"/>
        </w:numPr>
        <w:rPr>
          <w:lang w:eastAsia="zh-CN"/>
        </w:rPr>
      </w:pPr>
      <w:r>
        <w:rPr>
          <w:b/>
          <w:bCs/>
          <w:lang w:eastAsia="zh-CN"/>
        </w:rPr>
        <w:t>读取（功能码</w:t>
      </w:r>
      <w:r>
        <w:rPr>
          <w:b/>
          <w:bCs/>
          <w:lang w:eastAsia="zh-CN"/>
        </w:rPr>
        <w:t xml:space="preserve"> 03 / 04</w:t>
      </w:r>
      <w:r>
        <w:rPr>
          <w:b/>
          <w:bCs/>
          <w:lang w:eastAsia="zh-CN"/>
        </w:rPr>
        <w:t>）：</w:t>
      </w:r>
      <w:r>
        <w:rPr>
          <w:lang w:eastAsia="zh-CN"/>
        </w:rPr>
        <w:t xml:space="preserve"> </w:t>
      </w:r>
      <w:r>
        <w:rPr>
          <w:lang w:eastAsia="zh-CN"/>
        </w:rPr>
        <w:t>各相</w:t>
      </w:r>
      <w:r>
        <w:rPr>
          <w:lang w:eastAsia="zh-CN"/>
        </w:rPr>
        <w:t xml:space="preserve"> VLN/VLL RMS</w:t>
      </w:r>
      <w:r>
        <w:rPr>
          <w:lang w:eastAsia="zh-CN"/>
        </w:rPr>
        <w:t>、相角、频率；各路电流</w:t>
      </w:r>
      <w:r>
        <w:rPr>
          <w:lang w:eastAsia="zh-CN"/>
        </w:rPr>
        <w:t xml:space="preserve"> RMS</w:t>
      </w:r>
      <w:r>
        <w:rPr>
          <w:lang w:eastAsia="zh-CN"/>
        </w:rPr>
        <w:t>、相角；各路</w:t>
      </w:r>
      <w:r>
        <w:rPr>
          <w:lang w:eastAsia="zh-CN"/>
        </w:rPr>
        <w:t xml:space="preserve"> P/Q/S</w:t>
      </w:r>
      <w:r>
        <w:rPr>
          <w:lang w:eastAsia="zh-CN"/>
        </w:rPr>
        <w:t>、</w:t>
      </w:r>
      <w:r>
        <w:rPr>
          <w:lang w:eastAsia="zh-CN"/>
        </w:rPr>
        <w:t>PF</w:t>
      </w:r>
      <w:r>
        <w:rPr>
          <w:lang w:eastAsia="zh-CN"/>
        </w:rPr>
        <w:t>；系统合计</w:t>
      </w:r>
      <w:r>
        <w:rPr>
          <w:lang w:eastAsia="zh-CN"/>
        </w:rPr>
        <w:t xml:space="preserve"> P/Q/S</w:t>
      </w:r>
      <w:r>
        <w:rPr>
          <w:lang w:eastAsia="zh-CN"/>
        </w:rPr>
        <w:t>、总</w:t>
      </w:r>
      <w:r>
        <w:rPr>
          <w:lang w:eastAsia="zh-CN"/>
        </w:rPr>
        <w:t xml:space="preserve"> PF</w:t>
      </w:r>
      <w:r>
        <w:rPr>
          <w:lang w:eastAsia="zh-CN"/>
        </w:rPr>
        <w:t>、功率方向；各路及系统合计电能（进</w:t>
      </w:r>
      <w:r>
        <w:rPr>
          <w:lang w:eastAsia="zh-CN"/>
        </w:rPr>
        <w:t>/</w:t>
      </w:r>
      <w:r>
        <w:rPr>
          <w:lang w:eastAsia="zh-CN"/>
        </w:rPr>
        <w:t>出</w:t>
      </w:r>
      <w:r>
        <w:rPr>
          <w:lang w:eastAsia="zh-CN"/>
        </w:rPr>
        <w:t>/</w:t>
      </w:r>
      <w:r>
        <w:rPr>
          <w:lang w:eastAsia="zh-CN"/>
        </w:rPr>
        <w:t>净</w:t>
      </w:r>
      <w:r>
        <w:rPr>
          <w:lang w:eastAsia="zh-CN"/>
        </w:rPr>
        <w:t>/</w:t>
      </w:r>
      <w:r>
        <w:rPr>
          <w:lang w:eastAsia="zh-CN"/>
        </w:rPr>
        <w:t>总）；接线检查结果（错误类型</w:t>
      </w:r>
      <w:r>
        <w:rPr>
          <w:lang w:eastAsia="zh-CN"/>
        </w:rPr>
        <w:t xml:space="preserve"> + </w:t>
      </w:r>
      <w:r>
        <w:rPr>
          <w:lang w:eastAsia="zh-CN"/>
        </w:rPr>
        <w:t>通道）、设备运行状态；设备信息（型号、序列号、生效</w:t>
      </w:r>
      <w:r>
        <w:rPr>
          <w:lang w:eastAsia="zh-CN"/>
        </w:rPr>
        <w:t xml:space="preserve"> CT </w:t>
      </w:r>
      <w:r>
        <w:rPr>
          <w:lang w:eastAsia="zh-CN"/>
        </w:rPr>
        <w:t>类型、硬件版本、固件版本、</w:t>
      </w:r>
      <w:r>
        <w:rPr>
          <w:lang w:eastAsia="zh-CN"/>
        </w:rPr>
        <w:t xml:space="preserve">Bootloader </w:t>
      </w:r>
      <w:r>
        <w:rPr>
          <w:lang w:eastAsia="zh-CN"/>
        </w:rPr>
        <w:t>版本、制造商）。</w:t>
      </w:r>
    </w:p>
    <w:p w:rsidR="00E0394C" w:rsidRDefault="00000000" w14:paraId="741F305B" w14:textId="77777777">
      <w:pPr>
        <w:pStyle w:val="Compact"/>
        <w:numPr>
          <w:ilvl w:val="0"/>
          <w:numId w:val="15"/>
        </w:numPr>
      </w:pPr>
      <w:r>
        <w:rPr>
          <w:b/>
          <w:bCs/>
        </w:rPr>
        <w:t>配置（功能码</w:t>
      </w:r>
      <w:r>
        <w:rPr>
          <w:b/>
          <w:bCs/>
        </w:rPr>
        <w:t xml:space="preserve"> 06 / 16</w:t>
      </w:r>
      <w:r>
        <w:rPr>
          <w:b/>
          <w:bCs/>
        </w:rPr>
        <w:t>）：</w:t>
      </w:r>
    </w:p>
    <w:p w:rsidR="00E0394C" w:rsidRDefault="00000000" w14:paraId="6B8F17D5" w14:textId="0A9EAEE2">
      <w:pPr>
        <w:pStyle w:val="Compact"/>
        <w:numPr>
          <w:ilvl w:val="1"/>
          <w:numId w:val="16"/>
        </w:numPr>
      </w:pPr>
      <w:r>
        <w:t xml:space="preserve">CT </w:t>
      </w:r>
      <w:r>
        <w:t>类型（由型号决定：</w:t>
      </w:r>
      <w:r>
        <w:t xml:space="preserve">AcuRev-101-mA </w:t>
      </w:r>
      <w:r>
        <w:t>支持</w:t>
      </w:r>
      <w:r>
        <w:t xml:space="preserve"> 100mA / 80mA</w:t>
      </w:r>
      <w:r>
        <w:t>；</w:t>
      </w:r>
      <w:r>
        <w:t xml:space="preserve">AcuRev-101-mV </w:t>
      </w:r>
      <w:r>
        <w:t>支持</w:t>
      </w:r>
      <w:r>
        <w:t xml:space="preserve"> 333mV</w:t>
      </w:r>
      <w:r w:rsidR="008E5F70">
        <w:rPr>
          <w:rFonts w:hint="eastAsia"/>
          <w:lang w:eastAsia="zh-CN"/>
        </w:rPr>
        <w:t>/</w:t>
      </w:r>
      <w:ins w:author="Yizhuo Ren" w:date="2026-07-09T16:04:00Z" w16du:dateUtc="2026-07-09T08:04:00Z" w:id="71">
        <w:r w:rsidRPr="00440060" w:rsidR="00440060">
          <w:rPr>
            <w:rFonts w:hint="eastAsia"/>
            <w:lang w:eastAsia="zh-CN"/>
          </w:rPr>
          <w:t xml:space="preserve"> </w:t>
        </w:r>
        <w:r w:rsidR="00440060">
          <w:rPr>
            <w:rFonts w:hint="eastAsia"/>
            <w:lang w:eastAsia="zh-CN"/>
          </w:rPr>
          <w:t>RCT</w:t>
        </w:r>
      </w:ins>
      <w:r>
        <w:t>，不可跨型号切换）</w:t>
      </w:r>
      <w:r>
        <w:t xml:space="preserve">—— </w:t>
      </w:r>
      <w:r>
        <w:rPr>
          <w:b/>
          <w:bCs/>
        </w:rPr>
        <w:t xml:space="preserve">Dip Switch </w:t>
      </w:r>
      <w:r>
        <w:rPr>
          <w:b/>
          <w:bCs/>
        </w:rPr>
        <w:t>锁定后只读</w:t>
      </w:r>
      <w:r>
        <w:t>；</w:t>
      </w:r>
    </w:p>
    <w:p w:rsidR="00E0394C" w:rsidRDefault="00000000" w14:paraId="6B8F17D4" w14:textId="1C6642C5">
      <w:pPr>
        <w:pStyle w:val="Compact"/>
        <w:numPr>
          <w:ilvl w:val="1"/>
          <w:numId w:val="16"/>
        </w:numPr>
      </w:pPr>
      <w:r>
        <w:t>一次侧额定电流（</w:t>
      </w:r>
      <w:ins w:author="Yizhuo Ren" w:date="2026-07-09T16:06:00Z" w16du:dateUtc="2026-07-09T08:06:00Z" w:id="72">
        <w:r w:rsidR="00440060">
          <w:rPr>
            <w:rFonts w:hint="eastAsia"/>
            <w:lang w:eastAsia="zh-CN"/>
          </w:rPr>
          <w:t>5A-2000A</w:t>
        </w:r>
      </w:ins>
      <w:r>
        <w:t>）</w:t>
      </w:r>
      <w:r>
        <w:t>——</w:t>
      </w:r>
      <w:r>
        <w:rPr>
          <w:b/>
          <w:bCs/>
        </w:rPr>
        <w:t>可写；</w:t>
      </w:r>
      <w:r>
        <w:rPr>
          <w:b/>
          <w:bCs/>
        </w:rPr>
        <w:t xml:space="preserve">CTEP </w:t>
      </w:r>
      <w:r>
        <w:rPr>
          <w:b/>
          <w:bCs/>
        </w:rPr>
        <w:t>认证应用须选配</w:t>
      </w:r>
      <w:r>
        <w:rPr>
          <w:b/>
          <w:bCs/>
        </w:rPr>
        <w:t xml:space="preserve"> 200A/400A</w:t>
      </w:r>
      <w:r>
        <w:rPr>
          <w:b/>
          <w:bCs/>
        </w:rPr>
        <w:t>，</w:t>
      </w:r>
      <w:r>
        <w:rPr>
          <w:b/>
          <w:bCs/>
        </w:rPr>
        <w:t xml:space="preserve">Dip Switch </w:t>
      </w:r>
      <w:r>
        <w:rPr>
          <w:b/>
          <w:bCs/>
        </w:rPr>
        <w:t>锁定后只读</w:t>
      </w:r>
      <w:r>
        <w:t>；</w:t>
      </w:r>
    </w:p>
    <w:p w:rsidR="00E0394C" w:rsidRDefault="00000000" w14:paraId="6B921B1F" w14:textId="15CBB7CA">
      <w:pPr>
        <w:pStyle w:val="Compact"/>
        <w:numPr>
          <w:ilvl w:val="1"/>
          <w:numId w:val="16"/>
        </w:numPr>
        <w:rPr>
          <w:lang w:eastAsia="zh-CN"/>
        </w:rPr>
      </w:pPr>
      <w:r>
        <w:rPr>
          <w:lang w:eastAsia="zh-CN"/>
        </w:rPr>
        <w:t>接线方式</w:t>
      </w:r>
      <w:r>
        <w:rPr>
          <w:lang w:eastAsia="zh-CN"/>
        </w:rPr>
        <w:t>——</w:t>
      </w:r>
      <w:r>
        <w:rPr>
          <w:b/>
          <w:bCs/>
          <w:lang w:eastAsia="zh-CN"/>
        </w:rPr>
        <w:t>可写；</w:t>
      </w:r>
      <w:r>
        <w:rPr>
          <w:b/>
          <w:bCs/>
          <w:lang w:eastAsia="zh-CN"/>
        </w:rPr>
        <w:t xml:space="preserve">Dip Switch </w:t>
      </w:r>
      <w:r>
        <w:rPr>
          <w:b/>
          <w:bCs/>
          <w:lang w:eastAsia="zh-CN"/>
        </w:rPr>
        <w:t>锁定后只读</w:t>
      </w:r>
      <w:r>
        <w:rPr>
          <w:lang w:eastAsia="zh-CN"/>
        </w:rPr>
        <w:t>；</w:t>
      </w:r>
    </w:p>
    <w:p w:rsidR="00E0394C" w:rsidRDefault="00000000" w14:paraId="5F275EE2" w14:textId="6895FA59">
      <w:pPr>
        <w:pStyle w:val="Compact"/>
        <w:numPr>
          <w:ilvl w:val="1"/>
          <w:numId w:val="16"/>
        </w:numPr>
        <w:rPr>
          <w:lang w:eastAsia="zh-CN"/>
        </w:rPr>
      </w:pPr>
      <w:r>
        <w:rPr>
          <w:lang w:eastAsia="zh-CN"/>
        </w:rPr>
        <w:t>电流方向（正</w:t>
      </w:r>
      <w:r>
        <w:rPr>
          <w:lang w:eastAsia="zh-CN"/>
        </w:rPr>
        <w:t>/</w:t>
      </w:r>
      <w:r>
        <w:rPr>
          <w:lang w:eastAsia="zh-CN"/>
        </w:rPr>
        <w:t>反）、物理通道重映射</w:t>
      </w:r>
      <w:r>
        <w:rPr>
          <w:lang w:eastAsia="zh-CN"/>
        </w:rPr>
        <w:t>——</w:t>
      </w:r>
      <w:r>
        <w:rPr>
          <w:b/>
          <w:bCs/>
          <w:lang w:eastAsia="zh-CN"/>
        </w:rPr>
        <w:t>可写；</w:t>
      </w:r>
      <w:r>
        <w:rPr>
          <w:b/>
          <w:bCs/>
          <w:lang w:eastAsia="zh-CN"/>
        </w:rPr>
        <w:t xml:space="preserve">Dip Switch </w:t>
      </w:r>
      <w:r>
        <w:rPr>
          <w:b/>
          <w:bCs/>
          <w:lang w:eastAsia="zh-CN"/>
        </w:rPr>
        <w:t>锁定后只读</w:t>
      </w:r>
      <w:r>
        <w:rPr>
          <w:lang w:eastAsia="zh-CN"/>
        </w:rPr>
        <w:t>；</w:t>
      </w:r>
    </w:p>
    <w:p w:rsidR="00E0394C" w:rsidRDefault="00000000" w14:paraId="046FF03A" w14:textId="77777777">
      <w:pPr>
        <w:pStyle w:val="Compact"/>
        <w:numPr>
          <w:ilvl w:val="1"/>
          <w:numId w:val="16"/>
        </w:numPr>
        <w:rPr>
          <w:lang w:eastAsia="zh-CN"/>
        </w:rPr>
      </w:pPr>
      <w:r>
        <w:rPr>
          <w:lang w:eastAsia="zh-CN"/>
        </w:rPr>
        <w:t>接线检查开关（默认启用）；</w:t>
      </w:r>
    </w:p>
    <w:p w:rsidR="00E0394C" w:rsidRDefault="00000000" w14:paraId="555F98AB" w14:textId="77777777">
      <w:pPr>
        <w:pStyle w:val="Compact"/>
        <w:numPr>
          <w:ilvl w:val="1"/>
          <w:numId w:val="16"/>
        </w:numPr>
      </w:pPr>
      <w:r>
        <w:t xml:space="preserve">Modbus </w:t>
      </w:r>
      <w:r>
        <w:t>从站地址（</w:t>
      </w:r>
      <w:r>
        <w:t>1–247</w:t>
      </w:r>
      <w:r>
        <w:t>，默认</w:t>
      </w:r>
      <w:r>
        <w:t xml:space="preserve"> 1</w:t>
      </w:r>
      <w:r>
        <w:t>）、波特率；</w:t>
      </w:r>
    </w:p>
    <w:p w:rsidR="00E0394C" w:rsidRDefault="00000000" w14:paraId="4F70A96B" w14:textId="4B55218B">
      <w:pPr>
        <w:pStyle w:val="Compact"/>
        <w:numPr>
          <w:ilvl w:val="1"/>
          <w:numId w:val="16"/>
        </w:numPr>
        <w:rPr>
          <w:lang w:eastAsia="zh-CN"/>
        </w:rPr>
      </w:pPr>
      <w:r>
        <w:rPr>
          <w:lang w:eastAsia="zh-CN"/>
        </w:rPr>
        <w:t>时间</w:t>
      </w:r>
      <w:r>
        <w:rPr>
          <w:lang w:eastAsia="zh-CN"/>
        </w:rPr>
        <w:t>/</w:t>
      </w:r>
      <w:r>
        <w:rPr>
          <w:lang w:eastAsia="zh-CN"/>
        </w:rPr>
        <w:t>日期；</w:t>
      </w:r>
    </w:p>
    <w:p w:rsidR="00E0394C" w:rsidRDefault="00000000" w14:paraId="4F70A96C" w14:textId="77777777">
      <w:pPr>
        <w:pStyle w:val="Compact"/>
        <w:numPr>
          <w:ilvl w:val="1"/>
          <w:numId w:val="16"/>
        </w:numPr>
        <w:rPr>
          <w:lang w:eastAsia="zh-CN"/>
        </w:rPr>
      </w:pPr>
      <w:r>
        <w:rPr>
          <w:lang w:eastAsia="zh-CN"/>
        </w:rPr>
        <w:t>密码（</w:t>
      </w:r>
      <w:r>
        <w:rPr>
          <w:lang w:eastAsia="zh-CN"/>
        </w:rPr>
        <w:t>Password</w:t>
      </w:r>
      <w:r>
        <w:rPr>
          <w:lang w:eastAsia="zh-CN"/>
        </w:rPr>
        <w:t>，</w:t>
      </w:r>
      <w:r>
        <w:rPr>
          <w:lang w:eastAsia="zh-CN"/>
        </w:rPr>
        <w:t>0000–9999</w:t>
      </w:r>
      <w:r>
        <w:rPr>
          <w:lang w:eastAsia="zh-CN"/>
        </w:rPr>
        <w:t>，默认</w:t>
      </w:r>
      <w:r>
        <w:rPr>
          <w:lang w:eastAsia="zh-CN"/>
        </w:rPr>
        <w:t xml:space="preserve"> 0000</w:t>
      </w:r>
      <w:r>
        <w:rPr>
          <w:lang w:eastAsia="zh-CN"/>
        </w:rPr>
        <w:t>）；</w:t>
      </w:r>
    </w:p>
    <w:p w:rsidR="00E0394C" w:rsidRDefault="00000000" w14:paraId="4F70A96D" w14:textId="36FB41C6">
      <w:pPr>
        <w:pStyle w:val="Compact"/>
        <w:numPr>
          <w:ilvl w:val="1"/>
          <w:numId w:val="16"/>
        </w:numPr>
        <w:rPr>
          <w:lang w:eastAsia="zh-CN"/>
        </w:rPr>
      </w:pPr>
      <w:r>
        <w:rPr>
          <w:lang w:eastAsia="zh-CN"/>
        </w:rPr>
        <w:t>额定频率（</w:t>
      </w:r>
      <w:r>
        <w:rPr>
          <w:lang w:eastAsia="zh-CN"/>
        </w:rPr>
        <w:t>Nominal Frequency</w:t>
      </w:r>
      <w:r>
        <w:rPr>
          <w:lang w:eastAsia="zh-CN"/>
        </w:rPr>
        <w:t>，</w:t>
      </w:r>
      <w:r>
        <w:rPr>
          <w:lang w:eastAsia="zh-CN"/>
        </w:rPr>
        <w:t>50/60 Hz</w:t>
      </w:r>
      <w:r>
        <w:rPr>
          <w:lang w:eastAsia="zh-CN"/>
        </w:rPr>
        <w:t>，默认</w:t>
      </w:r>
      <w:r>
        <w:rPr>
          <w:lang w:eastAsia="zh-CN"/>
        </w:rPr>
        <w:t xml:space="preserve"> 60 Hz</w:t>
      </w:r>
      <w:r>
        <w:rPr>
          <w:lang w:eastAsia="zh-CN"/>
        </w:rPr>
        <w:t>）</w:t>
      </w:r>
      <w:r>
        <w:rPr>
          <w:lang w:eastAsia="zh-CN"/>
        </w:rPr>
        <w:t>——</w:t>
      </w:r>
      <w:r>
        <w:rPr>
          <w:b/>
          <w:bCs/>
          <w:lang w:eastAsia="zh-CN"/>
        </w:rPr>
        <w:t xml:space="preserve">Dip Switch </w:t>
      </w:r>
      <w:r>
        <w:rPr>
          <w:b/>
          <w:bCs/>
          <w:lang w:eastAsia="zh-CN"/>
        </w:rPr>
        <w:t>锁定后只读</w:t>
      </w:r>
      <w:r>
        <w:rPr>
          <w:lang w:eastAsia="zh-CN"/>
        </w:rPr>
        <w:t>；</w:t>
      </w:r>
    </w:p>
    <w:p w:rsidR="00E0394C" w:rsidRDefault="00000000" w14:paraId="4F70A96E" w14:textId="71B7BB95">
      <w:pPr>
        <w:pStyle w:val="Compact"/>
        <w:numPr>
          <w:ilvl w:val="1"/>
          <w:numId w:val="16"/>
        </w:numPr>
        <w:rPr>
          <w:lang w:eastAsia="zh-CN"/>
        </w:rPr>
      </w:pPr>
      <w:r>
        <w:rPr>
          <w:lang w:eastAsia="zh-CN"/>
        </w:rPr>
        <w:t>相序（</w:t>
      </w:r>
      <w:r>
        <w:rPr>
          <w:lang w:eastAsia="zh-CN"/>
        </w:rPr>
        <w:t>Phase Order</w:t>
      </w:r>
      <w:r>
        <w:rPr>
          <w:lang w:eastAsia="zh-CN"/>
        </w:rPr>
        <w:t>，</w:t>
      </w:r>
      <w:r>
        <w:rPr>
          <w:lang w:eastAsia="zh-CN"/>
        </w:rPr>
        <w:t>ABC/ACB</w:t>
      </w:r>
      <w:r>
        <w:rPr>
          <w:lang w:eastAsia="zh-CN"/>
        </w:rPr>
        <w:t>，默认</w:t>
      </w:r>
      <w:r>
        <w:rPr>
          <w:lang w:eastAsia="zh-CN"/>
        </w:rPr>
        <w:t xml:space="preserve"> ABC</w:t>
      </w:r>
      <w:r>
        <w:rPr>
          <w:lang w:eastAsia="zh-CN"/>
        </w:rPr>
        <w:t>，三相接线方式下生效）</w:t>
      </w:r>
      <w:r>
        <w:rPr>
          <w:lang w:eastAsia="zh-CN"/>
        </w:rPr>
        <w:t>——</w:t>
      </w:r>
      <w:r>
        <w:rPr>
          <w:b/>
          <w:bCs/>
          <w:lang w:eastAsia="zh-CN"/>
        </w:rPr>
        <w:t xml:space="preserve">Dip Switch </w:t>
      </w:r>
      <w:r>
        <w:rPr>
          <w:b/>
          <w:bCs/>
          <w:lang w:eastAsia="zh-CN"/>
        </w:rPr>
        <w:t>锁定后只读</w:t>
      </w:r>
      <w:r>
        <w:rPr>
          <w:lang w:eastAsia="zh-CN"/>
        </w:rPr>
        <w:t>；</w:t>
      </w:r>
    </w:p>
    <w:p w:rsidR="00E0394C" w:rsidRDefault="00000000" w14:paraId="4F70A96F" w14:textId="2650C14E">
      <w:pPr>
        <w:pStyle w:val="Compact"/>
        <w:numPr>
          <w:ilvl w:val="1"/>
          <w:numId w:val="16"/>
        </w:numPr>
        <w:rPr>
          <w:lang w:eastAsia="zh-CN"/>
        </w:rPr>
      </w:pPr>
      <w:r>
        <w:rPr>
          <w:lang w:eastAsia="zh-CN"/>
        </w:rPr>
        <w:t>电能计算方式（</w:t>
      </w:r>
      <w:r>
        <w:rPr>
          <w:lang w:eastAsia="zh-CN"/>
        </w:rPr>
        <w:t>Energy Calculation Method</w:t>
      </w:r>
      <w:r>
        <w:rPr>
          <w:lang w:eastAsia="zh-CN"/>
        </w:rPr>
        <w:t>，</w:t>
      </w:r>
      <w:r>
        <w:rPr>
          <w:lang w:eastAsia="zh-CN"/>
        </w:rPr>
        <w:t>Generic/Fundamental</w:t>
      </w:r>
      <w:r>
        <w:rPr>
          <w:lang w:eastAsia="zh-CN"/>
        </w:rPr>
        <w:t>，默认</w:t>
      </w:r>
      <w:r>
        <w:rPr>
          <w:lang w:eastAsia="zh-CN"/>
        </w:rPr>
        <w:t xml:space="preserve"> Generic</w:t>
      </w:r>
      <w:r>
        <w:rPr>
          <w:lang w:eastAsia="zh-CN"/>
        </w:rPr>
        <w:t>）</w:t>
      </w:r>
      <w:r>
        <w:rPr>
          <w:lang w:eastAsia="zh-CN"/>
        </w:rPr>
        <w:t>——</w:t>
      </w:r>
      <w:r>
        <w:rPr>
          <w:b/>
          <w:bCs/>
          <w:lang w:eastAsia="zh-CN"/>
        </w:rPr>
        <w:t xml:space="preserve">Dip Switch </w:t>
      </w:r>
      <w:r>
        <w:rPr>
          <w:b/>
          <w:bCs/>
          <w:lang w:eastAsia="zh-CN"/>
        </w:rPr>
        <w:t>锁定后只读</w:t>
      </w:r>
      <w:r>
        <w:rPr>
          <w:lang w:eastAsia="zh-CN"/>
        </w:rPr>
        <w:t>；</w:t>
      </w:r>
    </w:p>
    <w:p w:rsidR="00E0394C" w:rsidRDefault="00000000" w14:paraId="4F70A970" w14:textId="458752C2">
      <w:pPr>
        <w:pStyle w:val="Compact"/>
        <w:numPr>
          <w:ilvl w:val="1"/>
          <w:numId w:val="16"/>
        </w:numPr>
        <w:rPr>
          <w:lang w:eastAsia="zh-CN"/>
        </w:rPr>
      </w:pPr>
      <w:r>
        <w:rPr>
          <w:lang w:eastAsia="zh-CN"/>
        </w:rPr>
        <w:t>无功功率计算方式（</w:t>
      </w:r>
      <w:r>
        <w:rPr>
          <w:lang w:eastAsia="zh-CN"/>
        </w:rPr>
        <w:t>Reactive Power Calculation Method</w:t>
      </w:r>
      <w:r>
        <w:rPr>
          <w:lang w:eastAsia="zh-CN"/>
        </w:rPr>
        <w:t>，</w:t>
      </w:r>
      <w:r>
        <w:rPr>
          <w:lang w:eastAsia="zh-CN"/>
        </w:rPr>
        <w:t>General/True</w:t>
      </w:r>
      <w:r>
        <w:rPr>
          <w:lang w:eastAsia="zh-CN"/>
        </w:rPr>
        <w:t>，默认</w:t>
      </w:r>
      <w:r>
        <w:rPr>
          <w:lang w:eastAsia="zh-CN"/>
        </w:rPr>
        <w:t xml:space="preserve"> General</w:t>
      </w:r>
      <w:r>
        <w:rPr>
          <w:lang w:eastAsia="zh-CN"/>
        </w:rPr>
        <w:t>）</w:t>
      </w:r>
      <w:r>
        <w:rPr>
          <w:lang w:eastAsia="zh-CN"/>
        </w:rPr>
        <w:t>——</w:t>
      </w:r>
      <w:r>
        <w:rPr>
          <w:b/>
          <w:bCs/>
          <w:lang w:eastAsia="zh-CN"/>
        </w:rPr>
        <w:t xml:space="preserve">Dip Switch </w:t>
      </w:r>
      <w:r>
        <w:rPr>
          <w:b/>
          <w:bCs/>
          <w:lang w:eastAsia="zh-CN"/>
        </w:rPr>
        <w:t>锁定后只读</w:t>
      </w:r>
      <w:r>
        <w:rPr>
          <w:lang w:eastAsia="zh-CN"/>
        </w:rPr>
        <w:t>；</w:t>
      </w:r>
    </w:p>
    <w:p w:rsidR="00E0394C" w:rsidRDefault="00000000" w14:paraId="4F70A971" w14:textId="60CBB717">
      <w:pPr>
        <w:pStyle w:val="Compact"/>
        <w:numPr>
          <w:ilvl w:val="1"/>
          <w:numId w:val="16"/>
        </w:numPr>
        <w:rPr>
          <w:lang w:eastAsia="zh-CN"/>
        </w:rPr>
      </w:pPr>
      <w:r>
        <w:rPr>
          <w:lang w:eastAsia="zh-CN"/>
        </w:rPr>
        <w:t>能量脉冲常数（</w:t>
      </w:r>
      <w:r>
        <w:rPr>
          <w:lang w:eastAsia="zh-CN"/>
        </w:rPr>
        <w:t>Energy Pulse Constant</w:t>
      </w:r>
      <w:r>
        <w:rPr>
          <w:lang w:eastAsia="zh-CN"/>
        </w:rPr>
        <w:t>，</w:t>
      </w:r>
      <w:r>
        <w:rPr>
          <w:lang w:eastAsia="zh-CN"/>
        </w:rPr>
        <w:t>0.1–50 imp/kWh</w:t>
      </w:r>
      <w:r>
        <w:rPr>
          <w:lang w:eastAsia="zh-CN"/>
        </w:rPr>
        <w:t>，默认</w:t>
      </w:r>
      <w:r>
        <w:rPr>
          <w:lang w:eastAsia="zh-CN"/>
        </w:rPr>
        <w:t xml:space="preserve"> 1 imp/kWh</w:t>
      </w:r>
      <w:r>
        <w:rPr>
          <w:lang w:eastAsia="zh-CN"/>
        </w:rPr>
        <w:t>）</w:t>
      </w:r>
      <w:r>
        <w:rPr>
          <w:lang w:eastAsia="zh-CN"/>
        </w:rPr>
        <w:t xml:space="preserve">——Dip Switch </w:t>
      </w:r>
      <w:r>
        <w:rPr>
          <w:lang w:eastAsia="zh-CN"/>
        </w:rPr>
        <w:t>锁定后只读；</w:t>
      </w:r>
    </w:p>
    <w:p w:rsidR="00E0394C" w:rsidRDefault="00000000" w14:paraId="4F70A972" w14:textId="4A1C1D6C">
      <w:pPr>
        <w:pStyle w:val="Compact"/>
        <w:numPr>
          <w:ilvl w:val="1"/>
          <w:numId w:val="16"/>
        </w:numPr>
        <w:rPr>
          <w:lang w:eastAsia="zh-CN"/>
        </w:rPr>
      </w:pPr>
      <w:r>
        <w:rPr>
          <w:lang w:eastAsia="zh-CN"/>
        </w:rPr>
        <w:t>脉冲</w:t>
      </w:r>
      <w:r>
        <w:rPr>
          <w:lang w:eastAsia="zh-CN"/>
        </w:rPr>
        <w:t xml:space="preserve"> LED </w:t>
      </w:r>
      <w:r>
        <w:rPr>
          <w:lang w:eastAsia="zh-CN"/>
        </w:rPr>
        <w:t>常数（</w:t>
      </w:r>
      <w:r>
        <w:rPr>
          <w:lang w:eastAsia="zh-CN"/>
        </w:rPr>
        <w:t>LED Pulse Constant</w:t>
      </w:r>
      <w:r>
        <w:rPr>
          <w:lang w:eastAsia="zh-CN"/>
        </w:rPr>
        <w:t>，</w:t>
      </w:r>
      <w:r>
        <w:rPr>
          <w:lang w:eastAsia="zh-CN"/>
        </w:rPr>
        <w:t>0.1–50 imp/kWh</w:t>
      </w:r>
      <w:r>
        <w:rPr>
          <w:lang w:eastAsia="zh-CN"/>
        </w:rPr>
        <w:t>，默认</w:t>
      </w:r>
      <w:r>
        <w:rPr>
          <w:lang w:eastAsia="zh-CN"/>
        </w:rPr>
        <w:t xml:space="preserve"> 50 imp/kWh</w:t>
      </w:r>
      <w:r>
        <w:rPr>
          <w:lang w:eastAsia="zh-CN"/>
        </w:rPr>
        <w:t>）</w:t>
      </w:r>
      <w:r>
        <w:rPr>
          <w:lang w:eastAsia="zh-CN"/>
        </w:rPr>
        <w:t xml:space="preserve">——Dip Switch </w:t>
      </w:r>
      <w:r>
        <w:rPr>
          <w:lang w:eastAsia="zh-CN"/>
        </w:rPr>
        <w:t>锁定后只读；</w:t>
      </w:r>
    </w:p>
    <w:p w:rsidR="00E0394C" w:rsidRDefault="00000000" w14:paraId="4F70A973" w14:textId="59370286">
      <w:pPr>
        <w:pStyle w:val="Compact"/>
        <w:numPr>
          <w:ilvl w:val="1"/>
          <w:numId w:val="16"/>
        </w:numPr>
        <w:rPr>
          <w:lang w:eastAsia="zh-CN"/>
        </w:rPr>
      </w:pPr>
      <w:r>
        <w:rPr>
          <w:lang w:eastAsia="zh-CN"/>
        </w:rPr>
        <w:t>电能显示分辨率（</w:t>
      </w:r>
      <w:r>
        <w:rPr>
          <w:lang w:eastAsia="zh-CN"/>
        </w:rPr>
        <w:t>Energy Reading Display Format</w:t>
      </w:r>
      <w:r>
        <w:rPr>
          <w:lang w:eastAsia="zh-CN"/>
        </w:rPr>
        <w:t>，</w:t>
      </w:r>
      <w:r>
        <w:rPr>
          <w:lang w:eastAsia="zh-CN"/>
        </w:rPr>
        <w:t>0.1/0.01/0.001 kWh</w:t>
      </w:r>
      <w:r>
        <w:rPr>
          <w:lang w:eastAsia="zh-CN"/>
        </w:rPr>
        <w:t>，默认</w:t>
      </w:r>
      <w:r>
        <w:rPr>
          <w:lang w:eastAsia="zh-CN"/>
        </w:rPr>
        <w:t xml:space="preserve"> 0.1 kWh</w:t>
      </w:r>
      <w:r>
        <w:rPr>
          <w:lang w:eastAsia="zh-CN"/>
        </w:rPr>
        <w:t>）</w:t>
      </w:r>
      <w:r>
        <w:rPr>
          <w:lang w:eastAsia="zh-CN"/>
        </w:rPr>
        <w:t xml:space="preserve">——Dip Switch </w:t>
      </w:r>
      <w:r>
        <w:rPr>
          <w:lang w:eastAsia="zh-CN"/>
        </w:rPr>
        <w:t>锁定后只读。</w:t>
      </w:r>
    </w:p>
    <w:p w:rsidR="00E0394C" w:rsidRDefault="00000000" w14:paraId="30204AC9" w14:textId="77777777">
      <w:pPr>
        <w:pStyle w:val="Compact"/>
        <w:numPr>
          <w:ilvl w:val="0"/>
          <w:numId w:val="15"/>
        </w:numPr>
      </w:pPr>
      <w:r>
        <w:rPr>
          <w:b/>
          <w:bCs/>
        </w:rPr>
        <w:t>操作（功能码</w:t>
      </w:r>
      <w:r>
        <w:rPr>
          <w:b/>
          <w:bCs/>
        </w:rPr>
        <w:t xml:space="preserve"> 06 / 16</w:t>
      </w:r>
      <w:r>
        <w:rPr>
          <w:b/>
          <w:bCs/>
        </w:rPr>
        <w:t>）：</w:t>
      </w:r>
    </w:p>
    <w:p w:rsidR="00E0394C" w:rsidRDefault="00000000" w14:paraId="61E1BD7C" w14:textId="77777777">
      <w:pPr>
        <w:pStyle w:val="Compact"/>
        <w:numPr>
          <w:ilvl w:val="1"/>
          <w:numId w:val="17"/>
        </w:numPr>
        <w:rPr>
          <w:lang w:eastAsia="zh-CN"/>
        </w:rPr>
      </w:pPr>
      <w:r>
        <w:rPr>
          <w:lang w:eastAsia="zh-CN"/>
        </w:rPr>
        <w:t>重启电表</w:t>
      </w:r>
      <w:r>
        <w:rPr>
          <w:lang w:eastAsia="zh-CN"/>
        </w:rPr>
        <w:t xml:space="preserve"> (reboot)</w:t>
      </w:r>
      <w:r>
        <w:rPr>
          <w:lang w:eastAsia="zh-CN"/>
        </w:rPr>
        <w:t>；</w:t>
      </w:r>
    </w:p>
    <w:p w:rsidR="00E0394C" w:rsidRDefault="00000000" w14:paraId="2C2F2E4A" w14:textId="016BD89A">
      <w:pPr>
        <w:pStyle w:val="Compact"/>
        <w:numPr>
          <w:ilvl w:val="1"/>
          <w:numId w:val="17"/>
        </w:numPr>
      </w:pPr>
      <w:r>
        <w:t>恢复出厂设置并重启</w:t>
      </w:r>
      <w:r>
        <w:t xml:space="preserve"> (factory reset)——</w:t>
      </w:r>
      <w:r>
        <w:rPr>
          <w:b/>
          <w:bCs/>
        </w:rPr>
        <w:t>支持；</w:t>
      </w:r>
      <w:r>
        <w:rPr>
          <w:b/>
          <w:bCs/>
        </w:rPr>
        <w:t xml:space="preserve">Dip Switch </w:t>
      </w:r>
      <w:r>
        <w:rPr>
          <w:b/>
          <w:bCs/>
        </w:rPr>
        <w:t>锁定后不支持</w:t>
      </w:r>
      <w:r>
        <w:t>；</w:t>
      </w:r>
    </w:p>
    <w:p w:rsidR="00E0394C" w:rsidRDefault="00000000" w14:paraId="290FAA78" w14:textId="2BF8B654">
      <w:pPr>
        <w:pStyle w:val="Compact"/>
        <w:numPr>
          <w:ilvl w:val="1"/>
          <w:numId w:val="17"/>
        </w:numPr>
      </w:pPr>
      <w:r>
        <w:t>重置能量</w:t>
      </w:r>
      <w:r>
        <w:t xml:space="preserve"> (clear energy)——</w:t>
      </w:r>
      <w:r>
        <w:rPr>
          <w:b/>
          <w:bCs/>
        </w:rPr>
        <w:t>支持；</w:t>
      </w:r>
      <w:r>
        <w:rPr>
          <w:b/>
          <w:bCs/>
        </w:rPr>
        <w:t xml:space="preserve">Dip Switch </w:t>
      </w:r>
      <w:r>
        <w:rPr>
          <w:b/>
          <w:bCs/>
        </w:rPr>
        <w:t>锁定后不支持</w:t>
      </w:r>
      <w:r>
        <w:t>。</w:t>
      </w:r>
    </w:p>
    <w:p w:rsidR="00E0394C" w:rsidRDefault="00000000" w14:paraId="590B9269" w14:textId="28A9FA26">
      <w:pPr>
        <w:pStyle w:val="a8"/>
        <w:rPr>
          <w:lang w:eastAsia="zh-CN"/>
        </w:rPr>
      </w:pPr>
      <w:r>
        <w:rPr>
          <w:lang w:eastAsia="zh-CN"/>
        </w:rPr>
        <w:t>配置项的锁定约束见</w:t>
      </w:r>
      <w:r>
        <w:rPr>
          <w:lang w:eastAsia="zh-CN"/>
        </w:rPr>
        <w:t xml:space="preserve"> §</w:t>
      </w:r>
      <w:r>
        <w:rPr>
          <w:rFonts w:hint="eastAsia"/>
          <w:lang w:eastAsia="zh-CN"/>
        </w:rPr>
        <w:t>11</w:t>
      </w:r>
      <w:r>
        <w:rPr>
          <w:lang w:eastAsia="zh-CN"/>
        </w:rPr>
        <w:t>.</w:t>
      </w:r>
      <w:r>
        <w:rPr>
          <w:rFonts w:hint="eastAsia"/>
          <w:lang w:eastAsia="zh-CN"/>
        </w:rPr>
        <w:t>2</w:t>
      </w:r>
      <w:r>
        <w:rPr>
          <w:lang w:eastAsia="zh-CN"/>
        </w:rPr>
        <w:t>。</w:t>
      </w:r>
      <w:r>
        <w:rPr>
          <w:lang w:eastAsia="zh-CN"/>
        </w:rPr>
        <w:t xml:space="preserve">Dip Switch </w:t>
      </w:r>
      <w:r>
        <w:rPr>
          <w:lang w:eastAsia="zh-CN"/>
        </w:rPr>
        <w:t>锁定时</w:t>
      </w:r>
      <w:r>
        <w:rPr>
          <w:rFonts w:hint="eastAsia"/>
          <w:lang w:eastAsia="zh-CN"/>
        </w:rPr>
        <w:t>，</w:t>
      </w:r>
      <w:r>
        <w:rPr>
          <w:lang w:eastAsia="zh-CN"/>
        </w:rPr>
        <w:t>锁定项的写入请求应被固件拒绝。</w:t>
      </w:r>
    </w:p>
    <w:p w:rsidR="00E0394C" w:rsidRDefault="00000000" w14:paraId="2BFCB7AA" w14:textId="77777777">
      <w:pPr>
        <w:pStyle w:val="3"/>
        <w:rPr>
          <w:lang w:eastAsia="zh-CN"/>
        </w:rPr>
      </w:pPr>
      <w:bookmarkStart w:name="_Toc233817238" w:id="73"/>
      <w:bookmarkStart w:name="Xe300cf8e77654c0830d99f65522ea9f2739a549" w:id="74"/>
      <w:bookmarkEnd w:id="70"/>
      <w:r>
        <w:rPr>
          <w:lang w:eastAsia="zh-CN"/>
        </w:rPr>
        <w:t xml:space="preserve">10.2.3 </w:t>
      </w:r>
      <w:r>
        <w:rPr>
          <w:lang w:eastAsia="zh-CN"/>
        </w:rPr>
        <w:t>私有协议（校准与固件升级）</w:t>
      </w:r>
      <w:bookmarkEnd w:id="73"/>
    </w:p>
    <w:p w:rsidR="00E0394C" w:rsidRDefault="00000000" w14:paraId="191EAF5B" w14:textId="4EEB7982">
      <w:pPr>
        <w:pStyle w:val="FirstParagraph"/>
      </w:pPr>
      <w:r>
        <w:t>除标准</w:t>
      </w:r>
      <w:r>
        <w:t xml:space="preserve"> Modbus RTU </w:t>
      </w:r>
      <w:r>
        <w:t>外，</w:t>
      </w:r>
      <w:r>
        <w:rPr>
          <w:lang w:eastAsia="zh-CN"/>
        </w:rPr>
        <w:t xml:space="preserve"> AcuRev-100</w:t>
      </w:r>
      <w:r>
        <w:t xml:space="preserve"> </w:t>
      </w:r>
      <w:r>
        <w:t>经</w:t>
      </w:r>
      <w:r>
        <w:t>RS-485</w:t>
      </w:r>
      <w:r>
        <w:rPr>
          <w:rFonts w:hint="eastAsia"/>
          <w:lang w:eastAsia="zh-CN"/>
        </w:rPr>
        <w:t>和</w:t>
      </w:r>
      <w:r>
        <w:rPr>
          <w:rFonts w:hint="eastAsia"/>
          <w:lang w:eastAsia="zh-CN"/>
        </w:rPr>
        <w:t>USB</w:t>
      </w:r>
      <w:r>
        <w:t xml:space="preserve"> </w:t>
      </w:r>
      <w:r>
        <w:t>接口</w:t>
      </w:r>
      <w:r>
        <w:rPr>
          <w:rFonts w:hint="eastAsia"/>
          <w:lang w:eastAsia="zh-CN"/>
        </w:rPr>
        <w:t>均</w:t>
      </w:r>
      <w:r>
        <w:t>支持私有协议，用于：</w:t>
      </w:r>
    </w:p>
    <w:p w:rsidR="00E0394C" w:rsidRDefault="00000000" w14:paraId="4939EB2F" w14:textId="77777777">
      <w:pPr>
        <w:pStyle w:val="Compact"/>
        <w:numPr>
          <w:ilvl w:val="0"/>
          <w:numId w:val="18"/>
        </w:numPr>
        <w:rPr>
          <w:lang w:eastAsia="zh-CN"/>
        </w:rPr>
      </w:pPr>
      <w:r>
        <w:rPr>
          <w:b/>
          <w:bCs/>
          <w:lang w:eastAsia="zh-CN"/>
        </w:rPr>
        <w:t>校准：</w:t>
      </w:r>
      <w:r>
        <w:rPr>
          <w:lang w:eastAsia="zh-CN"/>
        </w:rPr>
        <w:t xml:space="preserve"> </w:t>
      </w:r>
      <w:r>
        <w:rPr>
          <w:lang w:eastAsia="zh-CN"/>
        </w:rPr>
        <w:t>工厂校准流程（见</w:t>
      </w:r>
      <w:r>
        <w:rPr>
          <w:lang w:eastAsia="zh-CN"/>
        </w:rPr>
        <w:t xml:space="preserve"> §11.4</w:t>
      </w:r>
      <w:r>
        <w:rPr>
          <w:lang w:eastAsia="zh-CN"/>
        </w:rPr>
        <w:t>）；</w:t>
      </w:r>
    </w:p>
    <w:p w:rsidR="00E0394C" w:rsidRDefault="00000000" w14:paraId="4E003B98" w14:textId="2296D419">
      <w:pPr>
        <w:pStyle w:val="Compact"/>
        <w:numPr>
          <w:ilvl w:val="0"/>
          <w:numId w:val="18"/>
        </w:numPr>
        <w:rPr>
          <w:lang w:eastAsia="zh-CN"/>
        </w:rPr>
      </w:pPr>
      <w:r>
        <w:rPr>
          <w:b/>
          <w:bCs/>
          <w:lang w:eastAsia="zh-CN"/>
        </w:rPr>
        <w:t>固件升级：</w:t>
      </w:r>
      <w:r>
        <w:rPr>
          <w:lang w:eastAsia="zh-CN"/>
        </w:rPr>
        <w:t xml:space="preserve"> </w:t>
      </w:r>
      <w:r>
        <w:rPr>
          <w:lang w:eastAsia="zh-CN"/>
        </w:rPr>
        <w:t>固件文件传输，支持分包传输、校验和确认</w:t>
      </w:r>
      <w:r>
        <w:rPr>
          <w:lang w:eastAsia="zh-CN"/>
        </w:rPr>
        <w:t>——</w:t>
      </w:r>
      <w:r>
        <w:rPr>
          <w:b/>
          <w:bCs/>
          <w:lang w:eastAsia="zh-CN"/>
        </w:rPr>
        <w:t>支持；</w:t>
      </w:r>
      <w:r>
        <w:rPr>
          <w:b/>
          <w:bCs/>
          <w:lang w:eastAsia="zh-CN"/>
        </w:rPr>
        <w:t xml:space="preserve">Dip Switch </w:t>
      </w:r>
      <w:r>
        <w:rPr>
          <w:b/>
          <w:bCs/>
          <w:lang w:eastAsia="zh-CN"/>
        </w:rPr>
        <w:t>锁定后不支持固件升级</w:t>
      </w:r>
      <w:r>
        <w:rPr>
          <w:lang w:eastAsia="zh-CN"/>
        </w:rPr>
        <w:t>（见</w:t>
      </w:r>
      <w:r>
        <w:rPr>
          <w:lang w:eastAsia="zh-CN"/>
        </w:rPr>
        <w:t xml:space="preserve"> §11.3</w:t>
      </w:r>
      <w:r>
        <w:rPr>
          <w:lang w:eastAsia="zh-CN"/>
        </w:rPr>
        <w:t>）。</w:t>
      </w:r>
    </w:p>
    <w:p w:rsidR="00E0394C" w:rsidRDefault="00000000" w14:paraId="79FB2808" w14:textId="1E26E79B">
      <w:pPr>
        <w:pStyle w:val="FirstParagraph"/>
        <w:rPr>
          <w:lang w:eastAsia="zh-CN"/>
        </w:rPr>
      </w:pPr>
      <w:r>
        <w:rPr>
          <w:lang w:eastAsia="zh-CN"/>
        </w:rPr>
        <w:t>日常读数、配置、操作均通过标准</w:t>
      </w:r>
      <w:r>
        <w:rPr>
          <w:lang w:eastAsia="zh-CN"/>
        </w:rPr>
        <w:t xml:space="preserve"> Modbus RTU </w:t>
      </w:r>
      <w:r>
        <w:rPr>
          <w:lang w:eastAsia="zh-CN"/>
        </w:rPr>
        <w:t>完成。</w:t>
      </w:r>
    </w:p>
    <w:p w:rsidR="00E0394C" w:rsidRDefault="00E0394C" w14:paraId="333BB7BD" w14:textId="3F865460">
      <w:pPr>
        <w:rPr>
          <w:lang w:eastAsia="zh-CN"/>
        </w:rPr>
      </w:pPr>
    </w:p>
    <w:p w:rsidR="007D4209" w:rsidRDefault="007D4209" w14:paraId="39982493" w14:textId="77777777">
      <w:pPr>
        <w:rPr>
          <w:rFonts w:asciiTheme="majorHAnsi" w:hAnsiTheme="majorHAnsi" w:eastAsiaTheme="majorEastAsia" w:cstheme="majorBidi"/>
          <w:b/>
          <w:bCs/>
          <w:color w:val="4F81BD" w:themeColor="accent1"/>
          <w:sz w:val="32"/>
          <w:szCs w:val="32"/>
          <w:lang w:eastAsia="zh-CN"/>
        </w:rPr>
      </w:pPr>
      <w:bookmarkStart w:name="Xf358f7837feeb687f0de19846e6babcf9cce611" w:id="75"/>
      <w:bookmarkEnd w:id="61"/>
      <w:bookmarkEnd w:id="66"/>
      <w:bookmarkEnd w:id="74"/>
      <w:r>
        <w:rPr>
          <w:lang w:eastAsia="zh-CN"/>
        </w:rPr>
        <w:br w:type="page"/>
      </w:r>
    </w:p>
    <w:p w:rsidR="00E0394C" w:rsidRDefault="00000000" w14:paraId="150498D1" w14:textId="7C28858B">
      <w:pPr>
        <w:pStyle w:val="1"/>
        <w:rPr>
          <w:lang w:eastAsia="zh-CN"/>
        </w:rPr>
      </w:pPr>
      <w:bookmarkStart w:name="_Toc233817239" w:id="76"/>
      <w:r>
        <w:rPr>
          <w:lang w:eastAsia="zh-CN"/>
        </w:rPr>
        <w:t xml:space="preserve">11 </w:t>
      </w:r>
      <w:r>
        <w:rPr>
          <w:lang w:eastAsia="zh-CN"/>
        </w:rPr>
        <w:t>系统管理</w:t>
      </w:r>
      <w:bookmarkEnd w:id="76"/>
    </w:p>
    <w:p w:rsidR="00E0394C" w:rsidRDefault="00000000" w14:paraId="6C674484" w14:textId="77777777">
      <w:pPr>
        <w:pStyle w:val="2"/>
      </w:pPr>
      <w:bookmarkStart w:name="_Toc233817240" w:id="77"/>
      <w:bookmarkStart w:name="X1e3203474ffa2fbde8e5d49ce56742a7a8efdd1" w:id="78"/>
      <w:r>
        <w:t xml:space="preserve">11.1 </w:t>
      </w:r>
      <w:r>
        <w:t>时间管理</w:t>
      </w:r>
      <w:bookmarkEnd w:id="77"/>
    </w:p>
    <w:p w:rsidR="00E0394C" w:rsidRDefault="00000000" w14:paraId="50BC7DCE" w14:textId="77777777">
      <w:pPr>
        <w:pStyle w:val="Compact"/>
        <w:numPr>
          <w:ilvl w:val="0"/>
          <w:numId w:val="19"/>
        </w:numPr>
        <w:rPr>
          <w:lang w:eastAsia="zh-CN"/>
        </w:rPr>
      </w:pPr>
      <w:r>
        <w:rPr>
          <w:b/>
          <w:bCs/>
          <w:lang w:eastAsia="zh-CN"/>
        </w:rPr>
        <w:t>RTC</w:t>
      </w:r>
      <w:r>
        <w:rPr>
          <w:b/>
          <w:bCs/>
          <w:lang w:eastAsia="zh-CN"/>
        </w:rPr>
        <w:t>：</w:t>
      </w:r>
      <w:r>
        <w:rPr>
          <w:lang w:eastAsia="zh-CN"/>
        </w:rPr>
        <w:t xml:space="preserve"> </w:t>
      </w:r>
      <w:r>
        <w:rPr>
          <w:lang w:eastAsia="zh-CN"/>
        </w:rPr>
        <w:t>漂移优于</w:t>
      </w:r>
      <w:r>
        <w:rPr>
          <w:lang w:eastAsia="zh-CN"/>
        </w:rPr>
        <w:t xml:space="preserve"> ±0.5 </w:t>
      </w:r>
      <w:r>
        <w:rPr>
          <w:lang w:eastAsia="zh-CN"/>
        </w:rPr>
        <w:t>秒</w:t>
      </w:r>
      <w:r>
        <w:rPr>
          <w:lang w:eastAsia="zh-CN"/>
        </w:rPr>
        <w:t>/</w:t>
      </w:r>
      <w:r>
        <w:rPr>
          <w:lang w:eastAsia="zh-CN"/>
        </w:rPr>
        <w:t>天；断电保持时间</w:t>
      </w:r>
      <w:r>
        <w:rPr>
          <w:lang w:eastAsia="zh-CN"/>
        </w:rPr>
        <w:t xml:space="preserve"> 1 </w:t>
      </w:r>
      <w:r>
        <w:rPr>
          <w:lang w:eastAsia="zh-CN"/>
        </w:rPr>
        <w:t>周（标准可接受</w:t>
      </w:r>
      <w:r>
        <w:rPr>
          <w:lang w:eastAsia="zh-CN"/>
        </w:rPr>
        <w:t xml:space="preserve"> 36 </w:t>
      </w:r>
      <w:r>
        <w:rPr>
          <w:lang w:eastAsia="zh-CN"/>
        </w:rPr>
        <w:t>小时，首选</w:t>
      </w:r>
      <w:r>
        <w:rPr>
          <w:lang w:eastAsia="zh-CN"/>
        </w:rPr>
        <w:t xml:space="preserve"> 1 </w:t>
      </w:r>
      <w:r>
        <w:rPr>
          <w:lang w:eastAsia="zh-CN"/>
        </w:rPr>
        <w:t>周）。</w:t>
      </w:r>
    </w:p>
    <w:p w:rsidR="00E0394C" w:rsidRDefault="00000000" w14:paraId="6A33196E" w14:textId="77777777">
      <w:pPr>
        <w:pStyle w:val="Compact"/>
        <w:numPr>
          <w:ilvl w:val="0"/>
          <w:numId w:val="19"/>
        </w:numPr>
        <w:rPr>
          <w:lang w:eastAsia="zh-CN"/>
        </w:rPr>
      </w:pPr>
      <w:r>
        <w:rPr>
          <w:b/>
          <w:bCs/>
          <w:lang w:eastAsia="zh-CN"/>
        </w:rPr>
        <w:t>时间配置：</w:t>
      </w:r>
      <w:r>
        <w:rPr>
          <w:lang w:eastAsia="zh-CN"/>
        </w:rPr>
        <w:t xml:space="preserve"> </w:t>
      </w:r>
      <w:r>
        <w:rPr>
          <w:lang w:eastAsia="zh-CN"/>
        </w:rPr>
        <w:t>通过</w:t>
      </w:r>
      <w:r>
        <w:rPr>
          <w:lang w:eastAsia="zh-CN"/>
        </w:rPr>
        <w:t xml:space="preserve"> Modbus </w:t>
      </w:r>
      <w:r>
        <w:rPr>
          <w:lang w:eastAsia="zh-CN"/>
        </w:rPr>
        <w:t>配置时间</w:t>
      </w:r>
      <w:r>
        <w:rPr>
          <w:lang w:eastAsia="zh-CN"/>
        </w:rPr>
        <w:t>/</w:t>
      </w:r>
      <w:r>
        <w:rPr>
          <w:lang w:eastAsia="zh-CN"/>
        </w:rPr>
        <w:t>日期（年</w:t>
      </w:r>
      <w:r>
        <w:rPr>
          <w:lang w:eastAsia="zh-CN"/>
        </w:rPr>
        <w:t>/</w:t>
      </w:r>
      <w:r>
        <w:rPr>
          <w:lang w:eastAsia="zh-CN"/>
        </w:rPr>
        <w:t>月</w:t>
      </w:r>
      <w:r>
        <w:rPr>
          <w:lang w:eastAsia="zh-CN"/>
        </w:rPr>
        <w:t>/</w:t>
      </w:r>
      <w:r>
        <w:rPr>
          <w:lang w:eastAsia="zh-CN"/>
        </w:rPr>
        <w:t>日</w:t>
      </w:r>
      <w:r>
        <w:rPr>
          <w:lang w:eastAsia="zh-CN"/>
        </w:rPr>
        <w:t xml:space="preserve"> + </w:t>
      </w:r>
      <w:r>
        <w:rPr>
          <w:lang w:eastAsia="zh-CN"/>
        </w:rPr>
        <w:t>时</w:t>
      </w:r>
      <w:r>
        <w:rPr>
          <w:lang w:eastAsia="zh-CN"/>
        </w:rPr>
        <w:t>/</w:t>
      </w:r>
      <w:r>
        <w:rPr>
          <w:lang w:eastAsia="zh-CN"/>
        </w:rPr>
        <w:t>分</w:t>
      </w:r>
      <w:r>
        <w:rPr>
          <w:lang w:eastAsia="zh-CN"/>
        </w:rPr>
        <w:t>/</w:t>
      </w:r>
      <w:r>
        <w:rPr>
          <w:lang w:eastAsia="zh-CN"/>
        </w:rPr>
        <w:t>秒），分辨率</w:t>
      </w:r>
      <w:r>
        <w:rPr>
          <w:lang w:eastAsia="zh-CN"/>
        </w:rPr>
        <w:t xml:space="preserve"> 1 </w:t>
      </w:r>
      <w:r>
        <w:rPr>
          <w:lang w:eastAsia="zh-CN"/>
        </w:rPr>
        <w:t>秒；</w:t>
      </w:r>
      <w:r>
        <w:rPr>
          <w:b/>
          <w:bCs/>
          <w:lang w:eastAsia="zh-CN"/>
        </w:rPr>
        <w:t>允许设置</w:t>
      </w:r>
      <w:r>
        <w:rPr>
          <w:lang w:eastAsia="zh-CN"/>
        </w:rPr>
        <w:t>。</w:t>
      </w:r>
    </w:p>
    <w:p w:rsidR="00E0394C" w:rsidRDefault="00000000" w14:paraId="456389BF" w14:textId="77777777">
      <w:pPr>
        <w:pStyle w:val="Compact"/>
        <w:numPr>
          <w:ilvl w:val="0"/>
          <w:numId w:val="19"/>
        </w:numPr>
        <w:rPr>
          <w:lang w:eastAsia="zh-CN"/>
        </w:rPr>
      </w:pPr>
      <w:r>
        <w:rPr>
          <w:b/>
          <w:bCs/>
          <w:lang w:eastAsia="zh-CN"/>
        </w:rPr>
        <w:t>运行时间统计（存于</w:t>
      </w:r>
      <w:r>
        <w:rPr>
          <w:b/>
          <w:bCs/>
          <w:lang w:eastAsia="zh-CN"/>
        </w:rPr>
        <w:t xml:space="preserve"> NVM</w:t>
      </w:r>
      <w:r>
        <w:rPr>
          <w:b/>
          <w:bCs/>
          <w:lang w:eastAsia="zh-CN"/>
        </w:rPr>
        <w:t>）：</w:t>
      </w:r>
      <w:r>
        <w:rPr>
          <w:lang w:eastAsia="zh-CN"/>
        </w:rPr>
        <w:t xml:space="preserve"> </w:t>
      </w:r>
      <w:r>
        <w:rPr>
          <w:lang w:eastAsia="zh-CN"/>
        </w:rPr>
        <w:t>设备运行时间（开始运行以来累计）；负载时间（电流</w:t>
      </w:r>
      <w:r>
        <w:rPr>
          <w:lang w:eastAsia="zh-CN"/>
        </w:rPr>
        <w:t xml:space="preserve"> &gt; Ist </w:t>
      </w:r>
      <w:r>
        <w:rPr>
          <w:lang w:eastAsia="zh-CN"/>
        </w:rPr>
        <w:t>且电压</w:t>
      </w:r>
      <w:r>
        <w:rPr>
          <w:lang w:eastAsia="zh-CN"/>
        </w:rPr>
        <w:t xml:space="preserve"> &gt; </w:t>
      </w:r>
      <w:r>
        <w:rPr>
          <w:lang w:eastAsia="zh-CN"/>
        </w:rPr>
        <w:t>门限的累计时间）。</w:t>
      </w:r>
      <w:r>
        <w:rPr>
          <w:b/>
          <w:bCs/>
          <w:lang w:eastAsia="zh-CN"/>
        </w:rPr>
        <w:t>允许重置运行时间。</w:t>
      </w:r>
    </w:p>
    <w:p w:rsidR="00E0394C" w:rsidRDefault="00000000" w14:paraId="4E4895AD" w14:textId="77777777">
      <w:pPr>
        <w:pStyle w:val="2"/>
        <w:rPr>
          <w:lang w:eastAsia="zh-CN"/>
        </w:rPr>
      </w:pPr>
      <w:bookmarkStart w:name="_Toc233817241" w:id="79"/>
      <w:bookmarkStart w:name="X04d4fe543a6dbeabf8a1105f5a8f83d7d8eb726" w:id="80"/>
      <w:bookmarkEnd w:id="78"/>
      <w:r>
        <w:rPr>
          <w:lang w:eastAsia="zh-CN"/>
        </w:rPr>
        <w:t xml:space="preserve">11.2 </w:t>
      </w:r>
      <w:r>
        <w:rPr>
          <w:lang w:eastAsia="zh-CN"/>
        </w:rPr>
        <w:t>配置锁定</w:t>
      </w:r>
      <w:bookmarkEnd w:id="79"/>
    </w:p>
    <w:p w:rsidR="00E0394C" w:rsidRDefault="00000000" w14:paraId="51A2DD59" w14:textId="7C322405">
      <w:pPr>
        <w:pStyle w:val="Compact"/>
        <w:numPr>
          <w:ilvl w:val="0"/>
          <w:numId w:val="20"/>
        </w:numPr>
        <w:rPr>
          <w:lang w:eastAsia="zh-CN"/>
        </w:rPr>
      </w:pPr>
      <w:r>
        <w:rPr>
          <w:lang w:eastAsia="zh-CN"/>
        </w:rPr>
        <w:t>配置项可改与否由铅封状态决定（电表单元铅封开关为位于背面端子侧的</w:t>
      </w:r>
      <w:r>
        <w:rPr>
          <w:lang w:eastAsia="zh-CN"/>
        </w:rPr>
        <w:t xml:space="preserve"> Dip Switch</w:t>
      </w:r>
      <w:r>
        <w:rPr>
          <w:lang w:eastAsia="zh-CN"/>
        </w:rPr>
        <w:t>：</w:t>
      </w:r>
      <w:r w:rsidR="00015451">
        <w:rPr>
          <w:rFonts w:hint="eastAsia"/>
          <w:lang w:eastAsia="zh-CN"/>
        </w:rPr>
        <w:t>解锁</w:t>
      </w:r>
      <w:r>
        <w:rPr>
          <w:lang w:eastAsia="zh-CN"/>
        </w:rPr>
        <w:t>时允许配置测量相关参数（接线方式、</w:t>
      </w:r>
      <w:r>
        <w:rPr>
          <w:lang w:eastAsia="zh-CN"/>
        </w:rPr>
        <w:t xml:space="preserve">CT </w:t>
      </w:r>
      <w:r>
        <w:rPr>
          <w:lang w:eastAsia="zh-CN"/>
        </w:rPr>
        <w:t>类型等），</w:t>
      </w:r>
      <w:r>
        <w:rPr>
          <w:lang w:eastAsia="zh-CN"/>
        </w:rPr>
        <w:t xml:space="preserve">LCD </w:t>
      </w:r>
      <w:r>
        <w:rPr>
          <w:lang w:eastAsia="zh-CN"/>
        </w:rPr>
        <w:t>弹窗显示</w:t>
      </w:r>
      <w:r>
        <w:rPr>
          <w:lang w:eastAsia="zh-CN"/>
        </w:rPr>
        <w:t>"Remote Configuration Mode"</w:t>
      </w:r>
      <w:r>
        <w:rPr>
          <w:lang w:eastAsia="zh-CN"/>
        </w:rPr>
        <w:t>提示，弹窗无法手动关闭，仅在</w:t>
      </w:r>
      <w:r>
        <w:rPr>
          <w:lang w:eastAsia="zh-CN"/>
        </w:rPr>
        <w:t xml:space="preserve"> Dip Switch </w:t>
      </w:r>
      <w:r>
        <w:rPr>
          <w:lang w:eastAsia="zh-CN"/>
        </w:rPr>
        <w:t>锁定后消失；</w:t>
      </w:r>
      <w:r>
        <w:rPr>
          <w:rFonts w:hint="eastAsia"/>
          <w:lang w:eastAsia="zh-CN"/>
        </w:rPr>
        <w:t>锁定</w:t>
      </w:r>
      <w:r>
        <w:rPr>
          <w:lang w:eastAsia="zh-CN"/>
        </w:rPr>
        <w:t>时禁止修改测量相关配置。</w:t>
      </w:r>
      <w:r>
        <w:rPr>
          <w:lang w:eastAsia="zh-CN"/>
        </w:rPr>
        <w:t xml:space="preserve">CTEP </w:t>
      </w:r>
      <w:r>
        <w:rPr>
          <w:lang w:eastAsia="zh-CN"/>
        </w:rPr>
        <w:t>认证应用场景下由工厂出厂前</w:t>
      </w:r>
      <w:r>
        <w:rPr>
          <w:rFonts w:hint="eastAsia"/>
          <w:lang w:eastAsia="zh-CN"/>
        </w:rPr>
        <w:t>锁定</w:t>
      </w:r>
      <w:r>
        <w:rPr>
          <w:lang w:eastAsia="zh-CN"/>
        </w:rPr>
        <w:t>Dip Switch</w:t>
      </w:r>
      <w:r>
        <w:rPr>
          <w:lang w:eastAsia="zh-CN"/>
        </w:rPr>
        <w:t>；其他场景出厂时</w:t>
      </w:r>
      <w:r>
        <w:rPr>
          <w:lang w:eastAsia="zh-CN"/>
        </w:rPr>
        <w:t xml:space="preserve"> Dip Switch </w:t>
      </w:r>
      <w:r>
        <w:rPr>
          <w:lang w:eastAsia="zh-CN"/>
        </w:rPr>
        <w:t>默认</w:t>
      </w:r>
      <w:r>
        <w:rPr>
          <w:rFonts w:hint="eastAsia"/>
          <w:lang w:eastAsia="zh-CN"/>
        </w:rPr>
        <w:t>锁定</w:t>
      </w:r>
      <w:r>
        <w:rPr>
          <w:lang w:eastAsia="zh-CN"/>
        </w:rPr>
        <w:t>，安装调试期间可由授权人员</w:t>
      </w:r>
      <w:r>
        <w:rPr>
          <w:rFonts w:hint="eastAsia"/>
          <w:lang w:eastAsia="zh-CN"/>
        </w:rPr>
        <w:t>解锁</w:t>
      </w:r>
      <w:r>
        <w:rPr>
          <w:lang w:eastAsia="zh-CN"/>
        </w:rPr>
        <w:t>）外壳级物理铅封由</w:t>
      </w:r>
      <w:r>
        <w:rPr>
          <w:lang w:eastAsia="zh-CN"/>
        </w:rPr>
        <w:t xml:space="preserve"> Panel </w:t>
      </w:r>
      <w:r>
        <w:rPr>
          <w:lang w:eastAsia="zh-CN"/>
        </w:rPr>
        <w:t>组负责。</w:t>
      </w:r>
    </w:p>
    <w:p w:rsidR="00E0394C" w:rsidRDefault="005F6014" w14:paraId="70126E74" w14:textId="3003835E">
      <w:pPr>
        <w:pStyle w:val="Compact"/>
        <w:numPr>
          <w:ilvl w:val="0"/>
          <w:numId w:val="20"/>
        </w:numPr>
        <w:rPr>
          <w:lang w:eastAsia="zh-CN"/>
        </w:rPr>
      </w:pPr>
      <w:r>
        <w:rPr>
          <w:b/>
          <w:bCs/>
          <w:lang w:eastAsia="zh-CN"/>
        </w:rPr>
        <w:t xml:space="preserve">Dip Switch </w:t>
      </w:r>
      <w:r>
        <w:rPr>
          <w:rFonts w:hint="eastAsia"/>
          <w:b/>
          <w:bCs/>
          <w:lang w:eastAsia="zh-CN"/>
        </w:rPr>
        <w:t>解锁</w:t>
      </w:r>
      <w:r>
        <w:rPr>
          <w:b/>
          <w:bCs/>
        </w:rPr>
        <w:t>：</w:t>
      </w:r>
      <w:r>
        <w:t>允许修改测量配置和接线配置；支持固件升级、</w:t>
      </w:r>
      <w:r>
        <w:t>factory reset</w:t>
      </w:r>
      <w:r>
        <w:t>、</w:t>
      </w:r>
      <w:r>
        <w:t>clear energy</w:t>
      </w:r>
      <w:r>
        <w:t>。</w:t>
      </w:r>
    </w:p>
    <w:p w:rsidR="00E0394C" w:rsidRDefault="008F1A4F" w14:paraId="0E245127" w14:textId="728CDE62">
      <w:pPr>
        <w:pStyle w:val="Compact"/>
        <w:numPr>
          <w:ilvl w:val="0"/>
          <w:numId w:val="20"/>
        </w:numPr>
        <w:rPr>
          <w:lang w:eastAsia="zh-CN"/>
        </w:rPr>
      </w:pPr>
      <w:r>
        <w:rPr>
          <w:b/>
          <w:bCs/>
          <w:lang w:eastAsia="zh-CN"/>
        </w:rPr>
        <w:t xml:space="preserve">Dip Switch </w:t>
      </w:r>
      <w:r>
        <w:rPr>
          <w:b/>
          <w:bCs/>
          <w:lang w:eastAsia="zh-CN"/>
        </w:rPr>
        <w:t>锁定</w:t>
      </w:r>
      <w:r>
        <w:rPr>
          <w:rFonts w:hint="eastAsia"/>
          <w:b/>
          <w:bCs/>
          <w:lang w:eastAsia="zh-CN"/>
        </w:rPr>
        <w:t>：</w:t>
      </w:r>
      <w:r>
        <w:rPr>
          <w:lang w:eastAsia="zh-CN"/>
        </w:rPr>
        <w:t>测量配置锁定，不可修改；不支持固件升级、</w:t>
      </w:r>
      <w:r>
        <w:rPr>
          <w:lang w:eastAsia="zh-CN"/>
        </w:rPr>
        <w:t>factory reset</w:t>
      </w:r>
      <w:r>
        <w:rPr>
          <w:lang w:eastAsia="zh-CN"/>
        </w:rPr>
        <w:t>、</w:t>
      </w:r>
      <w:r>
        <w:rPr>
          <w:lang w:eastAsia="zh-CN"/>
        </w:rPr>
        <w:t>clear energy</w:t>
      </w:r>
      <w:r>
        <w:rPr>
          <w:lang w:eastAsia="zh-CN"/>
        </w:rPr>
        <w:t>。</w:t>
      </w:r>
    </w:p>
    <w:p w:rsidR="00E0394C" w:rsidRDefault="00000000" w14:paraId="224A0622" w14:textId="77777777">
      <w:pPr>
        <w:pStyle w:val="Compact"/>
        <w:numPr>
          <w:ilvl w:val="0"/>
          <w:numId w:val="20"/>
        </w:numPr>
        <w:rPr>
          <w:lang w:eastAsia="zh-CN"/>
        </w:rPr>
      </w:pPr>
      <w:r>
        <w:rPr>
          <w:lang w:eastAsia="zh-CN"/>
        </w:rPr>
        <w:t>时间设置与运行时间重置不受场景限制，均允许。</w:t>
      </w:r>
    </w:p>
    <w:p w:rsidR="005230F8" w:rsidRDefault="005230F8" w14:paraId="01CA546C" w14:textId="77777777">
      <w:pPr>
        <w:rPr>
          <w:lang w:eastAsia="zh-CN"/>
        </w:rPr>
      </w:pPr>
    </w:p>
    <w:p w:rsidR="00E0394C" w:rsidRDefault="00000000" w14:paraId="5FB00001" w14:textId="6A61CF13">
      <w:pPr>
        <w:rPr>
          <w:lang w:eastAsia="zh-CN"/>
        </w:rPr>
      </w:pPr>
      <w:r>
        <w:rPr>
          <w:lang w:eastAsia="zh-CN"/>
        </w:rPr>
        <w:t>铅封（</w:t>
      </w:r>
      <w:r>
        <w:rPr>
          <w:lang w:eastAsia="zh-CN"/>
        </w:rPr>
        <w:t>Dip Switch</w:t>
      </w:r>
      <w:r>
        <w:rPr>
          <w:lang w:eastAsia="zh-CN"/>
        </w:rPr>
        <w:t>）锁定后，以下参数和操作固件层面拒绝写入：</w:t>
      </w:r>
    </w:p>
    <w:p w:rsidR="00E0394C" w:rsidRDefault="00000000" w14:paraId="5FB00002" w14:textId="77777777">
      <w:pPr>
        <w:pStyle w:val="Compact"/>
        <w:numPr>
          <w:ilvl w:val="0"/>
          <w:numId w:val="20"/>
        </w:numPr>
        <w:rPr>
          <w:lang w:eastAsia="zh-CN"/>
        </w:rPr>
      </w:pPr>
      <w:r>
        <w:rPr>
          <w:lang w:eastAsia="zh-CN"/>
        </w:rPr>
        <w:t>接线配置：接线方式、</w:t>
      </w:r>
      <w:r>
        <w:rPr>
          <w:lang w:eastAsia="zh-CN"/>
        </w:rPr>
        <w:t xml:space="preserve">CT </w:t>
      </w:r>
      <w:r>
        <w:rPr>
          <w:lang w:eastAsia="zh-CN"/>
        </w:rPr>
        <w:t>类型、一次侧额定电流、电流输入方向、物理</w:t>
      </w:r>
      <w:r>
        <w:rPr>
          <w:lang w:eastAsia="zh-CN"/>
        </w:rPr>
        <w:t>/</w:t>
      </w:r>
      <w:r>
        <w:rPr>
          <w:lang w:eastAsia="zh-CN"/>
        </w:rPr>
        <w:t>逻辑通道映射</w:t>
      </w:r>
    </w:p>
    <w:p w:rsidR="00E0394C" w:rsidRDefault="00000000" w14:paraId="5FB00003" w14:textId="77777777">
      <w:pPr>
        <w:pStyle w:val="Compact"/>
        <w:numPr>
          <w:ilvl w:val="0"/>
          <w:numId w:val="20"/>
        </w:numPr>
        <w:rPr>
          <w:lang w:eastAsia="zh-CN"/>
        </w:rPr>
      </w:pPr>
      <w:r>
        <w:rPr>
          <w:lang w:eastAsia="zh-CN"/>
        </w:rPr>
        <w:t>额定频率（</w:t>
      </w:r>
      <w:r>
        <w:rPr>
          <w:lang w:eastAsia="zh-CN"/>
        </w:rPr>
        <w:t>Nominal Frequency</w:t>
      </w:r>
      <w:r>
        <w:rPr>
          <w:lang w:eastAsia="zh-CN"/>
        </w:rPr>
        <w:t>）</w:t>
      </w:r>
    </w:p>
    <w:p w:rsidR="00E0394C" w:rsidRDefault="00000000" w14:paraId="5FB00004" w14:textId="77777777">
      <w:pPr>
        <w:pStyle w:val="Compact"/>
        <w:numPr>
          <w:ilvl w:val="0"/>
          <w:numId w:val="20"/>
        </w:numPr>
        <w:rPr>
          <w:lang w:eastAsia="zh-CN"/>
        </w:rPr>
      </w:pPr>
      <w:r>
        <w:rPr>
          <w:lang w:eastAsia="zh-CN"/>
        </w:rPr>
        <w:t>相序（</w:t>
      </w:r>
      <w:r>
        <w:rPr>
          <w:lang w:eastAsia="zh-CN"/>
        </w:rPr>
        <w:t>Phase Order</w:t>
      </w:r>
      <w:r>
        <w:rPr>
          <w:lang w:eastAsia="zh-CN"/>
        </w:rPr>
        <w:t>）</w:t>
      </w:r>
    </w:p>
    <w:p w:rsidR="00E0394C" w:rsidRDefault="00000000" w14:paraId="5FB00005" w14:textId="197BD348">
      <w:pPr>
        <w:pStyle w:val="Compact"/>
        <w:numPr>
          <w:ilvl w:val="0"/>
          <w:numId w:val="20"/>
        </w:numPr>
        <w:rPr>
          <w:lang w:eastAsia="zh-CN"/>
        </w:rPr>
      </w:pPr>
      <w:r>
        <w:rPr>
          <w:lang w:eastAsia="zh-CN"/>
        </w:rPr>
        <w:t>功率因数格式约定（</w:t>
      </w:r>
      <w:r>
        <w:rPr>
          <w:lang w:eastAsia="zh-CN"/>
        </w:rPr>
        <w:t xml:space="preserve">PF/VAR </w:t>
      </w:r>
      <w:r>
        <w:rPr>
          <w:lang w:eastAsia="zh-CN"/>
        </w:rPr>
        <w:t>计算方式）</w:t>
      </w:r>
    </w:p>
    <w:p w:rsidR="00E0394C" w:rsidRDefault="00000000" w14:paraId="5FB00006" w14:textId="77777777">
      <w:pPr>
        <w:pStyle w:val="Compact"/>
        <w:numPr>
          <w:ilvl w:val="0"/>
          <w:numId w:val="20"/>
        </w:numPr>
        <w:rPr>
          <w:lang w:eastAsia="zh-CN"/>
        </w:rPr>
      </w:pPr>
      <w:r>
        <w:rPr>
          <w:lang w:eastAsia="zh-CN"/>
        </w:rPr>
        <w:t>电能计算方式（</w:t>
      </w:r>
      <w:r>
        <w:rPr>
          <w:lang w:eastAsia="zh-CN"/>
        </w:rPr>
        <w:t>Energy Calculation Method</w:t>
      </w:r>
      <w:r>
        <w:rPr>
          <w:lang w:eastAsia="zh-CN"/>
        </w:rPr>
        <w:t>）</w:t>
      </w:r>
    </w:p>
    <w:p w:rsidR="00E0394C" w:rsidRDefault="00000000" w14:paraId="5FB00007" w14:textId="77777777">
      <w:pPr>
        <w:pStyle w:val="Compact"/>
        <w:numPr>
          <w:ilvl w:val="0"/>
          <w:numId w:val="20"/>
        </w:numPr>
        <w:rPr>
          <w:lang w:eastAsia="zh-CN"/>
        </w:rPr>
      </w:pPr>
      <w:r>
        <w:rPr>
          <w:lang w:eastAsia="zh-CN"/>
        </w:rPr>
        <w:t>无功功率计算方式（</w:t>
      </w:r>
      <w:r>
        <w:rPr>
          <w:lang w:eastAsia="zh-CN"/>
        </w:rPr>
        <w:t>Reactive Power Calculation Method</w:t>
      </w:r>
      <w:r>
        <w:rPr>
          <w:lang w:eastAsia="zh-CN"/>
        </w:rPr>
        <w:t>）</w:t>
      </w:r>
    </w:p>
    <w:p w:rsidR="00E0394C" w:rsidRDefault="00000000" w14:paraId="5FB00008" w14:textId="77777777">
      <w:pPr>
        <w:pStyle w:val="Compact"/>
        <w:numPr>
          <w:ilvl w:val="0"/>
          <w:numId w:val="20"/>
        </w:numPr>
        <w:rPr>
          <w:lang w:eastAsia="zh-CN"/>
        </w:rPr>
      </w:pPr>
      <w:r>
        <w:rPr>
          <w:lang w:eastAsia="zh-CN"/>
        </w:rPr>
        <w:t>能量脉冲输出配置：</w:t>
      </w:r>
      <w:r>
        <w:rPr>
          <w:lang w:eastAsia="zh-CN"/>
        </w:rPr>
        <w:t>Energy Pulse Constant</w:t>
      </w:r>
      <w:r>
        <w:rPr>
          <w:lang w:eastAsia="zh-CN"/>
        </w:rPr>
        <w:t>、</w:t>
      </w:r>
      <w:r>
        <w:rPr>
          <w:lang w:eastAsia="zh-CN"/>
        </w:rPr>
        <w:t>LED Pulse Constant</w:t>
      </w:r>
    </w:p>
    <w:p w:rsidR="00E0394C" w:rsidRDefault="00000000" w14:paraId="5FB00009" w14:textId="77777777">
      <w:pPr>
        <w:pStyle w:val="Compact"/>
        <w:numPr>
          <w:ilvl w:val="0"/>
          <w:numId w:val="20"/>
        </w:numPr>
        <w:rPr>
          <w:lang w:eastAsia="zh-CN"/>
        </w:rPr>
      </w:pPr>
      <w:r>
        <w:rPr>
          <w:lang w:eastAsia="zh-CN"/>
        </w:rPr>
        <w:t>电能显示分辨率（</w:t>
      </w:r>
      <w:r>
        <w:rPr>
          <w:lang w:eastAsia="zh-CN"/>
        </w:rPr>
        <w:t>Energy Reading Display Format</w:t>
      </w:r>
      <w:r>
        <w:rPr>
          <w:lang w:eastAsia="zh-CN"/>
        </w:rPr>
        <w:t>）</w:t>
      </w:r>
    </w:p>
    <w:p w:rsidR="00E0394C" w:rsidRDefault="00000000" w14:paraId="5FB0000A" w14:textId="77777777">
      <w:pPr>
        <w:pStyle w:val="Compact"/>
        <w:numPr>
          <w:ilvl w:val="0"/>
          <w:numId w:val="20"/>
        </w:numPr>
        <w:rPr>
          <w:lang w:eastAsia="zh-CN"/>
        </w:rPr>
      </w:pPr>
      <w:r>
        <w:rPr>
          <w:lang w:eastAsia="zh-CN"/>
        </w:rPr>
        <w:t>校准（电压</w:t>
      </w:r>
      <w:r>
        <w:rPr>
          <w:lang w:eastAsia="zh-CN"/>
        </w:rPr>
        <w:t>/</w:t>
      </w:r>
      <w:r>
        <w:rPr>
          <w:lang w:eastAsia="zh-CN"/>
        </w:rPr>
        <w:t>电流增益、相角、</w:t>
      </w:r>
      <w:r>
        <w:rPr>
          <w:lang w:eastAsia="zh-CN"/>
        </w:rPr>
        <w:t xml:space="preserve">ADC </w:t>
      </w:r>
      <w:r>
        <w:rPr>
          <w:lang w:eastAsia="zh-CN"/>
        </w:rPr>
        <w:t>采样频率）</w:t>
      </w:r>
    </w:p>
    <w:p w:rsidR="00E0394C" w:rsidRDefault="00000000" w14:paraId="5FB0000B" w14:textId="77777777">
      <w:pPr>
        <w:pStyle w:val="Compact"/>
        <w:numPr>
          <w:ilvl w:val="0"/>
          <w:numId w:val="20"/>
        </w:numPr>
        <w:rPr>
          <w:lang w:eastAsia="zh-CN"/>
        </w:rPr>
      </w:pPr>
      <w:r>
        <w:rPr>
          <w:lang w:eastAsia="zh-CN"/>
        </w:rPr>
        <w:t>固件升级</w:t>
      </w:r>
    </w:p>
    <w:p w:rsidR="00E0394C" w:rsidRDefault="00000000" w14:paraId="5FB0000C" w14:textId="77777777">
      <w:pPr>
        <w:pStyle w:val="Compact"/>
        <w:numPr>
          <w:ilvl w:val="0"/>
          <w:numId w:val="20"/>
        </w:numPr>
        <w:rPr>
          <w:lang w:eastAsia="zh-CN"/>
        </w:rPr>
      </w:pPr>
      <w:r>
        <w:rPr>
          <w:lang w:eastAsia="zh-CN"/>
        </w:rPr>
        <w:t>恢复出厂设置（</w:t>
      </w:r>
      <w:r>
        <w:rPr>
          <w:lang w:eastAsia="zh-CN"/>
        </w:rPr>
        <w:t>factory reset</w:t>
      </w:r>
      <w:r>
        <w:rPr>
          <w:lang w:eastAsia="zh-CN"/>
        </w:rPr>
        <w:t>）</w:t>
      </w:r>
    </w:p>
    <w:p w:rsidR="00E0394C" w:rsidRDefault="00000000" w14:paraId="5FB0000D" w14:textId="77777777">
      <w:pPr>
        <w:pStyle w:val="Compact"/>
        <w:numPr>
          <w:ilvl w:val="0"/>
          <w:numId w:val="20"/>
        </w:numPr>
        <w:rPr>
          <w:lang w:eastAsia="zh-CN"/>
        </w:rPr>
      </w:pPr>
      <w:r>
        <w:rPr>
          <w:lang w:eastAsia="zh-CN"/>
        </w:rPr>
        <w:t>重置能量（</w:t>
      </w:r>
      <w:r>
        <w:rPr>
          <w:lang w:eastAsia="zh-CN"/>
        </w:rPr>
        <w:t>clear energy</w:t>
      </w:r>
      <w:r>
        <w:rPr>
          <w:lang w:eastAsia="zh-CN"/>
        </w:rPr>
        <w:t>）</w:t>
      </w:r>
    </w:p>
    <w:p w:rsidR="00E0394C" w:rsidRDefault="00000000" w14:paraId="24180BBF" w14:textId="77777777">
      <w:pPr>
        <w:pStyle w:val="2"/>
        <w:rPr>
          <w:lang w:eastAsia="zh-CN"/>
        </w:rPr>
      </w:pPr>
      <w:bookmarkStart w:name="_Toc233817242" w:id="81"/>
      <w:bookmarkStart w:name="Xc77862891c04c5e315eee7ac0ab19c74e24196e" w:id="82"/>
      <w:bookmarkEnd w:id="80"/>
      <w:r>
        <w:rPr>
          <w:lang w:eastAsia="zh-CN"/>
        </w:rPr>
        <w:t xml:space="preserve">11.3 </w:t>
      </w:r>
      <w:r>
        <w:rPr>
          <w:lang w:eastAsia="zh-CN"/>
        </w:rPr>
        <w:t>固件升级</w:t>
      </w:r>
      <w:bookmarkEnd w:id="81"/>
    </w:p>
    <w:p w:rsidR="00E0394C" w:rsidRDefault="00000000" w14:paraId="49876352" w14:textId="39A4EDA6">
      <w:pPr>
        <w:pStyle w:val="a8"/>
        <w:rPr>
          <w:lang w:eastAsia="zh-CN"/>
        </w:rPr>
      </w:pPr>
      <w:r>
        <w:rPr>
          <w:b/>
          <w:bCs/>
          <w:lang w:eastAsia="zh-CN"/>
        </w:rPr>
        <w:t xml:space="preserve">AcuRev-101 </w:t>
      </w:r>
      <w:r>
        <w:rPr>
          <w:b/>
          <w:bCs/>
          <w:lang w:eastAsia="zh-CN"/>
        </w:rPr>
        <w:t>支持固件升级；</w:t>
      </w:r>
      <w:r>
        <w:rPr>
          <w:b/>
          <w:bCs/>
          <w:lang w:eastAsia="zh-CN"/>
        </w:rPr>
        <w:t xml:space="preserve">Dip Switch </w:t>
      </w:r>
      <w:r>
        <w:rPr>
          <w:b/>
          <w:bCs/>
          <w:lang w:eastAsia="zh-CN"/>
        </w:rPr>
        <w:t>锁定后不支持。</w:t>
      </w:r>
      <w:r>
        <w:rPr>
          <w:lang w:eastAsia="zh-CN"/>
        </w:rPr>
        <w:t xml:space="preserve"> CTEP </w:t>
      </w:r>
      <w:r>
        <w:rPr>
          <w:lang w:eastAsia="zh-CN"/>
        </w:rPr>
        <w:t>认证要求计量相关软件在认证后不得变更。</w:t>
      </w:r>
      <w:r>
        <w:rPr>
          <w:rFonts w:hint="eastAsia"/>
          <w:lang w:eastAsia="zh-CN"/>
        </w:rPr>
        <w:t>因此，</w:t>
      </w:r>
      <w:r>
        <w:rPr>
          <w:lang w:eastAsia="zh-CN"/>
        </w:rPr>
        <w:t>AcuRev-100</w:t>
      </w:r>
      <w:r>
        <w:rPr>
          <w:rFonts w:hint="eastAsia"/>
          <w:lang w:eastAsia="zh-CN"/>
        </w:rPr>
        <w:t xml:space="preserve"> </w:t>
      </w:r>
      <w:r>
        <w:rPr>
          <w:lang w:eastAsia="zh-CN"/>
        </w:rPr>
        <w:t xml:space="preserve">Dip Switch </w:t>
      </w:r>
      <w:r>
        <w:rPr>
          <w:lang w:eastAsia="zh-CN"/>
        </w:rPr>
        <w:t>锁定后固件整体锁定，不可升级。</w:t>
      </w:r>
    </w:p>
    <w:p w:rsidR="00E0394C" w:rsidRDefault="00000000" w14:paraId="69FA1ED2" w14:textId="77777777">
      <w:pPr>
        <w:pStyle w:val="Compact"/>
        <w:numPr>
          <w:ilvl w:val="0"/>
          <w:numId w:val="21"/>
        </w:numPr>
      </w:pPr>
      <w:r>
        <w:rPr>
          <w:b/>
          <w:bCs/>
        </w:rPr>
        <w:t>可升级范围：</w:t>
      </w:r>
      <w:r>
        <w:t xml:space="preserve"> </w:t>
      </w:r>
      <w:r>
        <w:t>应用程序</w:t>
      </w:r>
      <w:r>
        <w:t xml:space="preserve"> (Application)</w:t>
      </w:r>
      <w:r>
        <w:t>。</w:t>
      </w:r>
      <w:r>
        <w:t xml:space="preserve">Bootloader </w:t>
      </w:r>
      <w:r>
        <w:t>不可更新，升级过程中不被擦除。</w:t>
      </w:r>
    </w:p>
    <w:p w:rsidR="00E0394C" w:rsidRDefault="00000000" w14:paraId="3B7D5CEB" w14:textId="77777777">
      <w:pPr>
        <w:pStyle w:val="Compact"/>
        <w:numPr>
          <w:ilvl w:val="0"/>
          <w:numId w:val="21"/>
        </w:numPr>
        <w:rPr>
          <w:lang w:eastAsia="zh-CN"/>
        </w:rPr>
      </w:pPr>
      <w:r>
        <w:rPr>
          <w:b/>
          <w:bCs/>
          <w:lang w:eastAsia="zh-CN"/>
        </w:rPr>
        <w:t>升级期间数据保持：</w:t>
      </w:r>
      <w:r>
        <w:rPr>
          <w:lang w:eastAsia="zh-CN"/>
        </w:rPr>
        <w:t xml:space="preserve"> </w:t>
      </w:r>
      <w:r>
        <w:rPr>
          <w:lang w:eastAsia="zh-CN"/>
        </w:rPr>
        <w:t>测量数据</w:t>
      </w:r>
      <w:r>
        <w:rPr>
          <w:lang w:eastAsia="zh-CN"/>
        </w:rPr>
        <w:t>/</w:t>
      </w:r>
      <w:r>
        <w:rPr>
          <w:lang w:eastAsia="zh-CN"/>
        </w:rPr>
        <w:t>记录不变；配置迁移至新版本。</w:t>
      </w:r>
    </w:p>
    <w:p w:rsidR="00E0394C" w:rsidRDefault="00000000" w14:paraId="53627C29" w14:textId="31E7F1C1">
      <w:pPr>
        <w:pStyle w:val="Compact"/>
        <w:numPr>
          <w:ilvl w:val="0"/>
          <w:numId w:val="21"/>
        </w:numPr>
        <w:rPr>
          <w:lang w:eastAsia="zh-CN"/>
        </w:rPr>
      </w:pPr>
      <w:r>
        <w:rPr>
          <w:b/>
          <w:bCs/>
          <w:lang w:eastAsia="zh-CN"/>
        </w:rPr>
        <w:t>升级渠道：</w:t>
      </w:r>
      <w:r>
        <w:rPr>
          <w:lang w:eastAsia="zh-CN"/>
        </w:rPr>
        <w:t>经</w:t>
      </w:r>
      <w:r>
        <w:rPr>
          <w:lang w:eastAsia="zh-CN"/>
        </w:rPr>
        <w:t xml:space="preserve"> RS-485 </w:t>
      </w:r>
      <w:r>
        <w:rPr>
          <w:lang w:eastAsia="zh-CN"/>
        </w:rPr>
        <w:t>或</w:t>
      </w:r>
      <w:r>
        <w:rPr>
          <w:lang w:eastAsia="zh-CN"/>
        </w:rPr>
        <w:t xml:space="preserve"> USB </w:t>
      </w:r>
      <w:r>
        <w:rPr>
          <w:lang w:eastAsia="zh-CN"/>
        </w:rPr>
        <w:t>私有协议传输（</w:t>
      </w:r>
      <w:r>
        <w:rPr>
          <w:lang w:eastAsia="zh-CN"/>
        </w:rPr>
        <w:t>§10.2.3</w:t>
      </w:r>
      <w:r>
        <w:rPr>
          <w:lang w:eastAsia="zh-CN"/>
        </w:rPr>
        <w:t>），支持分包传输与校验；用户从</w:t>
      </w:r>
      <w:r>
        <w:rPr>
          <w:lang w:eastAsia="zh-CN"/>
        </w:rPr>
        <w:t xml:space="preserve"> Accuenergy </w:t>
      </w:r>
      <w:r>
        <w:rPr>
          <w:lang w:eastAsia="zh-CN"/>
        </w:rPr>
        <w:t>获取固件文件并经</w:t>
      </w:r>
      <w:r>
        <w:rPr>
          <w:lang w:eastAsia="zh-CN"/>
        </w:rPr>
        <w:t xml:space="preserve"> Acuview2 </w:t>
      </w:r>
      <w:r>
        <w:rPr>
          <w:lang w:eastAsia="zh-CN"/>
        </w:rPr>
        <w:t>上传。</w:t>
      </w:r>
    </w:p>
    <w:p w:rsidR="00E0394C" w:rsidRDefault="00000000" w14:paraId="0442141B" w14:textId="77777777">
      <w:pPr>
        <w:pStyle w:val="Compact"/>
        <w:numPr>
          <w:ilvl w:val="0"/>
          <w:numId w:val="21"/>
        </w:numPr>
      </w:pPr>
      <w:r>
        <w:rPr>
          <w:b/>
          <w:bCs/>
        </w:rPr>
        <w:t>文件限制：</w:t>
      </w:r>
      <w:r>
        <w:t xml:space="preserve"> </w:t>
      </w:r>
      <w:r>
        <w:t>仅接受</w:t>
      </w:r>
      <w:r>
        <w:t xml:space="preserve"> Accuenergy </w:t>
      </w:r>
      <w:r>
        <w:t>发布的文件，文件加密并签名。</w:t>
      </w:r>
    </w:p>
    <w:p w:rsidR="00E0394C" w:rsidRDefault="00000000" w14:paraId="7609EFCD" w14:textId="77777777">
      <w:pPr>
        <w:pStyle w:val="Compact"/>
        <w:numPr>
          <w:ilvl w:val="0"/>
          <w:numId w:val="21"/>
        </w:numPr>
        <w:rPr>
          <w:lang w:eastAsia="zh-CN"/>
        </w:rPr>
      </w:pPr>
      <w:r>
        <w:rPr>
          <w:b/>
          <w:bCs/>
          <w:lang w:eastAsia="zh-CN"/>
        </w:rPr>
        <w:t>失败处理：</w:t>
      </w:r>
      <w:r>
        <w:rPr>
          <w:lang w:eastAsia="zh-CN"/>
        </w:rPr>
        <w:t xml:space="preserve"> </w:t>
      </w:r>
      <w:r>
        <w:rPr>
          <w:lang w:eastAsia="zh-CN"/>
        </w:rPr>
        <w:t>不支持自动回滚。升级过程中</w:t>
      </w:r>
      <w:r>
        <w:rPr>
          <w:lang w:eastAsia="zh-CN"/>
        </w:rPr>
        <w:t xml:space="preserve"> Bootloader </w:t>
      </w:r>
      <w:r>
        <w:rPr>
          <w:lang w:eastAsia="zh-CN"/>
        </w:rPr>
        <w:t>始终保留，确保升级失败（断电、通信中断）后仍可通过</w:t>
      </w:r>
      <w:r>
        <w:rPr>
          <w:lang w:eastAsia="zh-CN"/>
        </w:rPr>
        <w:t xml:space="preserve"> Bootloader </w:t>
      </w:r>
      <w:r>
        <w:rPr>
          <w:lang w:eastAsia="zh-CN"/>
        </w:rPr>
        <w:t>重新接收固件，用户需再次执行升级。</w:t>
      </w:r>
    </w:p>
    <w:p w:rsidR="00E0394C" w:rsidRDefault="00000000" w14:paraId="49117AC4" w14:textId="77777777">
      <w:pPr>
        <w:pStyle w:val="2"/>
        <w:rPr>
          <w:lang w:eastAsia="zh-CN"/>
        </w:rPr>
      </w:pPr>
      <w:bookmarkStart w:name="_Toc233817243" w:id="83"/>
      <w:bookmarkStart w:name="X608dc70bcb69301310a04fbac2d2667a506732a" w:id="84"/>
      <w:bookmarkEnd w:id="82"/>
      <w:r>
        <w:rPr>
          <w:lang w:eastAsia="zh-CN"/>
        </w:rPr>
        <w:t xml:space="preserve">11.4 </w:t>
      </w:r>
      <w:r>
        <w:rPr>
          <w:lang w:eastAsia="zh-CN"/>
        </w:rPr>
        <w:t>校准</w:t>
      </w:r>
      <w:bookmarkEnd w:id="83"/>
    </w:p>
    <w:p w:rsidR="00E0394C" w:rsidRDefault="00000000" w14:paraId="3E9F9F20" w14:textId="456F9CA1">
      <w:pPr>
        <w:pStyle w:val="Compact"/>
        <w:numPr>
          <w:ilvl w:val="0"/>
          <w:numId w:val="22"/>
        </w:numPr>
        <w:rPr>
          <w:lang w:eastAsia="zh-CN"/>
        </w:rPr>
      </w:pPr>
      <w:r>
        <w:rPr>
          <w:lang w:eastAsia="zh-CN"/>
        </w:rPr>
        <w:t>校准项：电压</w:t>
      </w:r>
      <w:r>
        <w:rPr>
          <w:lang w:eastAsia="zh-CN"/>
        </w:rPr>
        <w:t xml:space="preserve"> RMS </w:t>
      </w:r>
      <w:r>
        <w:rPr>
          <w:lang w:eastAsia="zh-CN"/>
        </w:rPr>
        <w:t>增益、电流</w:t>
      </w:r>
      <w:r>
        <w:rPr>
          <w:lang w:eastAsia="zh-CN"/>
        </w:rPr>
        <w:t xml:space="preserve"> RMS </w:t>
      </w:r>
      <w:r>
        <w:rPr>
          <w:lang w:eastAsia="zh-CN"/>
        </w:rPr>
        <w:t>增益、电流相角</w:t>
      </w:r>
      <w:r>
        <w:rPr>
          <w:rFonts w:hint="eastAsia"/>
          <w:lang w:eastAsia="zh-CN"/>
        </w:rPr>
        <w:t>、</w:t>
      </w:r>
      <w:r>
        <w:rPr>
          <w:rFonts w:hint="eastAsia"/>
          <w:lang w:eastAsia="zh-CN"/>
        </w:rPr>
        <w:t>ADC</w:t>
      </w:r>
      <w:r>
        <w:rPr>
          <w:rFonts w:hint="eastAsia"/>
          <w:lang w:eastAsia="zh-CN"/>
        </w:rPr>
        <w:t>采样频率</w:t>
      </w:r>
      <w:r>
        <w:rPr>
          <w:lang w:eastAsia="zh-CN"/>
        </w:rPr>
        <w:t>，用于补偿组件误差。</w:t>
      </w:r>
    </w:p>
    <w:p w:rsidR="00E0394C" w:rsidRDefault="00000000" w14:paraId="0CA85403" w14:textId="77777777">
      <w:pPr>
        <w:pStyle w:val="Compact"/>
        <w:numPr>
          <w:ilvl w:val="0"/>
          <w:numId w:val="22"/>
        </w:numPr>
        <w:rPr>
          <w:lang w:eastAsia="zh-CN"/>
        </w:rPr>
      </w:pPr>
      <w:r>
        <w:rPr>
          <w:lang w:eastAsia="zh-CN"/>
        </w:rPr>
        <w:t>校准频率点：</w:t>
      </w:r>
      <w:r>
        <w:rPr>
          <w:lang w:eastAsia="zh-CN"/>
        </w:rPr>
        <w:t xml:space="preserve">50 Hz </w:t>
      </w:r>
      <w:r>
        <w:rPr>
          <w:lang w:eastAsia="zh-CN"/>
        </w:rPr>
        <w:t>与</w:t>
      </w:r>
      <w:r>
        <w:rPr>
          <w:lang w:eastAsia="zh-CN"/>
        </w:rPr>
        <w:t xml:space="preserve"> 60 Hz</w:t>
      </w:r>
      <w:r>
        <w:rPr>
          <w:lang w:eastAsia="zh-CN"/>
        </w:rPr>
        <w:t>。</w:t>
      </w:r>
    </w:p>
    <w:p w:rsidR="00E0394C" w:rsidRDefault="00000000" w14:paraId="30ABB236" w14:textId="3AA1566E">
      <w:pPr>
        <w:pStyle w:val="Compact"/>
        <w:numPr>
          <w:ilvl w:val="0"/>
          <w:numId w:val="22"/>
        </w:numPr>
        <w:rPr>
          <w:lang w:eastAsia="zh-CN"/>
        </w:rPr>
      </w:pPr>
      <w:r>
        <w:rPr>
          <w:lang w:eastAsia="zh-CN"/>
        </w:rPr>
        <w:t>校准与计算由电表自行实现，系数永久保存于</w:t>
      </w:r>
      <w:r>
        <w:rPr>
          <w:lang w:eastAsia="zh-CN"/>
        </w:rPr>
        <w:t xml:space="preserve"> NVM</w:t>
      </w:r>
      <w:r>
        <w:rPr>
          <w:lang w:eastAsia="zh-CN"/>
        </w:rPr>
        <w:t>；测试台软件不实现校准算法，仅指示</w:t>
      </w:r>
      <w:r>
        <w:rPr>
          <w:lang w:eastAsia="zh-CN"/>
        </w:rPr>
        <w:t xml:space="preserve"> AcuRev-100</w:t>
      </w:r>
      <w:r>
        <w:rPr>
          <w:lang w:eastAsia="zh-CN"/>
        </w:rPr>
        <w:t>执行并读取</w:t>
      </w:r>
      <w:r>
        <w:rPr>
          <w:lang w:eastAsia="zh-CN"/>
        </w:rPr>
        <w:t>/</w:t>
      </w:r>
      <w:r>
        <w:rPr>
          <w:lang w:eastAsia="zh-CN"/>
        </w:rPr>
        <w:t>记录结果。</w:t>
      </w:r>
    </w:p>
    <w:p w:rsidR="00E0394C" w:rsidRDefault="00000000" w14:paraId="45E08128" w14:textId="2A324D56">
      <w:pPr>
        <w:pStyle w:val="Compact"/>
        <w:numPr>
          <w:ilvl w:val="0"/>
          <w:numId w:val="22"/>
        </w:numPr>
        <w:rPr>
          <w:lang w:eastAsia="zh-CN"/>
        </w:rPr>
      </w:pPr>
      <w:r>
        <w:rPr>
          <w:lang w:eastAsia="zh-CN"/>
        </w:rPr>
        <w:t>校准流程经</w:t>
      </w:r>
      <w:r>
        <w:rPr>
          <w:lang w:eastAsia="zh-CN"/>
        </w:rPr>
        <w:t xml:space="preserve"> RS-485 </w:t>
      </w:r>
      <w:r>
        <w:rPr>
          <w:lang w:eastAsia="zh-CN"/>
        </w:rPr>
        <w:t>或</w:t>
      </w:r>
      <w:r>
        <w:rPr>
          <w:lang w:eastAsia="zh-CN"/>
        </w:rPr>
        <w:t xml:space="preserve"> USB </w:t>
      </w:r>
      <w:r>
        <w:rPr>
          <w:lang w:eastAsia="zh-CN"/>
        </w:rPr>
        <w:t>私有协议执行（</w:t>
      </w:r>
      <w:r>
        <w:rPr>
          <w:lang w:eastAsia="zh-CN"/>
        </w:rPr>
        <w:t>§10.2.3</w:t>
      </w:r>
      <w:r>
        <w:rPr>
          <w:lang w:eastAsia="zh-CN"/>
        </w:rPr>
        <w:t>），在工厂阶段进行。</w:t>
      </w:r>
    </w:p>
    <w:p w:rsidR="003434E2" w:rsidP="003434E2" w:rsidRDefault="003434E2" w14:paraId="2F434C8D" w14:textId="77777777">
      <w:pPr>
        <w:pStyle w:val="2"/>
        <w:rPr>
          <w:ins w:author="Yizhuo Ren" w:date="2026-07-09T16:06:00Z" w16du:dateUtc="2026-07-09T08:06:00Z" w:id="85"/>
          <w:lang w:eastAsia="zh-CN"/>
        </w:rPr>
      </w:pPr>
      <w:ins w:author="Yizhuo Ren" w:date="2026-07-09T16:06:00Z" w16du:dateUtc="2026-07-09T08:06:00Z" w:id="86">
        <w:r>
          <w:rPr>
            <w:lang w:eastAsia="zh-CN"/>
          </w:rPr>
          <w:t xml:space="preserve">11.5 </w:t>
        </w:r>
        <w:r>
          <w:rPr>
            <w:lang w:eastAsia="zh-CN"/>
          </w:rPr>
          <w:t>忘记密码处理</w:t>
        </w:r>
      </w:ins>
    </w:p>
    <w:p w:rsidR="003434E2" w:rsidP="003434E2" w:rsidRDefault="003434E2" w14:paraId="43DC9B1C" w14:textId="77777777">
      <w:pPr>
        <w:pStyle w:val="Compact"/>
        <w:rPr>
          <w:ins w:author="Yizhuo Ren" w:date="2026-07-09T16:06:00Z" w16du:dateUtc="2026-07-09T08:06:00Z" w:id="87"/>
          <w:lang w:eastAsia="zh-CN"/>
        </w:rPr>
      </w:pPr>
      <w:ins w:author="Yizhuo Ren" w:date="2026-07-09T16:06:00Z" w16du:dateUtc="2026-07-09T08:06:00Z" w:id="88">
        <w:r>
          <w:rPr>
            <w:lang w:eastAsia="zh-CN"/>
          </w:rPr>
          <w:t>当用户忘记配置密码时，可通过联系</w:t>
        </w:r>
        <w:r>
          <w:rPr>
            <w:lang w:eastAsia="zh-CN"/>
          </w:rPr>
          <w:t xml:space="preserve"> FAE </w:t>
        </w:r>
        <w:r>
          <w:rPr>
            <w:lang w:eastAsia="zh-CN"/>
          </w:rPr>
          <w:t>获取一次性临时密码进行登录。临时密码当天有效、次日自动失效，不替换用户已存密码，登录后需主动重置密码。</w:t>
        </w:r>
      </w:ins>
    </w:p>
    <w:p w:rsidR="003434E2" w:rsidP="003434E2" w:rsidRDefault="003434E2" w14:paraId="01374B81" w14:textId="77777777">
      <w:pPr>
        <w:pStyle w:val="Compact"/>
        <w:rPr>
          <w:ins w:author="Yizhuo Ren" w:date="2026-07-09T16:06:00Z" w16du:dateUtc="2026-07-09T08:06:00Z" w:id="89"/>
          <w:lang w:eastAsia="zh-CN"/>
        </w:rPr>
      </w:pPr>
      <w:ins w:author="Yizhuo Ren" w:date="2026-07-09T16:06:00Z" w16du:dateUtc="2026-07-09T08:06:00Z" w:id="90">
        <w:r>
          <w:rPr>
            <w:b/>
            <w:bCs/>
            <w:lang w:eastAsia="zh-CN"/>
          </w:rPr>
          <w:t>固件实现要点：</w:t>
        </w:r>
      </w:ins>
    </w:p>
    <w:p w:rsidR="003434E2" w:rsidP="003434E2" w:rsidRDefault="003434E2" w14:paraId="41584E88" w14:textId="77777777">
      <w:pPr>
        <w:pStyle w:val="Compact"/>
        <w:rPr>
          <w:ins w:author="Yizhuo Ren" w:date="2026-07-09T16:06:00Z" w16du:dateUtc="2026-07-09T08:06:00Z" w:id="91"/>
          <w:lang w:eastAsia="zh-CN"/>
        </w:rPr>
      </w:pPr>
      <w:ins w:author="Yizhuo Ren" w:date="2026-07-09T16:06:00Z" w16du:dateUtc="2026-07-09T08:06:00Z" w:id="92">
        <w:r>
          <w:rPr>
            <w:lang w:eastAsia="zh-CN"/>
          </w:rPr>
          <w:t xml:space="preserve">a. </w:t>
        </w:r>
        <w:r>
          <w:rPr>
            <w:lang w:eastAsia="zh-CN"/>
          </w:rPr>
          <w:t>算法：</w:t>
        </w:r>
        <w:r>
          <w:rPr>
            <w:lang w:eastAsia="zh-CN"/>
          </w:rPr>
          <w:t>CRC-32</w:t>
        </w:r>
        <w:r>
          <w:rPr>
            <w:lang w:eastAsia="zh-CN"/>
          </w:rPr>
          <w:t>（</w:t>
        </w:r>
        <w:r>
          <w:rPr>
            <w:lang w:eastAsia="zh-CN"/>
          </w:rPr>
          <w:t xml:space="preserve">IEEE 802.3 </w:t>
        </w:r>
        <w:r>
          <w:rPr>
            <w:lang w:eastAsia="zh-CN"/>
          </w:rPr>
          <w:t>反射模式）。输入串为</w:t>
        </w:r>
        <w:r>
          <w:rPr>
            <w:lang w:eastAsia="zh-CN"/>
          </w:rPr>
          <w:t xml:space="preserve"> SN + RTC</w:t>
        </w:r>
        <w:r>
          <w:rPr>
            <w:lang w:eastAsia="zh-CN"/>
          </w:rPr>
          <w:t>（</w:t>
        </w:r>
        <w:r>
          <w:rPr>
            <w:lang w:eastAsia="zh-CN"/>
          </w:rPr>
          <w:t>YYYYMMDD</w:t>
        </w:r>
        <w:r>
          <w:rPr>
            <w:lang w:eastAsia="zh-CN"/>
          </w:rPr>
          <w:t>）</w:t>
        </w:r>
        <w:r>
          <w:rPr>
            <w:lang w:eastAsia="zh-CN"/>
          </w:rPr>
          <w:t>+ salt</w:t>
        </w:r>
        <w:r>
          <w:rPr>
            <w:lang w:eastAsia="zh-CN"/>
          </w:rPr>
          <w:t>（</w:t>
        </w:r>
        <w:r>
          <w:rPr>
            <w:lang w:eastAsia="zh-CN"/>
          </w:rPr>
          <w:t>AcuRev100</w:t>
        </w:r>
        <w:r>
          <w:rPr>
            <w:lang w:eastAsia="zh-CN"/>
          </w:rPr>
          <w:t>）；</w:t>
        </w:r>
        <w:r>
          <w:rPr>
            <w:lang w:eastAsia="zh-CN"/>
          </w:rPr>
          <w:t xml:space="preserve">CRC-32 </w:t>
        </w:r>
        <w:r>
          <w:rPr>
            <w:lang w:eastAsia="zh-CN"/>
          </w:rPr>
          <w:t>结果对</w:t>
        </w:r>
        <w:r>
          <w:rPr>
            <w:lang w:eastAsia="zh-CN"/>
          </w:rPr>
          <w:t xml:space="preserve"> 10000 </w:t>
        </w:r>
        <w:r>
          <w:rPr>
            <w:lang w:eastAsia="zh-CN"/>
          </w:rPr>
          <w:t>取余，得</w:t>
        </w:r>
        <w:r>
          <w:rPr>
            <w:lang w:eastAsia="zh-CN"/>
          </w:rPr>
          <w:t xml:space="preserve"> 4 </w:t>
        </w:r>
        <w:r>
          <w:rPr>
            <w:lang w:eastAsia="zh-CN"/>
          </w:rPr>
          <w:t>位临时密码。采用</w:t>
        </w:r>
        <w:r>
          <w:rPr>
            <w:lang w:eastAsia="zh-CN"/>
          </w:rPr>
          <w:t xml:space="preserve"> CRC-32 </w:t>
        </w:r>
        <w:r>
          <w:rPr>
            <w:lang w:eastAsia="zh-CN"/>
          </w:rPr>
          <w:t>的原因是其输出空间（</w:t>
        </w:r>
        <w:r>
          <w:rPr>
            <w:lang w:eastAsia="zh-CN"/>
          </w:rPr>
          <w:t xml:space="preserve">4.3 </w:t>
        </w:r>
        <w:r>
          <w:rPr>
            <w:lang w:eastAsia="zh-CN"/>
          </w:rPr>
          <w:t>亿）远大于</w:t>
        </w:r>
        <w:r>
          <w:rPr>
            <w:lang w:eastAsia="zh-CN"/>
          </w:rPr>
          <w:t xml:space="preserve"> CRC-16</w:t>
        </w:r>
        <w:r>
          <w:rPr>
            <w:lang w:eastAsia="zh-CN"/>
          </w:rPr>
          <w:t>（</w:t>
        </w:r>
        <w:r>
          <w:rPr>
            <w:lang w:eastAsia="zh-CN"/>
          </w:rPr>
          <w:t>65536</w:t>
        </w:r>
        <w:r>
          <w:rPr>
            <w:lang w:eastAsia="zh-CN"/>
          </w:rPr>
          <w:t>），对</w:t>
        </w:r>
        <w:r>
          <w:rPr>
            <w:lang w:eastAsia="zh-CN"/>
          </w:rPr>
          <w:t xml:space="preserve"> 10000 </w:t>
        </w:r>
        <w:r>
          <w:rPr>
            <w:lang w:eastAsia="zh-CN"/>
          </w:rPr>
          <w:t>取余后分布更分散，可降低连号</w:t>
        </w:r>
        <w:r>
          <w:rPr>
            <w:lang w:eastAsia="zh-CN"/>
          </w:rPr>
          <w:t xml:space="preserve"> SN </w:t>
        </w:r>
        <w:r>
          <w:rPr>
            <w:lang w:eastAsia="zh-CN"/>
          </w:rPr>
          <w:t>设备生成相近临时密码的概率。</w:t>
        </w:r>
      </w:ins>
    </w:p>
    <w:p w:rsidR="003434E2" w:rsidP="003434E2" w:rsidRDefault="003434E2" w14:paraId="73C999DC" w14:textId="77777777">
      <w:pPr>
        <w:pStyle w:val="Compact"/>
        <w:rPr>
          <w:ins w:author="Yizhuo Ren" w:date="2026-07-09T16:06:00Z" w16du:dateUtc="2026-07-09T08:06:00Z" w:id="93"/>
          <w:lang w:eastAsia="zh-CN"/>
        </w:rPr>
      </w:pPr>
      <w:ins w:author="Yizhuo Ren" w:date="2026-07-09T16:06:00Z" w16du:dateUtc="2026-07-09T08:06:00Z" w:id="94">
        <w:r>
          <w:rPr>
            <w:lang w:eastAsia="zh-CN"/>
          </w:rPr>
          <w:t xml:space="preserve">b. </w:t>
        </w:r>
        <w:r>
          <w:rPr>
            <w:lang w:eastAsia="zh-CN"/>
          </w:rPr>
          <w:t>隐藏</w:t>
        </w:r>
        <w:r>
          <w:rPr>
            <w:lang w:eastAsia="zh-CN"/>
          </w:rPr>
          <w:t xml:space="preserve"> salt </w:t>
        </w:r>
        <w:r>
          <w:rPr>
            <w:lang w:eastAsia="zh-CN"/>
          </w:rPr>
          <w:t>值固定为</w:t>
        </w:r>
        <w:r>
          <w:rPr>
            <w:lang w:eastAsia="zh-CN"/>
          </w:rPr>
          <w:t xml:space="preserve"> AcuRev100</w:t>
        </w:r>
        <w:r>
          <w:rPr>
            <w:lang w:eastAsia="zh-CN"/>
          </w:rPr>
          <w:t>，写死于固件内部，不经通信暴露；</w:t>
        </w:r>
        <w:r>
          <w:rPr>
            <w:lang w:eastAsia="zh-CN"/>
          </w:rPr>
          <w:t xml:space="preserve"> </w:t>
        </w:r>
      </w:ins>
    </w:p>
    <w:p w:rsidR="003434E2" w:rsidP="003434E2" w:rsidRDefault="003434E2" w14:paraId="18208C27" w14:textId="77777777">
      <w:pPr>
        <w:pStyle w:val="Compact"/>
        <w:rPr>
          <w:ins w:author="Yizhuo Ren" w:date="2026-07-09T16:06:00Z" w16du:dateUtc="2026-07-09T08:06:00Z" w:id="95"/>
          <w:lang w:eastAsia="zh-CN"/>
        </w:rPr>
      </w:pPr>
      <w:ins w:author="Yizhuo Ren" w:date="2026-07-09T16:06:00Z" w16du:dateUtc="2026-07-09T08:06:00Z" w:id="96">
        <w:r>
          <w:rPr>
            <w:lang w:eastAsia="zh-CN"/>
          </w:rPr>
          <w:t xml:space="preserve">c. </w:t>
        </w:r>
        <w:r>
          <w:rPr>
            <w:lang w:eastAsia="zh-CN"/>
          </w:rPr>
          <w:t>密码验证逻辑：电表对输入密码进行两次判断</w:t>
        </w:r>
        <w:r>
          <w:rPr>
            <w:lang w:eastAsia="zh-CN"/>
          </w:rPr>
          <w:t>——</w:t>
        </w:r>
        <w:r>
          <w:rPr>
            <w:lang w:eastAsia="zh-CN"/>
          </w:rPr>
          <w:t>先匹配用户当前密码，不匹配则再匹配当日临时密码。表内只维护一个密码变量；临时密码验证通过后不覆盖存储密码，用户需主动重置。</w:t>
        </w:r>
      </w:ins>
    </w:p>
    <w:p w:rsidR="003434E2" w:rsidP="003434E2" w:rsidRDefault="003434E2" w14:paraId="33AD7821" w14:textId="77777777">
      <w:pPr>
        <w:pStyle w:val="Compact"/>
        <w:rPr>
          <w:ins w:author="Yizhuo Ren" w:date="2026-07-09T16:06:00Z" w16du:dateUtc="2026-07-09T08:06:00Z" w:id="97"/>
          <w:lang w:eastAsia="zh-CN"/>
        </w:rPr>
      </w:pPr>
      <w:ins w:author="Yizhuo Ren" w:date="2026-07-09T16:06:00Z" w16du:dateUtc="2026-07-09T08:06:00Z" w:id="98">
        <w:r>
          <w:rPr>
            <w:lang w:eastAsia="zh-CN"/>
          </w:rPr>
          <w:t xml:space="preserve">d. </w:t>
        </w:r>
        <w:r>
          <w:rPr>
            <w:lang w:eastAsia="zh-CN"/>
          </w:rPr>
          <w:t>临时密码登录成功后，固件提示用户该密码仅当天有效，并询问是否立即重置：选择</w:t>
        </w:r>
        <w:r>
          <w:rPr>
            <w:lang w:eastAsia="zh-CN"/>
          </w:rPr>
          <w:t>"</w:t>
        </w:r>
        <w:r>
          <w:rPr>
            <w:lang w:eastAsia="zh-CN"/>
          </w:rPr>
          <w:t>是</w:t>
        </w:r>
        <w:r>
          <w:rPr>
            <w:lang w:eastAsia="zh-CN"/>
          </w:rPr>
          <w:t>"</w:t>
        </w:r>
        <w:r>
          <w:rPr>
            <w:lang w:eastAsia="zh-CN"/>
          </w:rPr>
          <w:t>则进入重置密码流程；选择</w:t>
        </w:r>
        <w:r>
          <w:rPr>
            <w:lang w:eastAsia="zh-CN"/>
          </w:rPr>
          <w:t>"</w:t>
        </w:r>
        <w:r>
          <w:rPr>
            <w:lang w:eastAsia="zh-CN"/>
          </w:rPr>
          <w:t>否</w:t>
        </w:r>
        <w:r>
          <w:rPr>
            <w:lang w:eastAsia="zh-CN"/>
          </w:rPr>
          <w:t>"</w:t>
        </w:r>
        <w:r>
          <w:rPr>
            <w:lang w:eastAsia="zh-CN"/>
          </w:rPr>
          <w:t>则进入</w:t>
        </w:r>
        <w:r>
          <w:rPr>
            <w:lang w:eastAsia="zh-CN"/>
          </w:rPr>
          <w:t xml:space="preserve"> Settings </w:t>
        </w:r>
        <w:r>
          <w:rPr>
            <w:lang w:eastAsia="zh-CN"/>
          </w:rPr>
          <w:t>主界面，后续可重置。</w:t>
        </w:r>
      </w:ins>
    </w:p>
    <w:p w:rsidRPr="003434E2" w:rsidR="00E0394C" w:rsidRDefault="00E0394C" w14:paraId="44D0B5B7" w14:textId="07AE90EB">
      <w:pPr>
        <w:rPr>
          <w:lang w:eastAsia="zh-CN"/>
        </w:rPr>
      </w:pPr>
    </w:p>
    <w:p w:rsidR="007D4209" w:rsidRDefault="007D4209" w14:paraId="7A236963" w14:textId="77777777">
      <w:pPr>
        <w:rPr>
          <w:rFonts w:asciiTheme="majorHAnsi" w:hAnsiTheme="majorHAnsi" w:eastAsiaTheme="majorEastAsia" w:cstheme="majorBidi"/>
          <w:b/>
          <w:bCs/>
          <w:color w:val="4F81BD" w:themeColor="accent1"/>
          <w:sz w:val="32"/>
          <w:szCs w:val="32"/>
          <w:lang w:eastAsia="zh-CN"/>
        </w:rPr>
      </w:pPr>
      <w:bookmarkStart w:name="Xb71850092b3e00db07e76139c3a9dc30da9dd39" w:id="99"/>
      <w:bookmarkEnd w:id="75"/>
      <w:bookmarkEnd w:id="84"/>
      <w:r>
        <w:rPr>
          <w:lang w:eastAsia="zh-CN"/>
        </w:rPr>
        <w:br w:type="page"/>
      </w:r>
    </w:p>
    <w:p w:rsidR="00E0394C" w:rsidRDefault="00000000" w14:paraId="15D801B4" w14:textId="16349421">
      <w:pPr>
        <w:pStyle w:val="1"/>
      </w:pPr>
      <w:bookmarkStart w:name="_Toc233817244" w:id="100"/>
      <w:r>
        <w:t xml:space="preserve">12 </w:t>
      </w:r>
      <w:r>
        <w:t>非功能性需求</w:t>
      </w:r>
      <w:bookmarkEnd w:id="100"/>
    </w:p>
    <w:p w:rsidR="00E0394C" w:rsidRDefault="00000000" w14:paraId="1AC6102A" w14:textId="77777777">
      <w:pPr>
        <w:pStyle w:val="2"/>
      </w:pPr>
      <w:bookmarkStart w:name="_Toc233817245" w:id="101"/>
      <w:bookmarkStart w:name="X9625d8b725b67269a5a3d15be5ee39edf40f322" w:id="102"/>
      <w:r>
        <w:t xml:space="preserve">12.1 </w:t>
      </w:r>
      <w:r>
        <w:t>精度与性能需求</w:t>
      </w:r>
      <w:bookmarkEnd w:id="101"/>
    </w:p>
    <w:tbl>
      <w:tblPr>
        <w:tblStyle w:val="Table"/>
        <w:tblW w:w="0" w:type="auto"/>
        <w:tblLook w:val="0020" w:firstRow="1" w:lastRow="0" w:firstColumn="0" w:lastColumn="0" w:noHBand="0" w:noVBand="0"/>
      </w:tblPr>
      <w:tblGrid>
        <w:gridCol w:w="2992"/>
        <w:gridCol w:w="5864"/>
      </w:tblGrid>
      <w:tr w:rsidR="00E0394C" w:rsidTr="00E0394C" w14:paraId="32C52DF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E0394C" w:rsidRDefault="00000000" w14:paraId="3B66D075" w14:textId="77777777">
            <w:pPr>
              <w:pStyle w:val="Compact"/>
            </w:pPr>
            <w:r>
              <w:t>参数</w:t>
            </w:r>
          </w:p>
        </w:tc>
        <w:tc>
          <w:tcPr>
            <w:tcW w:w="0" w:type="auto"/>
          </w:tcPr>
          <w:p w:rsidR="00E0394C" w:rsidRDefault="00000000" w14:paraId="7257F0FE" w14:textId="77777777">
            <w:pPr>
              <w:pStyle w:val="Compact"/>
            </w:pPr>
            <w:r>
              <w:t>要求</w:t>
            </w:r>
          </w:p>
        </w:tc>
      </w:tr>
      <w:tr w:rsidR="00E0394C" w14:paraId="1C536BE7" w14:textId="77777777">
        <w:tc>
          <w:tcPr>
            <w:tcW w:w="0" w:type="auto"/>
          </w:tcPr>
          <w:p w:rsidR="00E0394C" w:rsidRDefault="00000000" w14:paraId="518159EF" w14:textId="77777777">
            <w:pPr>
              <w:pStyle w:val="Compact"/>
              <w:rPr>
                <w:lang w:eastAsia="zh-CN"/>
              </w:rPr>
            </w:pPr>
            <w:r>
              <w:rPr>
                <w:lang w:eastAsia="zh-CN"/>
              </w:rPr>
              <w:t>系统精度（有功功率</w:t>
            </w:r>
            <w:r>
              <w:rPr>
                <w:lang w:eastAsia="zh-CN"/>
              </w:rPr>
              <w:t>/</w:t>
            </w:r>
            <w:r>
              <w:rPr>
                <w:lang w:eastAsia="zh-CN"/>
              </w:rPr>
              <w:t>电能）</w:t>
            </w:r>
          </w:p>
        </w:tc>
        <w:tc>
          <w:tcPr>
            <w:tcW w:w="0" w:type="auto"/>
          </w:tcPr>
          <w:p w:rsidR="00E0394C" w:rsidRDefault="00000000" w14:paraId="6A6413AB" w14:textId="77777777">
            <w:pPr>
              <w:pStyle w:val="Compact"/>
            </w:pPr>
            <w:r>
              <w:t>必须满足</w:t>
            </w:r>
            <w:r>
              <w:t xml:space="preserve"> MC S-E-06</w:t>
            </w:r>
            <w:r>
              <w:t>（</w:t>
            </w:r>
            <w:r>
              <w:t>SHALL</w:t>
            </w:r>
            <w:r>
              <w:t>）；</w:t>
            </w:r>
            <w:r>
              <w:t xml:space="preserve">ANSI C12 Class 0.5 </w:t>
            </w:r>
            <w:r>
              <w:t>为自测目标（不认证）</w:t>
            </w:r>
          </w:p>
        </w:tc>
      </w:tr>
      <w:tr w:rsidR="00E0394C" w14:paraId="5BD60E02" w14:textId="77777777">
        <w:tc>
          <w:tcPr>
            <w:tcW w:w="0" w:type="auto"/>
          </w:tcPr>
          <w:p w:rsidR="00E0394C" w:rsidRDefault="00000000" w14:paraId="475F3C28" w14:textId="77777777">
            <w:pPr>
              <w:pStyle w:val="Compact"/>
            </w:pPr>
            <w:r>
              <w:t>相角精度</w:t>
            </w:r>
          </w:p>
        </w:tc>
        <w:tc>
          <w:tcPr>
            <w:tcW w:w="0" w:type="auto"/>
          </w:tcPr>
          <w:p w:rsidR="00E0394C" w:rsidRDefault="00000000" w14:paraId="2B93B010" w14:textId="7F399DCF">
            <w:pPr>
              <w:pStyle w:val="Compact"/>
              <w:rPr>
                <w:lang w:eastAsia="zh-CN"/>
              </w:rPr>
            </w:pPr>
            <w:r>
              <w:rPr>
                <w:lang w:eastAsia="zh-CN"/>
              </w:rPr>
              <w:t>±0.5°</w:t>
            </w:r>
            <w:r>
              <w:rPr>
                <w:lang w:eastAsia="zh-CN"/>
              </w:rPr>
              <w:t>（分辨率</w:t>
            </w:r>
            <w:r>
              <w:rPr>
                <w:lang w:eastAsia="zh-CN"/>
              </w:rPr>
              <w:t xml:space="preserve"> 0.1°</w:t>
            </w:r>
            <w:r>
              <w:rPr>
                <w:lang w:eastAsia="zh-CN"/>
              </w:rPr>
              <w:t>，</w:t>
            </w:r>
            <w:r>
              <w:rPr>
                <w:b/>
                <w:bCs/>
                <w:lang w:eastAsia="zh-CN"/>
              </w:rPr>
              <w:t>必须</w:t>
            </w:r>
            <w:r>
              <w:rPr>
                <w:lang w:eastAsia="zh-CN"/>
              </w:rPr>
              <w:t>）</w:t>
            </w:r>
          </w:p>
        </w:tc>
      </w:tr>
      <w:tr w:rsidR="00E0394C" w14:paraId="4862F6D2" w14:textId="77777777">
        <w:tc>
          <w:tcPr>
            <w:tcW w:w="0" w:type="auto"/>
          </w:tcPr>
          <w:p w:rsidR="00E0394C" w:rsidRDefault="00000000" w14:paraId="3DE44568" w14:textId="77777777">
            <w:pPr>
              <w:pStyle w:val="Compact"/>
            </w:pPr>
            <w:r>
              <w:t>分量精度（</w:t>
            </w:r>
            <w:r>
              <w:t>V/I 0.2%</w:t>
            </w:r>
            <w:r>
              <w:t>、</w:t>
            </w:r>
            <w:r>
              <w:t xml:space="preserve">Q/S 0.5% </w:t>
            </w:r>
            <w:r>
              <w:t>等）</w:t>
            </w:r>
          </w:p>
        </w:tc>
        <w:tc>
          <w:tcPr>
            <w:tcW w:w="0" w:type="auto"/>
          </w:tcPr>
          <w:p w:rsidR="00E0394C" w:rsidRDefault="00000000" w14:paraId="79478916" w14:textId="77777777">
            <w:pPr>
              <w:pStyle w:val="Compact"/>
              <w:rPr>
                <w:lang w:eastAsia="zh-CN"/>
              </w:rPr>
            </w:pPr>
            <w:r>
              <w:rPr>
                <w:lang w:eastAsia="zh-CN"/>
              </w:rPr>
              <w:t>设计目标（</w:t>
            </w:r>
            <w:r>
              <w:rPr>
                <w:lang w:eastAsia="zh-CN"/>
              </w:rPr>
              <w:t>SHOULD</w:t>
            </w:r>
            <w:r>
              <w:rPr>
                <w:lang w:eastAsia="zh-CN"/>
              </w:rPr>
              <w:t>），支撑系统精度</w:t>
            </w:r>
          </w:p>
        </w:tc>
      </w:tr>
      <w:tr w:rsidR="00E0394C" w14:paraId="0F19C419" w14:textId="77777777">
        <w:tc>
          <w:tcPr>
            <w:tcW w:w="0" w:type="auto"/>
          </w:tcPr>
          <w:p w:rsidR="00E0394C" w:rsidRDefault="00000000" w14:paraId="17A3AA70" w14:textId="77777777">
            <w:pPr>
              <w:pStyle w:val="Compact"/>
            </w:pPr>
            <w:r>
              <w:t>内部计算周期</w:t>
            </w:r>
          </w:p>
        </w:tc>
        <w:tc>
          <w:tcPr>
            <w:tcW w:w="0" w:type="auto"/>
          </w:tcPr>
          <w:p w:rsidR="00E0394C" w:rsidRDefault="00000000" w14:paraId="7CCE3D7C" w14:textId="5A7D8A82">
            <w:pPr>
              <w:pStyle w:val="Compact"/>
            </w:pPr>
            <w:r>
              <w:rPr>
                <w:rFonts w:hint="eastAsia"/>
                <w:lang w:eastAsia="zh-CN"/>
              </w:rPr>
              <w:t>100</w:t>
            </w:r>
            <w:r>
              <w:t>ms</w:t>
            </w:r>
            <w:r>
              <w:t>（</w:t>
            </w:r>
            <w:r>
              <w:t>SHALL</w:t>
            </w:r>
            <w:r>
              <w:t>）</w:t>
            </w:r>
          </w:p>
        </w:tc>
      </w:tr>
      <w:tr w:rsidR="00E0394C" w14:paraId="7C96CC8E" w14:textId="77777777">
        <w:tc>
          <w:tcPr>
            <w:tcW w:w="0" w:type="auto"/>
          </w:tcPr>
          <w:p w:rsidR="00E0394C" w:rsidRDefault="00000000" w14:paraId="6A84A4E8" w14:textId="77777777">
            <w:pPr>
              <w:pStyle w:val="Compact"/>
              <w:rPr>
                <w:lang w:eastAsia="zh-CN"/>
              </w:rPr>
            </w:pPr>
            <w:r>
              <w:rPr>
                <w:lang w:eastAsia="zh-CN"/>
              </w:rPr>
              <w:t>频率</w:t>
            </w:r>
            <w:r>
              <w:rPr>
                <w:lang w:eastAsia="zh-CN"/>
              </w:rPr>
              <w:t>/</w:t>
            </w:r>
            <w:r>
              <w:rPr>
                <w:lang w:eastAsia="zh-CN"/>
              </w:rPr>
              <w:t>电压</w:t>
            </w:r>
            <w:r>
              <w:rPr>
                <w:lang w:eastAsia="zh-CN"/>
              </w:rPr>
              <w:t>/</w:t>
            </w:r>
            <w:r>
              <w:rPr>
                <w:lang w:eastAsia="zh-CN"/>
              </w:rPr>
              <w:t>电流</w:t>
            </w:r>
            <w:r>
              <w:rPr>
                <w:lang w:eastAsia="zh-CN"/>
              </w:rPr>
              <w:t>/</w:t>
            </w:r>
            <w:r>
              <w:rPr>
                <w:lang w:eastAsia="zh-CN"/>
              </w:rPr>
              <w:t>功率</w:t>
            </w:r>
            <w:r>
              <w:rPr>
                <w:lang w:eastAsia="zh-CN"/>
              </w:rPr>
              <w:t>/</w:t>
            </w:r>
            <w:r>
              <w:rPr>
                <w:lang w:eastAsia="zh-CN"/>
              </w:rPr>
              <w:t>电能分辨率</w:t>
            </w:r>
          </w:p>
        </w:tc>
        <w:tc>
          <w:tcPr>
            <w:tcW w:w="0" w:type="auto"/>
          </w:tcPr>
          <w:p w:rsidR="00E0394C" w:rsidRDefault="00000000" w14:paraId="7DB75076" w14:textId="77777777">
            <w:pPr>
              <w:pStyle w:val="Compact"/>
            </w:pPr>
            <w:r>
              <w:t>0.1Hz / 0.1V / 0.1A / 1W / 1Wh</w:t>
            </w:r>
            <w:r>
              <w:t>（</w:t>
            </w:r>
            <w:r>
              <w:t>SHALL</w:t>
            </w:r>
            <w:r>
              <w:t>）</w:t>
            </w:r>
          </w:p>
        </w:tc>
      </w:tr>
    </w:tbl>
    <w:p w:rsidR="00E0394C" w:rsidRDefault="00000000" w14:paraId="40325002" w14:textId="77777777">
      <w:pPr>
        <w:pStyle w:val="2"/>
      </w:pPr>
      <w:bookmarkStart w:name="_Toc233817246" w:id="103"/>
      <w:bookmarkStart w:name="Xd4ee48bc27a99c4e7b886b16500c511de9bbdc8" w:id="104"/>
      <w:bookmarkEnd w:id="102"/>
      <w:r>
        <w:t xml:space="preserve">12.2 </w:t>
      </w:r>
      <w:r>
        <w:t>可靠性与掉电保护</w:t>
      </w:r>
      <w:bookmarkEnd w:id="103"/>
    </w:p>
    <w:p w:rsidR="00E0394C" w:rsidRDefault="00000000" w14:paraId="65343045" w14:textId="77777777">
      <w:pPr>
        <w:pStyle w:val="Compact"/>
        <w:numPr>
          <w:ilvl w:val="0"/>
          <w:numId w:val="23"/>
        </w:numPr>
        <w:rPr>
          <w:lang w:eastAsia="zh-CN"/>
        </w:rPr>
      </w:pPr>
      <w:r>
        <w:rPr>
          <w:lang w:eastAsia="zh-CN"/>
        </w:rPr>
        <w:t>电能累计值、校准系数、配置参数、运行时间须存于</w:t>
      </w:r>
      <w:r>
        <w:rPr>
          <w:lang w:eastAsia="zh-CN"/>
        </w:rPr>
        <w:t xml:space="preserve"> NVM</w:t>
      </w:r>
      <w:r>
        <w:rPr>
          <w:lang w:eastAsia="zh-CN"/>
        </w:rPr>
        <w:t>，掉电不丢失。</w:t>
      </w:r>
    </w:p>
    <w:p w:rsidR="00E0394C" w:rsidRDefault="00000000" w14:paraId="1E2CB537" w14:textId="77777777">
      <w:pPr>
        <w:pStyle w:val="Compact"/>
        <w:numPr>
          <w:ilvl w:val="0"/>
          <w:numId w:val="23"/>
        </w:numPr>
        <w:rPr>
          <w:lang w:eastAsia="zh-CN"/>
        </w:rPr>
      </w:pPr>
      <w:r>
        <w:rPr>
          <w:lang w:eastAsia="zh-CN"/>
        </w:rPr>
        <w:t>电能存储周期</w:t>
      </w:r>
      <w:r>
        <w:rPr>
          <w:lang w:eastAsia="zh-CN"/>
        </w:rPr>
        <w:t xml:space="preserve"> 1 </w:t>
      </w:r>
      <w:r>
        <w:rPr>
          <w:lang w:eastAsia="zh-CN"/>
        </w:rPr>
        <w:t>秒（首选），最长</w:t>
      </w:r>
      <w:r>
        <w:rPr>
          <w:lang w:eastAsia="zh-CN"/>
        </w:rPr>
        <w:t xml:space="preserve"> 5 </w:t>
      </w:r>
      <w:r>
        <w:rPr>
          <w:lang w:eastAsia="zh-CN"/>
        </w:rPr>
        <w:t>秒；掉电最多丢失</w:t>
      </w:r>
      <w:r>
        <w:rPr>
          <w:lang w:eastAsia="zh-CN"/>
        </w:rPr>
        <w:t xml:space="preserve"> 1 </w:t>
      </w:r>
      <w:r>
        <w:rPr>
          <w:lang w:eastAsia="zh-CN"/>
        </w:rPr>
        <w:t>个周期累计量。</w:t>
      </w:r>
    </w:p>
    <w:p w:rsidR="00E0394C" w:rsidRDefault="00000000" w14:paraId="3430B2E8" w14:textId="77777777">
      <w:pPr>
        <w:pStyle w:val="Compact"/>
        <w:numPr>
          <w:ilvl w:val="0"/>
          <w:numId w:val="23"/>
        </w:numPr>
        <w:rPr>
          <w:lang w:eastAsia="zh-CN"/>
        </w:rPr>
      </w:pPr>
      <w:r>
        <w:rPr>
          <w:lang w:eastAsia="zh-CN"/>
        </w:rPr>
        <w:t xml:space="preserve">RTC </w:t>
      </w:r>
      <w:r>
        <w:rPr>
          <w:lang w:eastAsia="zh-CN"/>
        </w:rPr>
        <w:t>须具备断电保持能力（首选</w:t>
      </w:r>
      <w:r>
        <w:rPr>
          <w:lang w:eastAsia="zh-CN"/>
        </w:rPr>
        <w:t xml:space="preserve"> 1 </w:t>
      </w:r>
      <w:r>
        <w:rPr>
          <w:lang w:eastAsia="zh-CN"/>
        </w:rPr>
        <w:t>周，可接受</w:t>
      </w:r>
      <w:r>
        <w:rPr>
          <w:lang w:eastAsia="zh-CN"/>
        </w:rPr>
        <w:t xml:space="preserve"> ≥36 </w:t>
      </w:r>
      <w:r>
        <w:rPr>
          <w:lang w:eastAsia="zh-CN"/>
        </w:rPr>
        <w:t>小时），漂移优于</w:t>
      </w:r>
      <w:r>
        <w:rPr>
          <w:lang w:eastAsia="zh-CN"/>
        </w:rPr>
        <w:t xml:space="preserve"> ±0.5 </w:t>
      </w:r>
      <w:r>
        <w:rPr>
          <w:lang w:eastAsia="zh-CN"/>
        </w:rPr>
        <w:t>秒</w:t>
      </w:r>
      <w:r>
        <w:rPr>
          <w:lang w:eastAsia="zh-CN"/>
        </w:rPr>
        <w:t>/</w:t>
      </w:r>
      <w:r>
        <w:rPr>
          <w:lang w:eastAsia="zh-CN"/>
        </w:rPr>
        <w:t>天。</w:t>
      </w:r>
    </w:p>
    <w:p w:rsidR="00E0394C" w:rsidRDefault="00000000" w14:paraId="47C28715" w14:textId="77777777">
      <w:pPr>
        <w:pStyle w:val="2"/>
        <w:rPr>
          <w:lang w:eastAsia="zh-CN"/>
        </w:rPr>
      </w:pPr>
      <w:bookmarkStart w:name="_Toc233817247" w:id="105"/>
      <w:bookmarkStart w:name="X823df5d4ddb3f981244c5f4dcea4e790f93b335" w:id="106"/>
      <w:bookmarkEnd w:id="104"/>
      <w:r>
        <w:rPr>
          <w:lang w:eastAsia="zh-CN"/>
        </w:rPr>
        <w:t xml:space="preserve">12.3 </w:t>
      </w:r>
      <w:r>
        <w:rPr>
          <w:lang w:eastAsia="zh-CN"/>
        </w:rPr>
        <w:t>认证与合规要求（功能与精度）</w:t>
      </w:r>
      <w:bookmarkEnd w:id="105"/>
    </w:p>
    <w:tbl>
      <w:tblPr>
        <w:tblStyle w:val="Table"/>
        <w:tblW w:w="0" w:type="auto"/>
        <w:tblLook w:val="0020" w:firstRow="1" w:lastRow="0" w:firstColumn="0" w:lastColumn="0" w:noHBand="0" w:noVBand="0"/>
      </w:tblPr>
      <w:tblGrid>
        <w:gridCol w:w="1603"/>
        <w:gridCol w:w="607"/>
        <w:gridCol w:w="3486"/>
        <w:gridCol w:w="1754"/>
        <w:gridCol w:w="1406"/>
      </w:tblGrid>
      <w:tr w:rsidR="00E0394C" w:rsidTr="00E0394C" w14:paraId="1F181AC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E0394C" w:rsidRDefault="00000000" w14:paraId="0CC5011B" w14:textId="77777777">
            <w:pPr>
              <w:pStyle w:val="Compact"/>
            </w:pPr>
            <w:r>
              <w:t>认证类型</w:t>
            </w:r>
          </w:p>
        </w:tc>
        <w:tc>
          <w:tcPr>
            <w:tcW w:w="0" w:type="auto"/>
          </w:tcPr>
          <w:p w:rsidR="00E0394C" w:rsidRDefault="00000000" w14:paraId="7CC81F6E" w14:textId="77777777">
            <w:pPr>
              <w:pStyle w:val="Compact"/>
            </w:pPr>
            <w:r>
              <w:t>类别</w:t>
            </w:r>
          </w:p>
        </w:tc>
        <w:tc>
          <w:tcPr>
            <w:tcW w:w="0" w:type="auto"/>
          </w:tcPr>
          <w:p w:rsidR="00E0394C" w:rsidRDefault="00000000" w14:paraId="246AA8C3" w14:textId="77777777">
            <w:pPr>
              <w:pStyle w:val="Compact"/>
            </w:pPr>
            <w:r>
              <w:t>标准</w:t>
            </w:r>
            <w:r>
              <w:t xml:space="preserve"> / </w:t>
            </w:r>
            <w:r>
              <w:t>法规</w:t>
            </w:r>
          </w:p>
        </w:tc>
        <w:tc>
          <w:tcPr>
            <w:tcW w:w="0" w:type="auto"/>
          </w:tcPr>
          <w:p w:rsidR="00E0394C" w:rsidRDefault="00000000" w14:paraId="2AD9069A" w14:textId="77777777">
            <w:pPr>
              <w:pStyle w:val="Compact"/>
            </w:pPr>
            <w:r>
              <w:t>优先级</w:t>
            </w:r>
          </w:p>
        </w:tc>
        <w:tc>
          <w:tcPr>
            <w:tcW w:w="0" w:type="auto"/>
          </w:tcPr>
          <w:p w:rsidR="00E0394C" w:rsidRDefault="00000000" w14:paraId="62DEF98A" w14:textId="77777777">
            <w:pPr>
              <w:pStyle w:val="Compact"/>
            </w:pPr>
            <w:r>
              <w:t>备注</w:t>
            </w:r>
          </w:p>
        </w:tc>
      </w:tr>
      <w:tr w:rsidR="00E0394C" w14:paraId="6D16727B" w14:textId="77777777">
        <w:tc>
          <w:tcPr>
            <w:tcW w:w="0" w:type="auto"/>
          </w:tcPr>
          <w:p w:rsidR="00E0394C" w:rsidRDefault="00000000" w14:paraId="7AC8BAA7" w14:textId="77777777">
            <w:pPr>
              <w:pStyle w:val="Compact"/>
            </w:pPr>
            <w:r>
              <w:t>计量精度</w:t>
            </w:r>
          </w:p>
        </w:tc>
        <w:tc>
          <w:tcPr>
            <w:tcW w:w="0" w:type="auto"/>
          </w:tcPr>
          <w:p w:rsidR="00E0394C" w:rsidRDefault="00000000" w14:paraId="01ADA1DE" w14:textId="77777777">
            <w:pPr>
              <w:pStyle w:val="Compact"/>
            </w:pPr>
            <w:r>
              <w:t>精度</w:t>
            </w:r>
          </w:p>
        </w:tc>
        <w:tc>
          <w:tcPr>
            <w:tcW w:w="0" w:type="auto"/>
          </w:tcPr>
          <w:p w:rsidR="00E0394C" w:rsidRDefault="00000000" w14:paraId="7D27653C" w14:textId="77777777">
            <w:pPr>
              <w:pStyle w:val="Compact"/>
            </w:pPr>
            <w:r>
              <w:t>Measurement Canada S-E-06 / LMB-EG-07</w:t>
            </w:r>
          </w:p>
        </w:tc>
        <w:tc>
          <w:tcPr>
            <w:tcW w:w="0" w:type="auto"/>
          </w:tcPr>
          <w:p w:rsidR="00E0394C" w:rsidRDefault="00000000" w14:paraId="6B63B9B7" w14:textId="77777777">
            <w:pPr>
              <w:pStyle w:val="Compact"/>
            </w:pPr>
            <w:r>
              <w:t>M</w:t>
            </w:r>
          </w:p>
        </w:tc>
        <w:tc>
          <w:tcPr>
            <w:tcW w:w="0" w:type="auto"/>
          </w:tcPr>
          <w:p w:rsidR="00E0394C" w:rsidRDefault="00000000" w14:paraId="6BD88941" w14:textId="77777777">
            <w:pPr>
              <w:pStyle w:val="Compact"/>
            </w:pPr>
            <w:r>
              <w:t xml:space="preserve">CTEP </w:t>
            </w:r>
            <w:r>
              <w:t>认证系统</w:t>
            </w:r>
          </w:p>
        </w:tc>
      </w:tr>
      <w:tr w:rsidR="00E0394C" w14:paraId="1F401743" w14:textId="77777777">
        <w:tc>
          <w:tcPr>
            <w:tcW w:w="0" w:type="auto"/>
          </w:tcPr>
          <w:p w:rsidR="00E0394C" w:rsidRDefault="00000000" w14:paraId="1132B9DE" w14:textId="77777777">
            <w:pPr>
              <w:pStyle w:val="Compact"/>
            </w:pPr>
            <w:r>
              <w:t>计量精度（自测）</w:t>
            </w:r>
          </w:p>
        </w:tc>
        <w:tc>
          <w:tcPr>
            <w:tcW w:w="0" w:type="auto"/>
          </w:tcPr>
          <w:p w:rsidR="00E0394C" w:rsidRDefault="00000000" w14:paraId="621143C0" w14:textId="77777777">
            <w:pPr>
              <w:pStyle w:val="Compact"/>
            </w:pPr>
            <w:r>
              <w:t>精度</w:t>
            </w:r>
          </w:p>
        </w:tc>
        <w:tc>
          <w:tcPr>
            <w:tcW w:w="0" w:type="auto"/>
          </w:tcPr>
          <w:p w:rsidR="00E0394C" w:rsidRDefault="00000000" w14:paraId="4B610F3D" w14:textId="77777777">
            <w:pPr>
              <w:pStyle w:val="Compact"/>
            </w:pPr>
            <w:r>
              <w:t>ANSI C12.20 Class 0.5</w:t>
            </w:r>
          </w:p>
        </w:tc>
        <w:tc>
          <w:tcPr>
            <w:tcW w:w="0" w:type="auto"/>
          </w:tcPr>
          <w:p w:rsidR="00E0394C" w:rsidRDefault="00000000" w14:paraId="659285FA" w14:textId="77777777">
            <w:pPr>
              <w:pStyle w:val="Compact"/>
            </w:pPr>
            <w:r>
              <w:t>自测，不出正式证书</w:t>
            </w:r>
          </w:p>
        </w:tc>
        <w:tc>
          <w:tcPr>
            <w:tcW w:w="0" w:type="auto"/>
          </w:tcPr>
          <w:p w:rsidR="00E0394C" w:rsidRDefault="00000000" w14:paraId="412ABA76" w14:textId="77777777">
            <w:pPr>
              <w:pStyle w:val="Compact"/>
            </w:pPr>
            <w:r>
              <w:t>性能验证</w:t>
            </w:r>
          </w:p>
        </w:tc>
      </w:tr>
      <w:tr w:rsidR="00E0394C" w14:paraId="50693CC2" w14:textId="77777777">
        <w:tc>
          <w:tcPr>
            <w:tcW w:w="0" w:type="auto"/>
          </w:tcPr>
          <w:p w:rsidR="00E0394C" w:rsidRDefault="00000000" w14:paraId="78C9295F" w14:textId="77777777">
            <w:pPr>
              <w:pStyle w:val="Compact"/>
            </w:pPr>
            <w:r>
              <w:t>计费</w:t>
            </w:r>
          </w:p>
        </w:tc>
        <w:tc>
          <w:tcPr>
            <w:tcW w:w="0" w:type="auto"/>
          </w:tcPr>
          <w:p w:rsidR="00E0394C" w:rsidRDefault="00000000" w14:paraId="58451F04" w14:textId="77777777">
            <w:pPr>
              <w:pStyle w:val="Compact"/>
            </w:pPr>
            <w:r>
              <w:t>功能</w:t>
            </w:r>
          </w:p>
        </w:tc>
        <w:tc>
          <w:tcPr>
            <w:tcW w:w="0" w:type="auto"/>
          </w:tcPr>
          <w:p w:rsidR="00E0394C" w:rsidRDefault="00000000" w14:paraId="6EC3BFE1" w14:textId="77777777">
            <w:pPr>
              <w:pStyle w:val="Compact"/>
              <w:rPr>
                <w:lang w:eastAsia="zh-CN"/>
              </w:rPr>
            </w:pPr>
            <w:r>
              <w:rPr>
                <w:lang w:eastAsia="zh-CN"/>
              </w:rPr>
              <w:t>CTEP</w:t>
            </w:r>
            <w:r>
              <w:rPr>
                <w:lang w:eastAsia="zh-CN"/>
              </w:rPr>
              <w:t>（加州型式认证计划）</w:t>
            </w:r>
          </w:p>
        </w:tc>
        <w:tc>
          <w:tcPr>
            <w:tcW w:w="0" w:type="auto"/>
          </w:tcPr>
          <w:p w:rsidR="00E0394C" w:rsidRDefault="00000000" w14:paraId="66A51C5D" w14:textId="77777777">
            <w:pPr>
              <w:pStyle w:val="Compact"/>
            </w:pPr>
            <w:r>
              <w:t>M</w:t>
            </w:r>
          </w:p>
        </w:tc>
        <w:tc>
          <w:tcPr>
            <w:tcW w:w="0" w:type="auto"/>
          </w:tcPr>
          <w:p w:rsidR="00E0394C" w:rsidRDefault="00000000" w14:paraId="673DFEEA" w14:textId="77777777">
            <w:pPr>
              <w:pStyle w:val="Compact"/>
            </w:pPr>
            <w:r>
              <w:t xml:space="preserve">CTEP </w:t>
            </w:r>
            <w:r>
              <w:t>认证系统</w:t>
            </w:r>
          </w:p>
        </w:tc>
      </w:tr>
      <w:tr w:rsidR="00E0394C" w14:paraId="3C6975FF" w14:textId="77777777">
        <w:tc>
          <w:tcPr>
            <w:tcW w:w="0" w:type="auto"/>
          </w:tcPr>
          <w:p w:rsidR="00E0394C" w:rsidRDefault="00000000" w14:paraId="704CD1F0" w14:textId="77777777">
            <w:pPr>
              <w:pStyle w:val="Compact"/>
            </w:pPr>
            <w:r>
              <w:t>计费</w:t>
            </w:r>
          </w:p>
        </w:tc>
        <w:tc>
          <w:tcPr>
            <w:tcW w:w="0" w:type="auto"/>
          </w:tcPr>
          <w:p w:rsidR="00E0394C" w:rsidRDefault="00000000" w14:paraId="4E1EE0DE" w14:textId="77777777">
            <w:pPr>
              <w:pStyle w:val="Compact"/>
            </w:pPr>
            <w:r>
              <w:t>功能</w:t>
            </w:r>
          </w:p>
        </w:tc>
        <w:tc>
          <w:tcPr>
            <w:tcW w:w="0" w:type="auto"/>
          </w:tcPr>
          <w:p w:rsidR="00E0394C" w:rsidRDefault="00000000" w14:paraId="11A58815" w14:textId="77777777">
            <w:pPr>
              <w:pStyle w:val="Compact"/>
              <w:rPr>
                <w:lang w:eastAsia="zh-CN"/>
              </w:rPr>
            </w:pPr>
            <w:r>
              <w:rPr>
                <w:lang w:eastAsia="zh-CN"/>
              </w:rPr>
              <w:t>NYPSC</w:t>
            </w:r>
            <w:r>
              <w:rPr>
                <w:lang w:eastAsia="zh-CN"/>
              </w:rPr>
              <w:t>（纽约州公共服务委员会）</w:t>
            </w:r>
          </w:p>
        </w:tc>
        <w:tc>
          <w:tcPr>
            <w:tcW w:w="0" w:type="auto"/>
          </w:tcPr>
          <w:p w:rsidR="00E0394C" w:rsidRDefault="00000000" w14:paraId="16624288" w14:textId="77777777">
            <w:pPr>
              <w:pStyle w:val="Compact"/>
            </w:pPr>
            <w:r>
              <w:t>M</w:t>
            </w:r>
          </w:p>
        </w:tc>
        <w:tc>
          <w:tcPr>
            <w:tcW w:w="0" w:type="auto"/>
          </w:tcPr>
          <w:p w:rsidR="00E0394C" w:rsidRDefault="00000000" w14:paraId="529F1806" w14:textId="77777777">
            <w:pPr>
              <w:pStyle w:val="Compact"/>
            </w:pPr>
            <w:r>
              <w:t xml:space="preserve">CTEP </w:t>
            </w:r>
            <w:r>
              <w:t>认证系统</w:t>
            </w:r>
          </w:p>
        </w:tc>
      </w:tr>
    </w:tbl>
    <w:p w:rsidR="00E0394C" w:rsidRDefault="00000000" w14:paraId="34E08CFB" w14:textId="60DA228B">
      <w:pPr>
        <w:pStyle w:val="a8"/>
        <w:rPr>
          <w:lang w:eastAsia="zh-CN"/>
        </w:rPr>
      </w:pPr>
      <w:r>
        <w:rPr>
          <w:lang w:eastAsia="zh-CN"/>
        </w:rPr>
        <w:t>软件层面须保证测量</w:t>
      </w:r>
      <w:r>
        <w:rPr>
          <w:lang w:eastAsia="zh-CN"/>
        </w:rPr>
        <w:t>/</w:t>
      </w:r>
      <w:r>
        <w:rPr>
          <w:lang w:eastAsia="zh-CN"/>
        </w:rPr>
        <w:t>计量行为在认证形态下满足上述精度与计费功能要求。</w:t>
      </w:r>
    </w:p>
    <w:p w:rsidR="00E0394C" w:rsidRDefault="00000000" w14:paraId="258D4EC1" w14:textId="77777777">
      <w:pPr>
        <w:pStyle w:val="2"/>
        <w:rPr>
          <w:lang w:eastAsia="zh-CN"/>
        </w:rPr>
      </w:pPr>
      <w:bookmarkStart w:name="_Toc233817248" w:id="107"/>
      <w:bookmarkStart w:name="X6f0eb72ff077a3ff8be6e83301ace898b36fb46" w:id="108"/>
      <w:bookmarkEnd w:id="106"/>
      <w:r>
        <w:rPr>
          <w:lang w:eastAsia="zh-CN"/>
        </w:rPr>
        <w:t xml:space="preserve">12.4 </w:t>
      </w:r>
      <w:r>
        <w:rPr>
          <w:lang w:eastAsia="zh-CN"/>
        </w:rPr>
        <w:t>软件安全需求</w:t>
      </w:r>
      <w:bookmarkEnd w:id="107"/>
    </w:p>
    <w:p w:rsidR="00E0394C" w:rsidRDefault="00000000" w14:paraId="39130639" w14:textId="6B1915C1">
      <w:pPr>
        <w:pStyle w:val="Compact"/>
        <w:numPr>
          <w:ilvl w:val="0"/>
          <w:numId w:val="24"/>
        </w:numPr>
        <w:rPr>
          <w:lang w:eastAsia="zh-CN"/>
        </w:rPr>
      </w:pPr>
      <w:r>
        <w:rPr>
          <w:b/>
          <w:bCs/>
          <w:lang w:eastAsia="zh-CN"/>
        </w:rPr>
        <w:t>数据安全：</w:t>
      </w:r>
      <w:r>
        <w:rPr>
          <w:lang w:eastAsia="zh-CN"/>
        </w:rPr>
        <w:t xml:space="preserve"> </w:t>
      </w:r>
      <w:r>
        <w:rPr>
          <w:lang w:eastAsia="zh-CN"/>
        </w:rPr>
        <w:t>固件文件签名</w:t>
      </w:r>
      <w:r>
        <w:rPr>
          <w:lang w:eastAsia="zh-CN"/>
        </w:rPr>
        <w:t xml:space="preserve"> + </w:t>
      </w:r>
      <w:r>
        <w:rPr>
          <w:lang w:eastAsia="zh-CN"/>
        </w:rPr>
        <w:t>加密，仅接受</w:t>
      </w:r>
      <w:r>
        <w:rPr>
          <w:lang w:eastAsia="zh-CN"/>
        </w:rPr>
        <w:t xml:space="preserve"> Accuenergy </w:t>
      </w:r>
      <w:r>
        <w:rPr>
          <w:lang w:eastAsia="zh-CN"/>
        </w:rPr>
        <w:t>文件；</w:t>
      </w:r>
      <w:r>
        <w:rPr>
          <w:lang w:eastAsia="zh-CN"/>
        </w:rPr>
        <w:t xml:space="preserve">Dip Switch </w:t>
      </w:r>
      <w:r>
        <w:rPr>
          <w:lang w:eastAsia="zh-CN"/>
        </w:rPr>
        <w:t>锁定后不支持升级（</w:t>
      </w:r>
      <w:r>
        <w:rPr>
          <w:lang w:eastAsia="zh-CN"/>
        </w:rPr>
        <w:t>§11.3</w:t>
      </w:r>
      <w:r>
        <w:rPr>
          <w:lang w:eastAsia="zh-CN"/>
        </w:rPr>
        <w:t>）。</w:t>
      </w:r>
    </w:p>
    <w:p w:rsidR="00E0394C" w:rsidRDefault="00000000" w14:paraId="29E296D2" w14:textId="78ED09D4">
      <w:pPr>
        <w:pStyle w:val="Compact"/>
        <w:numPr>
          <w:ilvl w:val="0"/>
          <w:numId w:val="24"/>
        </w:numPr>
        <w:rPr>
          <w:lang w:eastAsia="zh-CN"/>
        </w:rPr>
      </w:pPr>
      <w:r>
        <w:rPr>
          <w:b/>
          <w:bCs/>
          <w:lang w:eastAsia="zh-CN"/>
        </w:rPr>
        <w:t>防篡改：</w:t>
      </w:r>
      <w:r>
        <w:rPr>
          <w:lang w:eastAsia="zh-CN"/>
        </w:rPr>
        <w:t xml:space="preserve"> </w:t>
      </w:r>
      <w:r>
        <w:rPr>
          <w:lang w:eastAsia="zh-CN"/>
        </w:rPr>
        <w:t>接线方式</w:t>
      </w:r>
      <w:r>
        <w:rPr>
          <w:lang w:eastAsia="zh-CN"/>
        </w:rPr>
        <w:t xml:space="preserve"> / CT </w:t>
      </w:r>
      <w:r>
        <w:rPr>
          <w:lang w:eastAsia="zh-CN"/>
        </w:rPr>
        <w:t>类型在</w:t>
      </w:r>
      <w:r>
        <w:rPr>
          <w:lang w:eastAsia="zh-CN"/>
        </w:rPr>
        <w:t xml:space="preserve">Dip Switch </w:t>
      </w:r>
      <w:r>
        <w:rPr>
          <w:lang w:eastAsia="zh-CN"/>
        </w:rPr>
        <w:t>锁定</w:t>
      </w:r>
      <w:r>
        <w:rPr>
          <w:rFonts w:hint="eastAsia"/>
          <w:lang w:eastAsia="zh-CN"/>
        </w:rPr>
        <w:t>后在</w:t>
      </w:r>
      <w:r>
        <w:rPr>
          <w:lang w:eastAsia="zh-CN"/>
        </w:rPr>
        <w:t>固件层面出厂永久锁定，对锁定项的写入请求一律拒绝（</w:t>
      </w:r>
      <w:r>
        <w:rPr>
          <w:lang w:eastAsia="zh-CN"/>
        </w:rPr>
        <w:t>§11.2</w:t>
      </w:r>
      <w:r>
        <w:rPr>
          <w:lang w:eastAsia="zh-CN"/>
        </w:rPr>
        <w:t>）。</w:t>
      </w:r>
    </w:p>
    <w:p w:rsidR="00E0394C" w:rsidRDefault="00000000" w14:paraId="74C0AF28" w14:textId="1D37812F">
      <w:pPr>
        <w:pStyle w:val="Compact"/>
        <w:numPr>
          <w:ilvl w:val="0"/>
          <w:numId w:val="24"/>
        </w:numPr>
        <w:rPr>
          <w:lang w:eastAsia="zh-CN"/>
        </w:rPr>
      </w:pPr>
      <w:r>
        <w:rPr>
          <w:lang w:eastAsia="zh-CN"/>
        </w:rPr>
        <w:t>AcuRev-100</w:t>
      </w:r>
      <w:r>
        <w:rPr>
          <w:lang w:eastAsia="zh-CN"/>
        </w:rPr>
        <w:t>无网络接口（无以太网</w:t>
      </w:r>
      <w:r>
        <w:rPr>
          <w:lang w:eastAsia="zh-CN"/>
        </w:rPr>
        <w:t>/Web</w:t>
      </w:r>
      <w:r>
        <w:rPr>
          <w:lang w:eastAsia="zh-CN"/>
        </w:rPr>
        <w:t>），无</w:t>
      </w:r>
      <w:r>
        <w:rPr>
          <w:lang w:eastAsia="zh-CN"/>
        </w:rPr>
        <w:t xml:space="preserve"> TLS/</w:t>
      </w:r>
      <w:r>
        <w:rPr>
          <w:lang w:eastAsia="zh-CN"/>
        </w:rPr>
        <w:t>网络访问安全需求。</w:t>
      </w:r>
    </w:p>
    <w:p w:rsidR="00E0394C" w:rsidRDefault="00000000" w14:paraId="3F79540B" w14:textId="77777777">
      <w:pPr>
        <w:pStyle w:val="2"/>
        <w:rPr>
          <w:lang w:eastAsia="zh-CN"/>
        </w:rPr>
      </w:pPr>
      <w:bookmarkStart w:name="_Toc233817249" w:id="109"/>
      <w:bookmarkStart w:name="X6f700a198b2d165826923c43081d638788f3e8f" w:id="110"/>
      <w:bookmarkEnd w:id="108"/>
      <w:r>
        <w:rPr>
          <w:lang w:eastAsia="zh-CN"/>
        </w:rPr>
        <w:t xml:space="preserve">12.5 </w:t>
      </w:r>
      <w:r>
        <w:rPr>
          <w:lang w:eastAsia="zh-CN"/>
        </w:rPr>
        <w:t>可维护性需求</w:t>
      </w:r>
      <w:bookmarkEnd w:id="109"/>
    </w:p>
    <w:p w:rsidR="00E0394C" w:rsidRDefault="00000000" w14:paraId="2C99FAC5" w14:textId="45249D06">
      <w:pPr>
        <w:pStyle w:val="Compact"/>
        <w:numPr>
          <w:ilvl w:val="0"/>
          <w:numId w:val="25"/>
        </w:numPr>
        <w:rPr>
          <w:lang w:eastAsia="zh-CN"/>
        </w:rPr>
      </w:pPr>
      <w:r>
        <w:rPr>
          <w:lang w:eastAsia="zh-CN"/>
        </w:rPr>
        <w:t>支持在线固件升级（经</w:t>
      </w:r>
      <w:r>
        <w:rPr>
          <w:lang w:eastAsia="zh-CN"/>
        </w:rPr>
        <w:t xml:space="preserve"> RS-485 </w:t>
      </w:r>
      <w:r>
        <w:rPr>
          <w:lang w:eastAsia="zh-CN"/>
        </w:rPr>
        <w:t>或</w:t>
      </w:r>
      <w:r>
        <w:rPr>
          <w:lang w:eastAsia="zh-CN"/>
        </w:rPr>
        <w:t xml:space="preserve"> USB </w:t>
      </w:r>
      <w:r>
        <w:rPr>
          <w:lang w:eastAsia="zh-CN"/>
        </w:rPr>
        <w:t>私有协议</w:t>
      </w:r>
      <w:r>
        <w:rPr>
          <w:lang w:eastAsia="zh-CN"/>
        </w:rPr>
        <w:t xml:space="preserve"> / Acuview2</w:t>
      </w:r>
      <w:r>
        <w:rPr>
          <w:lang w:eastAsia="zh-CN"/>
        </w:rPr>
        <w:t>）</w:t>
      </w:r>
      <w:r>
        <w:rPr>
          <w:lang w:eastAsia="zh-CN"/>
        </w:rPr>
        <w:t>——</w:t>
      </w:r>
      <w:r>
        <w:rPr>
          <w:b/>
          <w:bCs/>
          <w:lang w:eastAsia="zh-CN"/>
        </w:rPr>
        <w:t xml:space="preserve">Dip Switch </w:t>
      </w:r>
      <w:r>
        <w:rPr>
          <w:b/>
          <w:bCs/>
          <w:lang w:eastAsia="zh-CN"/>
        </w:rPr>
        <w:t>锁定后不支持</w:t>
      </w:r>
      <w:r>
        <w:rPr>
          <w:lang w:eastAsia="zh-CN"/>
        </w:rPr>
        <w:t>。</w:t>
      </w:r>
    </w:p>
    <w:p w:rsidR="00E0394C" w:rsidRDefault="00000000" w14:paraId="2A362A10" w14:textId="77777777">
      <w:pPr>
        <w:pStyle w:val="Compact"/>
        <w:numPr>
          <w:ilvl w:val="0"/>
          <w:numId w:val="25"/>
        </w:numPr>
        <w:rPr>
          <w:lang w:eastAsia="zh-CN"/>
        </w:rPr>
      </w:pPr>
      <w:r>
        <w:rPr>
          <w:lang w:eastAsia="zh-CN"/>
        </w:rPr>
        <w:t>支持经</w:t>
      </w:r>
      <w:r>
        <w:rPr>
          <w:lang w:eastAsia="zh-CN"/>
        </w:rPr>
        <w:t xml:space="preserve"> Modbus </w:t>
      </w:r>
      <w:r>
        <w:rPr>
          <w:lang w:eastAsia="zh-CN"/>
        </w:rPr>
        <w:t>批量读取</w:t>
      </w:r>
      <w:r>
        <w:rPr>
          <w:lang w:eastAsia="zh-CN"/>
        </w:rPr>
        <w:t>/</w:t>
      </w:r>
      <w:r>
        <w:rPr>
          <w:lang w:eastAsia="zh-CN"/>
        </w:rPr>
        <w:t>写入配置参数。</w:t>
      </w:r>
    </w:p>
    <w:p w:rsidR="00E0394C" w:rsidRDefault="00000000" w14:paraId="7AF88120" w14:textId="1B480BE2">
      <w:pPr>
        <w:pStyle w:val="Compact"/>
        <w:numPr>
          <w:ilvl w:val="0"/>
          <w:numId w:val="25"/>
        </w:numPr>
        <w:rPr>
          <w:lang w:eastAsia="zh-CN"/>
        </w:rPr>
      </w:pPr>
      <w:r>
        <w:rPr>
          <w:lang w:eastAsia="zh-CN"/>
        </w:rPr>
        <w:t>支持快速读取设备信息（型号、序列号、生效</w:t>
      </w:r>
      <w:r>
        <w:rPr>
          <w:lang w:eastAsia="zh-CN"/>
        </w:rPr>
        <w:t xml:space="preserve"> CT </w:t>
      </w:r>
      <w:r>
        <w:rPr>
          <w:lang w:eastAsia="zh-CN"/>
        </w:rPr>
        <w:t>类型、硬件版本、固件版本、</w:t>
      </w:r>
      <w:r>
        <w:rPr>
          <w:lang w:eastAsia="zh-CN"/>
        </w:rPr>
        <w:t xml:space="preserve">Bootloader </w:t>
      </w:r>
      <w:r>
        <w:rPr>
          <w:lang w:eastAsia="zh-CN"/>
        </w:rPr>
        <w:t>版本、制造商）。</w:t>
      </w:r>
    </w:p>
    <w:p w:rsidR="00E0394C" w:rsidRDefault="00000000" w14:paraId="2A7E963F" w14:textId="77777777">
      <w:pPr>
        <w:pStyle w:val="Compact"/>
        <w:numPr>
          <w:ilvl w:val="0"/>
          <w:numId w:val="25"/>
        </w:numPr>
        <w:rPr>
          <w:lang w:eastAsia="zh-CN"/>
        </w:rPr>
      </w:pPr>
      <w:r>
        <w:rPr>
          <w:lang w:eastAsia="zh-CN"/>
        </w:rPr>
        <w:t>支持板级软件可测试性（配合带</w:t>
      </w:r>
      <w:r>
        <w:rPr>
          <w:lang w:eastAsia="zh-CN"/>
        </w:rPr>
        <w:t xml:space="preserve"> SN </w:t>
      </w:r>
      <w:r>
        <w:rPr>
          <w:lang w:eastAsia="zh-CN"/>
        </w:rPr>
        <w:t>的</w:t>
      </w:r>
      <w:r>
        <w:rPr>
          <w:lang w:eastAsia="zh-CN"/>
        </w:rPr>
        <w:t xml:space="preserve"> PCB </w:t>
      </w:r>
      <w:r>
        <w:rPr>
          <w:lang w:eastAsia="zh-CN"/>
        </w:rPr>
        <w:t>追溯）。</w:t>
      </w:r>
    </w:p>
    <w:p w:rsidR="00E0394C" w:rsidRDefault="00E0394C" w14:paraId="7BE3EA4F" w14:textId="7813A1F5">
      <w:pPr>
        <w:rPr>
          <w:lang w:eastAsia="zh-CN"/>
        </w:rPr>
      </w:pPr>
    </w:p>
    <w:p w:rsidR="007D4209" w:rsidRDefault="007D4209" w14:paraId="0C0113B3" w14:textId="77777777">
      <w:pPr>
        <w:rPr>
          <w:rFonts w:asciiTheme="majorHAnsi" w:hAnsiTheme="majorHAnsi" w:eastAsiaTheme="majorEastAsia" w:cstheme="majorBidi"/>
          <w:b/>
          <w:bCs/>
          <w:color w:val="4F81BD" w:themeColor="accent1"/>
          <w:sz w:val="32"/>
          <w:szCs w:val="32"/>
          <w:lang w:eastAsia="zh-CN"/>
        </w:rPr>
      </w:pPr>
      <w:bookmarkStart w:name="Xb58faf9ca2e9f2a1f00dce3e22a043e10714d64" w:id="111"/>
      <w:bookmarkEnd w:id="99"/>
      <w:bookmarkEnd w:id="110"/>
      <w:r>
        <w:rPr>
          <w:lang w:eastAsia="zh-CN"/>
        </w:rPr>
        <w:br w:type="page"/>
      </w:r>
    </w:p>
    <w:p w:rsidR="00E0394C" w:rsidRDefault="00000000" w14:paraId="71A0DF58" w14:textId="068A8AF2">
      <w:pPr>
        <w:pStyle w:val="1"/>
        <w:rPr>
          <w:lang w:eastAsia="zh-CN"/>
        </w:rPr>
      </w:pPr>
      <w:bookmarkStart w:name="_Toc233817250" w:id="112"/>
      <w:r>
        <w:rPr>
          <w:lang w:eastAsia="zh-CN"/>
        </w:rPr>
        <w:t xml:space="preserve">13 HMI </w:t>
      </w:r>
      <w:r>
        <w:rPr>
          <w:lang w:eastAsia="zh-CN"/>
        </w:rPr>
        <w:t>设计</w:t>
      </w:r>
      <w:bookmarkEnd w:id="112"/>
    </w:p>
    <w:p w:rsidR="00E0394C" w:rsidRDefault="00000000" w14:paraId="43A51C8B" w14:textId="0B196D77">
      <w:pPr>
        <w:pStyle w:val="a8"/>
        <w:rPr>
          <w:lang w:eastAsia="zh-CN"/>
        </w:rPr>
      </w:pPr>
      <w:r>
        <w:rPr>
          <w:lang w:eastAsia="zh-CN"/>
        </w:rPr>
        <w:t>本章仅描述</w:t>
      </w:r>
      <w:r>
        <w:rPr>
          <w:lang w:eastAsia="zh-CN"/>
        </w:rPr>
        <w:t xml:space="preserve"> LCD </w:t>
      </w:r>
      <w:r>
        <w:rPr>
          <w:lang w:eastAsia="zh-CN"/>
        </w:rPr>
        <w:t>上呈现的数据与规则（数据来源、格式、刷新口径）。</w:t>
      </w:r>
      <w:r>
        <w:rPr>
          <w:lang w:eastAsia="zh-CN"/>
        </w:rPr>
        <w:t>AcuRev-100</w:t>
      </w:r>
      <w:r>
        <w:rPr>
          <w:lang w:eastAsia="zh-CN"/>
        </w:rPr>
        <w:t>无菜单</w:t>
      </w:r>
      <w:r>
        <w:rPr>
          <w:lang w:eastAsia="zh-CN"/>
        </w:rPr>
        <w:t>/</w:t>
      </w:r>
      <w:r>
        <w:rPr>
          <w:lang w:eastAsia="zh-CN"/>
        </w:rPr>
        <w:t>按键交互；</w:t>
      </w:r>
      <w:r>
        <w:rPr>
          <w:lang w:eastAsia="zh-CN"/>
        </w:rPr>
        <w:t>AcuRev-100</w:t>
      </w:r>
      <w:r>
        <w:rPr>
          <w:lang w:eastAsia="zh-CN"/>
        </w:rPr>
        <w:t>配</w:t>
      </w:r>
      <w:r>
        <w:rPr>
          <w:lang w:eastAsia="zh-CN"/>
        </w:rPr>
        <w:t xml:space="preserve"> 1× </w:t>
      </w:r>
      <w:r>
        <w:rPr>
          <w:lang w:eastAsia="zh-CN"/>
        </w:rPr>
        <w:t>点阵图形</w:t>
      </w:r>
      <w:r>
        <w:rPr>
          <w:lang w:eastAsia="zh-CN"/>
        </w:rPr>
        <w:t xml:space="preserve"> LCD</w:t>
      </w:r>
      <w:r>
        <w:rPr>
          <w:lang w:eastAsia="zh-CN"/>
        </w:rPr>
        <w:t>（量产</w:t>
      </w:r>
      <w:r>
        <w:rPr>
          <w:lang w:eastAsia="zh-CN"/>
        </w:rPr>
        <w:t xml:space="preserve"> 160×64</w:t>
      </w:r>
      <w:r>
        <w:rPr>
          <w:lang w:eastAsia="zh-CN"/>
        </w:rPr>
        <w:t>；测试阶段暂用</w:t>
      </w:r>
      <w:r>
        <w:rPr>
          <w:lang w:eastAsia="zh-CN"/>
        </w:rPr>
        <w:t xml:space="preserve"> 256×64</w:t>
      </w:r>
      <w:r>
        <w:rPr>
          <w:lang w:eastAsia="zh-CN"/>
        </w:rPr>
        <w:t>），用于现场显示，显示内容与排版见</w:t>
      </w:r>
      <w:r>
        <w:rPr>
          <w:lang w:eastAsia="zh-CN"/>
        </w:rPr>
        <w:t xml:space="preserve"> §13.1–§13.4 </w:t>
      </w:r>
      <w:r>
        <w:rPr>
          <w:lang w:eastAsia="zh-CN"/>
        </w:rPr>
        <w:t>示意图。</w:t>
      </w:r>
    </w:p>
    <w:p w:rsidR="00E0394C" w:rsidRDefault="00000000" w14:paraId="3044D7CA" w14:textId="77777777">
      <w:pPr>
        <w:pStyle w:val="2"/>
        <w:rPr>
          <w:lang w:eastAsia="zh-CN"/>
        </w:rPr>
      </w:pPr>
      <w:bookmarkStart w:name="_Toc233817251" w:id="113"/>
      <w:bookmarkStart w:name="Xcf46dac49eba9b7568cf3cb9739803dbf59d91f" w:id="114"/>
      <w:r>
        <w:rPr>
          <w:lang w:eastAsia="zh-CN"/>
        </w:rPr>
        <w:t xml:space="preserve">13.1 </w:t>
      </w:r>
      <w:r>
        <w:rPr>
          <w:lang w:eastAsia="zh-CN"/>
        </w:rPr>
        <w:t>正常显示规则</w:t>
      </w:r>
      <w:bookmarkEnd w:id="113"/>
    </w:p>
    <w:p w:rsidR="00E0394C" w:rsidRDefault="00000000" w14:paraId="5C172B4F" w14:textId="77777777">
      <w:pPr>
        <w:pStyle w:val="Compact"/>
        <w:numPr>
          <w:ilvl w:val="0"/>
          <w:numId w:val="26"/>
        </w:numPr>
        <w:rPr>
          <w:lang w:eastAsia="zh-CN"/>
        </w:rPr>
      </w:pPr>
      <w:r>
        <w:rPr>
          <w:lang w:eastAsia="zh-CN"/>
        </w:rPr>
        <w:t>显示内容：</w:t>
      </w:r>
      <w:r>
        <w:rPr>
          <w:b/>
          <w:bCs/>
          <w:lang w:eastAsia="zh-CN"/>
        </w:rPr>
        <w:t>进线有功电能累计值</w:t>
      </w:r>
      <w:r>
        <w:rPr>
          <w:b/>
          <w:bCs/>
          <w:lang w:eastAsia="zh-CN"/>
        </w:rPr>
        <w:t xml:space="preserve"> (kWh)</w:t>
      </w:r>
      <w:r>
        <w:rPr>
          <w:lang w:eastAsia="zh-CN"/>
        </w:rPr>
        <w:t>。</w:t>
      </w:r>
    </w:p>
    <w:p w:rsidR="00E0394C" w:rsidRDefault="00000000" w14:paraId="7FE5681C" w14:textId="77777777">
      <w:pPr>
        <w:pStyle w:val="Compact"/>
        <w:numPr>
          <w:ilvl w:val="0"/>
          <w:numId w:val="26"/>
        </w:numPr>
        <w:rPr>
          <w:lang w:eastAsia="zh-CN"/>
        </w:rPr>
      </w:pPr>
      <w:r>
        <w:rPr>
          <w:lang w:eastAsia="zh-CN"/>
        </w:rPr>
        <w:t>显示格式：</w:t>
      </w:r>
      <w:r>
        <w:rPr>
          <w:lang w:eastAsia="zh-CN"/>
        </w:rPr>
        <w:t xml:space="preserve">9 </w:t>
      </w:r>
      <w:r>
        <w:rPr>
          <w:lang w:eastAsia="zh-CN"/>
        </w:rPr>
        <w:t>位整数</w:t>
      </w:r>
      <w:r>
        <w:rPr>
          <w:lang w:eastAsia="zh-CN"/>
        </w:rPr>
        <w:t xml:space="preserve"> + 1 </w:t>
      </w:r>
      <w:r>
        <w:rPr>
          <w:lang w:eastAsia="zh-CN"/>
        </w:rPr>
        <w:t>位小数（最大显示</w:t>
      </w:r>
      <w:r>
        <w:rPr>
          <w:lang w:eastAsia="zh-CN"/>
        </w:rPr>
        <w:t xml:space="preserve"> 999999999.9 kWh</w:t>
      </w:r>
      <w:r>
        <w:rPr>
          <w:lang w:eastAsia="zh-CN"/>
        </w:rPr>
        <w:t>）。</w:t>
      </w:r>
    </w:p>
    <w:p w:rsidR="00E0394C" w:rsidRDefault="00000000" w14:paraId="1ED80863" w14:textId="77777777">
      <w:pPr>
        <w:pStyle w:val="Compact"/>
        <w:numPr>
          <w:ilvl w:val="0"/>
          <w:numId w:val="26"/>
        </w:numPr>
        <w:rPr>
          <w:lang w:eastAsia="zh-CN"/>
        </w:rPr>
      </w:pPr>
      <w:r>
        <w:rPr>
          <w:lang w:eastAsia="zh-CN"/>
        </w:rPr>
        <w:t>显示分辨率：</w:t>
      </w:r>
      <w:r>
        <w:rPr>
          <w:lang w:eastAsia="zh-CN"/>
        </w:rPr>
        <w:t>0.1 kWh</w:t>
      </w:r>
      <w:r>
        <w:rPr>
          <w:lang w:eastAsia="zh-CN"/>
        </w:rPr>
        <w:t>；内部数据分辨率</w:t>
      </w:r>
      <w:r>
        <w:rPr>
          <w:lang w:eastAsia="zh-CN"/>
        </w:rPr>
        <w:t xml:space="preserve"> 1 Wh</w:t>
      </w:r>
      <w:r>
        <w:rPr>
          <w:lang w:eastAsia="zh-CN"/>
        </w:rPr>
        <w:t>（完整精度经</w:t>
      </w:r>
      <w:r>
        <w:rPr>
          <w:lang w:eastAsia="zh-CN"/>
        </w:rPr>
        <w:t xml:space="preserve"> Modbus </w:t>
      </w:r>
      <w:r>
        <w:rPr>
          <w:lang w:eastAsia="zh-CN"/>
        </w:rPr>
        <w:t>读取）。</w:t>
      </w:r>
    </w:p>
    <w:p w:rsidR="00E0394C" w:rsidRDefault="00000000" w14:paraId="60C68E83" w14:textId="77777777">
      <w:pPr>
        <w:pStyle w:val="2"/>
        <w:rPr>
          <w:lang w:eastAsia="zh-CN"/>
        </w:rPr>
      </w:pPr>
      <w:bookmarkStart w:name="_Toc233817252" w:id="115"/>
      <w:bookmarkStart w:name="X1da9c50641257ec3b51c91f649c4d02536fdb55" w:id="116"/>
      <w:bookmarkEnd w:id="114"/>
      <w:r>
        <w:rPr>
          <w:lang w:eastAsia="zh-CN"/>
        </w:rPr>
        <w:t xml:space="preserve">13.2 </w:t>
      </w:r>
      <w:r>
        <w:rPr>
          <w:lang w:eastAsia="zh-CN"/>
        </w:rPr>
        <w:t>开机显示序列</w:t>
      </w:r>
      <w:bookmarkEnd w:id="115"/>
    </w:p>
    <w:p w:rsidR="00E0394C" w:rsidRDefault="00000000" w14:paraId="3C561B8B" w14:textId="2A0E926D">
      <w:pPr>
        <w:pStyle w:val="FirstParagraph"/>
        <w:rPr>
          <w:lang w:eastAsia="zh-CN"/>
        </w:rPr>
      </w:pPr>
      <w:r>
        <w:rPr>
          <w:lang w:eastAsia="zh-CN"/>
        </w:rPr>
        <w:t>上电启动时</w:t>
      </w:r>
      <w:r>
        <w:rPr>
          <w:lang w:eastAsia="zh-CN"/>
        </w:rPr>
        <w:t xml:space="preserve"> LCD </w:t>
      </w:r>
      <w:r>
        <w:rPr>
          <w:lang w:eastAsia="zh-CN"/>
        </w:rPr>
        <w:t>依次显示以下信息（每项约</w:t>
      </w:r>
      <w:r>
        <w:rPr>
          <w:lang w:eastAsia="zh-CN"/>
        </w:rPr>
        <w:t xml:space="preserve"> 2 </w:t>
      </w:r>
      <w:r>
        <w:rPr>
          <w:lang w:eastAsia="zh-CN"/>
        </w:rPr>
        <w:t>秒），</w:t>
      </w:r>
      <w:r>
        <w:rPr>
          <w:rFonts w:hint="eastAsia"/>
          <w:lang w:eastAsia="zh-CN"/>
        </w:rPr>
        <w:t>字号为</w:t>
      </w:r>
      <w:r>
        <w:rPr>
          <w:lang w:eastAsia="zh-CN"/>
        </w:rPr>
        <w:t>12*18</w:t>
      </w:r>
      <w:r>
        <w:rPr>
          <w:rFonts w:hint="eastAsia"/>
          <w:lang w:eastAsia="zh-CN"/>
        </w:rPr>
        <w:t>（</w:t>
      </w:r>
      <w:r>
        <w:rPr>
          <w:lang w:eastAsia="zh-CN"/>
        </w:rPr>
        <w:t>14pt</w:t>
      </w:r>
      <w:r>
        <w:rPr>
          <w:rFonts w:hint="eastAsia"/>
          <w:lang w:eastAsia="zh-CN"/>
        </w:rPr>
        <w:t>），</w:t>
      </w:r>
      <w:r>
        <w:rPr>
          <w:lang w:eastAsia="zh-CN"/>
        </w:rPr>
        <w:t>最后保持显示电能：</w:t>
      </w:r>
    </w:p>
    <w:p w:rsidR="00197A34" w:rsidRDefault="00197A34" w14:paraId="5AB7262D" w14:textId="7D13005F">
      <w:pPr>
        <w:pStyle w:val="Compact"/>
        <w:numPr>
          <w:ilvl w:val="0"/>
          <w:numId w:val="27"/>
        </w:numPr>
      </w:pPr>
      <w:r>
        <w:rPr>
          <w:rFonts w:hint="eastAsia"/>
          <w:lang w:eastAsia="zh-CN"/>
        </w:rPr>
        <w:t>公司</w:t>
      </w:r>
      <w:r>
        <w:rPr>
          <w:rFonts w:hint="eastAsia"/>
          <w:lang w:eastAsia="zh-CN"/>
        </w:rPr>
        <w:t>logo</w:t>
      </w:r>
    </w:p>
    <w:p w:rsidRPr="00C46493" w:rsidR="00EE2206" w:rsidP="00C46493" w:rsidRDefault="00C46493" w14:paraId="32CF4807" w14:textId="2E254D67">
      <w:pPr>
        <w:pStyle w:val="af7"/>
        <w:spacing w:after="0"/>
        <w:rPr>
          <w:rFonts w:hint="eastAsia" w:ascii="宋体" w:hAnsi="宋体" w:eastAsia="宋体" w:cs="宋体"/>
        </w:rPr>
      </w:pPr>
      <w:r>
        <w:rPr>
          <w:noProof/>
        </w:rPr>
        <w:drawing>
          <wp:inline distT="0" distB="0" distL="0" distR="0" wp14:anchorId="00E300B8" wp14:editId="46C4C79F">
            <wp:extent cx="3045460" cy="1216660"/>
            <wp:effectExtent l="0" t="0" r="0" b="0"/>
            <wp:docPr id="200734636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5460" cy="1216660"/>
                    </a:xfrm>
                    <a:prstGeom prst="rect">
                      <a:avLst/>
                    </a:prstGeom>
                    <a:noFill/>
                    <a:ln>
                      <a:noFill/>
                    </a:ln>
                  </pic:spPr>
                </pic:pic>
              </a:graphicData>
            </a:graphic>
          </wp:inline>
        </w:drawing>
      </w:r>
    </w:p>
    <w:p w:rsidR="00E0394C" w:rsidRDefault="00000000" w14:paraId="4E6B892C" w14:textId="794B598B">
      <w:pPr>
        <w:pStyle w:val="Compact"/>
        <w:numPr>
          <w:ilvl w:val="0"/>
          <w:numId w:val="27"/>
        </w:numPr>
      </w:pPr>
      <w:r>
        <w:t>型号（</w:t>
      </w:r>
      <w:r>
        <w:t>Model</w:t>
      </w:r>
      <w:r>
        <w:t>）</w:t>
      </w:r>
    </w:p>
    <w:p w:rsidRPr="003F1BCC" w:rsidR="00EE2206" w:rsidP="003F1BCC" w:rsidRDefault="00C567D3" w14:paraId="531AECA5" w14:textId="01BC7F08">
      <w:pPr>
        <w:pStyle w:val="af7"/>
        <w:spacing w:after="0"/>
        <w:rPr>
          <w:rFonts w:hint="eastAsia" w:ascii="宋体" w:hAnsi="宋体" w:eastAsia="宋体" w:cs="宋体"/>
        </w:rPr>
      </w:pPr>
      <w:r>
        <w:rPr>
          <w:noProof/>
        </w:rPr>
        <w:drawing>
          <wp:inline distT="0" distB="0" distL="0" distR="0" wp14:anchorId="08ECF99D" wp14:editId="7EA1B272">
            <wp:extent cx="3069204" cy="1227682"/>
            <wp:effectExtent l="0" t="0" r="0" b="0"/>
            <wp:docPr id="105659569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02203" cy="1240881"/>
                    </a:xfrm>
                    <a:prstGeom prst="rect">
                      <a:avLst/>
                    </a:prstGeom>
                    <a:noFill/>
                    <a:ln>
                      <a:noFill/>
                    </a:ln>
                  </pic:spPr>
                </pic:pic>
              </a:graphicData>
            </a:graphic>
          </wp:inline>
        </w:drawing>
      </w:r>
    </w:p>
    <w:p w:rsidR="00197A34" w:rsidRDefault="00197A34" w14:paraId="221088B1" w14:textId="013556D4">
      <w:pPr>
        <w:pStyle w:val="Compact"/>
        <w:numPr>
          <w:ilvl w:val="0"/>
          <w:numId w:val="27"/>
        </w:numPr>
      </w:pPr>
      <w:r>
        <w:rPr>
          <w:rFonts w:hint="eastAsia"/>
          <w:lang w:eastAsia="zh-CN"/>
        </w:rPr>
        <w:t>序列号</w:t>
      </w:r>
      <w:r>
        <w:rPr>
          <w:rFonts w:hint="eastAsia"/>
          <w:lang w:eastAsia="zh-CN"/>
        </w:rPr>
        <w:t xml:space="preserve">  </w:t>
      </w:r>
      <w:r>
        <w:rPr>
          <w:rFonts w:hint="eastAsia"/>
          <w:lang w:eastAsia="zh-CN"/>
        </w:rPr>
        <w:t>（</w:t>
      </w:r>
      <w:r>
        <w:rPr>
          <w:lang w:eastAsia="zh-CN"/>
        </w:rPr>
        <w:t>格式：</w:t>
      </w:r>
      <w:r>
        <w:rPr>
          <w:lang w:eastAsia="zh-CN"/>
        </w:rPr>
        <w:t>MAC(YY+30)MMabcde</w:t>
      </w:r>
      <w:r>
        <w:rPr>
          <w:rFonts w:hint="eastAsia"/>
          <w:lang w:eastAsia="zh-CN"/>
        </w:rPr>
        <w:t>）</w:t>
      </w:r>
    </w:p>
    <w:p w:rsidRPr="00CC1BD9" w:rsidR="00EE2206" w:rsidP="007D4209" w:rsidRDefault="00CC1BD9" w14:paraId="57AA939F" w14:textId="1689054F">
      <w:pPr>
        <w:pStyle w:val="af7"/>
        <w:spacing w:after="0"/>
        <w:rPr>
          <w:rFonts w:hint="eastAsia" w:ascii="宋体" w:hAnsi="宋体" w:eastAsia="宋体" w:cs="宋体"/>
        </w:rPr>
      </w:pPr>
      <w:r>
        <w:rPr>
          <w:noProof/>
        </w:rPr>
        <w:drawing>
          <wp:inline distT="0" distB="0" distL="0" distR="0" wp14:anchorId="6B5D8E3F" wp14:editId="74794971">
            <wp:extent cx="3054095" cy="1221638"/>
            <wp:effectExtent l="0" t="0" r="0" b="0"/>
            <wp:docPr id="1531100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76912" cy="1230765"/>
                    </a:xfrm>
                    <a:prstGeom prst="rect">
                      <a:avLst/>
                    </a:prstGeom>
                    <a:noFill/>
                    <a:ln>
                      <a:noFill/>
                    </a:ln>
                  </pic:spPr>
                </pic:pic>
              </a:graphicData>
            </a:graphic>
          </wp:inline>
        </w:drawing>
      </w:r>
    </w:p>
    <w:p w:rsidR="00E0394C" w:rsidRDefault="00000000" w14:paraId="0E7A497C" w14:textId="77777777">
      <w:pPr>
        <w:pStyle w:val="Compact"/>
        <w:numPr>
          <w:ilvl w:val="0"/>
          <w:numId w:val="27"/>
        </w:numPr>
      </w:pPr>
      <w:r>
        <w:t>固件版本（</w:t>
      </w:r>
      <w:r>
        <w:t>Firmware Version</w:t>
      </w:r>
      <w:r>
        <w:t>）</w:t>
      </w:r>
    </w:p>
    <w:p w:rsidRPr="00EE2206" w:rsidR="00EE2206" w:rsidP="00EE2206" w:rsidRDefault="00EE2206" w14:paraId="50C3774A" w14:textId="2F3C846F">
      <w:pPr>
        <w:pStyle w:val="af7"/>
        <w:spacing w:after="0"/>
        <w:rPr>
          <w:rFonts w:hint="eastAsia" w:ascii="宋体" w:hAnsi="宋体" w:eastAsia="宋体" w:cs="宋体"/>
        </w:rPr>
      </w:pPr>
      <w:r>
        <w:rPr>
          <w:noProof/>
        </w:rPr>
        <w:drawing>
          <wp:inline distT="0" distB="0" distL="0" distR="0" wp14:anchorId="5F3E7A86" wp14:editId="0DEC983C">
            <wp:extent cx="3048000" cy="1219200"/>
            <wp:effectExtent l="0" t="0" r="0" b="0"/>
            <wp:docPr id="52230450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0" cy="1219200"/>
                    </a:xfrm>
                    <a:prstGeom prst="rect">
                      <a:avLst/>
                    </a:prstGeom>
                    <a:noFill/>
                    <a:ln>
                      <a:noFill/>
                    </a:ln>
                  </pic:spPr>
                </pic:pic>
              </a:graphicData>
            </a:graphic>
          </wp:inline>
        </w:drawing>
      </w:r>
    </w:p>
    <w:p w:rsidR="00E0394C" w:rsidRDefault="00000000" w14:paraId="0461CE20" w14:textId="62B48DF5">
      <w:pPr>
        <w:pStyle w:val="Compact"/>
        <w:numPr>
          <w:ilvl w:val="0"/>
          <w:numId w:val="27"/>
        </w:numPr>
      </w:pPr>
      <w:r>
        <w:t>接线方式（</w:t>
      </w:r>
      <w:r>
        <w:t>Service Type</w:t>
      </w:r>
      <w:r>
        <w:t>：</w:t>
      </w:r>
      <w:r>
        <w:t>1E2W / 2E3W1P / 3E4WY</w:t>
      </w:r>
      <w:r>
        <w:t>）</w:t>
      </w:r>
    </w:p>
    <w:p w:rsidRPr="00EE2206" w:rsidR="00EE2206" w:rsidP="00EE2206" w:rsidRDefault="00EE2206" w14:paraId="66BE9AB8" w14:textId="7C284BFA">
      <w:pPr>
        <w:pStyle w:val="af7"/>
        <w:spacing w:after="0"/>
        <w:rPr>
          <w:rFonts w:hint="eastAsia" w:ascii="宋体" w:hAnsi="宋体" w:eastAsia="宋体" w:cs="宋体"/>
        </w:rPr>
      </w:pPr>
      <w:r>
        <w:rPr>
          <w:noProof/>
        </w:rPr>
        <w:drawing>
          <wp:inline distT="0" distB="0" distL="0" distR="0" wp14:anchorId="4265F36F" wp14:editId="3C781E46">
            <wp:extent cx="3048000" cy="1219200"/>
            <wp:effectExtent l="0" t="0" r="0" b="0"/>
            <wp:docPr id="124061463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0" cy="1219200"/>
                    </a:xfrm>
                    <a:prstGeom prst="rect">
                      <a:avLst/>
                    </a:prstGeom>
                    <a:noFill/>
                    <a:ln>
                      <a:noFill/>
                    </a:ln>
                  </pic:spPr>
                </pic:pic>
              </a:graphicData>
            </a:graphic>
          </wp:inline>
        </w:drawing>
      </w:r>
    </w:p>
    <w:p w:rsidR="00E0394C" w:rsidRDefault="00000000" w14:paraId="372D5E51" w14:textId="77777777">
      <w:pPr>
        <w:pStyle w:val="Compact"/>
        <w:numPr>
          <w:ilvl w:val="0"/>
          <w:numId w:val="27"/>
        </w:numPr>
        <w:rPr>
          <w:lang w:eastAsia="zh-CN"/>
        </w:rPr>
      </w:pPr>
      <w:r>
        <w:rPr>
          <w:lang w:eastAsia="zh-CN"/>
        </w:rPr>
        <w:t>进线有功电能累计值（</w:t>
      </w:r>
      <w:r>
        <w:rPr>
          <w:lang w:eastAsia="zh-CN"/>
        </w:rPr>
        <w:t>kWh</w:t>
      </w:r>
      <w:r>
        <w:rPr>
          <w:lang w:eastAsia="zh-CN"/>
        </w:rPr>
        <w:t>）</w:t>
      </w:r>
      <w:r>
        <w:rPr>
          <w:lang w:eastAsia="zh-CN"/>
        </w:rPr>
        <w:t xml:space="preserve">— </w:t>
      </w:r>
      <w:r>
        <w:rPr>
          <w:lang w:eastAsia="zh-CN"/>
        </w:rPr>
        <w:t>此后保持显示</w:t>
      </w:r>
    </w:p>
    <w:p w:rsidRPr="00C46493" w:rsidR="00C46493" w:rsidP="00C46493" w:rsidRDefault="00C00ECD" w14:paraId="5E335CB5" w14:textId="756B5733">
      <w:pPr>
        <w:pStyle w:val="af7"/>
        <w:spacing w:after="0"/>
        <w:rPr>
          <w:rFonts w:hint="eastAsia" w:ascii="宋体" w:hAnsi="宋体" w:eastAsia="宋体" w:cs="宋体"/>
        </w:rPr>
      </w:pPr>
      <w:r>
        <w:rPr>
          <w:noProof/>
        </w:rPr>
        <w:drawing>
          <wp:inline distT="0" distB="0" distL="0" distR="0" wp14:anchorId="1165B28A" wp14:editId="46911946">
            <wp:extent cx="3038475" cy="1215390"/>
            <wp:effectExtent l="0" t="0" r="0" b="0"/>
            <wp:docPr id="1532366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38475" cy="1215390"/>
                    </a:xfrm>
                    <a:prstGeom prst="rect">
                      <a:avLst/>
                    </a:prstGeom>
                    <a:noFill/>
                    <a:ln>
                      <a:noFill/>
                    </a:ln>
                  </pic:spPr>
                </pic:pic>
              </a:graphicData>
            </a:graphic>
          </wp:inline>
        </w:drawing>
      </w:r>
    </w:p>
    <w:p w:rsidR="00E0394C" w:rsidRDefault="00000000" w14:paraId="62882835" w14:textId="77777777">
      <w:pPr>
        <w:pStyle w:val="2"/>
        <w:rPr>
          <w:lang w:eastAsia="zh-CN"/>
        </w:rPr>
      </w:pPr>
      <w:bookmarkStart w:name="_Toc233817253" w:id="117"/>
      <w:bookmarkStart w:name="X0163356fcf41b0e29972ab69839c2e8ed366f9d" w:id="118"/>
      <w:bookmarkEnd w:id="116"/>
      <w:r>
        <w:rPr>
          <w:lang w:eastAsia="zh-CN"/>
        </w:rPr>
        <w:t xml:space="preserve">13.3 </w:t>
      </w:r>
      <w:r>
        <w:rPr>
          <w:lang w:eastAsia="zh-CN"/>
        </w:rPr>
        <w:t>背光</w:t>
      </w:r>
      <w:bookmarkEnd w:id="117"/>
    </w:p>
    <w:p w:rsidR="00E0394C" w:rsidRDefault="00000000" w14:paraId="1C7B70D8" w14:textId="77777777">
      <w:pPr>
        <w:pStyle w:val="FirstParagraph"/>
        <w:rPr>
          <w:lang w:eastAsia="zh-CN"/>
        </w:rPr>
      </w:pPr>
      <w:r>
        <w:rPr>
          <w:lang w:eastAsia="zh-CN"/>
        </w:rPr>
        <w:t>当前固件不提供背光控制（不点亮背光）。</w:t>
      </w:r>
    </w:p>
    <w:p w:rsidR="00B43356" w:rsidRDefault="00000000" w14:paraId="36EDBB9A" w14:textId="4AAFBF0D">
      <w:pPr>
        <w:pStyle w:val="2"/>
        <w:rPr>
          <w:lang w:eastAsia="zh-CN"/>
        </w:rPr>
      </w:pPr>
      <w:bookmarkStart w:name="_Toc233817254" w:id="119"/>
      <w:r>
        <w:rPr>
          <w:lang w:eastAsia="zh-CN"/>
        </w:rPr>
        <w:t xml:space="preserve">13.4 </w:t>
      </w:r>
      <w:r>
        <w:rPr>
          <w:rFonts w:hint="eastAsia"/>
          <w:lang w:eastAsia="zh-CN"/>
        </w:rPr>
        <w:t>远程</w:t>
      </w:r>
      <w:r>
        <w:rPr>
          <w:lang w:eastAsia="zh-CN"/>
        </w:rPr>
        <w:t>配置模式弹窗</w:t>
      </w:r>
      <w:r>
        <w:rPr>
          <w:rFonts w:hint="eastAsia"/>
          <w:lang w:eastAsia="zh-CN"/>
        </w:rPr>
        <w:t>显示</w:t>
      </w:r>
      <w:bookmarkEnd w:id="119"/>
    </w:p>
    <w:p w:rsidR="00A02218" w:rsidRDefault="00A02218" w14:paraId="0E0569D8" w14:textId="415C9789">
      <w:pPr>
        <w:pStyle w:val="FirstParagraph"/>
        <w:rPr>
          <w:lang w:eastAsia="zh-CN"/>
        </w:rPr>
      </w:pPr>
      <w:r>
        <w:rPr>
          <w:lang w:eastAsia="zh-CN"/>
        </w:rPr>
        <w:t>当</w:t>
      </w:r>
      <w:r>
        <w:rPr>
          <w:rFonts w:hint="eastAsia"/>
          <w:lang w:eastAsia="zh-CN"/>
        </w:rPr>
        <w:t>铅封</w:t>
      </w:r>
      <w:r w:rsidR="00015451">
        <w:rPr>
          <w:rFonts w:hint="eastAsia"/>
          <w:lang w:eastAsia="zh-CN"/>
        </w:rPr>
        <w:t>解锁</w:t>
      </w:r>
      <w:r>
        <w:rPr>
          <w:lang w:eastAsia="zh-CN"/>
        </w:rPr>
        <w:t>时，</w:t>
      </w:r>
      <w:r>
        <w:rPr>
          <w:lang w:eastAsia="zh-CN"/>
        </w:rPr>
        <w:t xml:space="preserve">LCD </w:t>
      </w:r>
      <w:r>
        <w:rPr>
          <w:lang w:eastAsia="zh-CN"/>
        </w:rPr>
        <w:t>覆盖正常显示内容，弹出配置模式提示窗口，显示</w:t>
      </w:r>
      <w:r>
        <w:rPr>
          <w:lang w:eastAsia="zh-CN"/>
        </w:rPr>
        <w:t xml:space="preserve"> "Remote Configuration Mode"</w:t>
      </w:r>
      <w:r>
        <w:rPr>
          <w:lang w:eastAsia="zh-CN"/>
        </w:rPr>
        <w:t>（字号</w:t>
      </w:r>
      <w:r>
        <w:rPr>
          <w:lang w:eastAsia="zh-CN"/>
        </w:rPr>
        <w:t xml:space="preserve"> 12×18</w:t>
      </w:r>
      <w:r>
        <w:rPr>
          <w:lang w:eastAsia="zh-CN"/>
        </w:rPr>
        <w:t>，</w:t>
      </w:r>
      <w:r>
        <w:rPr>
          <w:lang w:eastAsia="zh-CN"/>
        </w:rPr>
        <w:t>14pt</w:t>
      </w:r>
      <w:r>
        <w:rPr>
          <w:lang w:eastAsia="zh-CN"/>
        </w:rPr>
        <w:t>）。弹窗无法手动关闭，仅在</w:t>
      </w:r>
      <w:r>
        <w:rPr>
          <w:lang w:eastAsia="zh-CN"/>
        </w:rPr>
        <w:t xml:space="preserve"> Dip Switch </w:t>
      </w:r>
      <w:r w:rsidR="00015451">
        <w:rPr>
          <w:rFonts w:hint="eastAsia"/>
          <w:lang w:eastAsia="zh-CN"/>
        </w:rPr>
        <w:t>锁定</w:t>
      </w:r>
      <w:r>
        <w:rPr>
          <w:lang w:eastAsia="zh-CN"/>
        </w:rPr>
        <w:t>后自动消失，</w:t>
      </w:r>
      <w:r>
        <w:rPr>
          <w:lang w:eastAsia="zh-CN"/>
        </w:rPr>
        <w:t xml:space="preserve">LCD </w:t>
      </w:r>
      <w:r>
        <w:rPr>
          <w:lang w:eastAsia="zh-CN"/>
        </w:rPr>
        <w:t>恢复正常显示。</w:t>
      </w:r>
    </w:p>
    <w:p w:rsidR="00E0394C" w:rsidP="00656437" w:rsidRDefault="00000000" w14:paraId="391BB950" w14:textId="2C635795">
      <w:pPr>
        <w:pStyle w:val="FirstParagraph"/>
        <w:rPr>
          <w:lang w:eastAsia="zh-CN"/>
        </w:rPr>
      </w:pPr>
      <w:r>
        <w:rPr>
          <w:lang w:eastAsia="zh-CN"/>
        </w:rPr>
        <w:t>显示示意图：</w:t>
      </w:r>
      <w:r>
        <w:rPr>
          <w:lang w:eastAsia="zh-CN"/>
        </w:rPr>
        <w:t xml:space="preserve"> </w:t>
      </w:r>
    </w:p>
    <w:p w:rsidRPr="00656437" w:rsidR="00656437" w:rsidP="00656437" w:rsidRDefault="00656437" w14:paraId="671B94D2" w14:textId="05731626">
      <w:pPr>
        <w:rPr>
          <w:lang w:eastAsia="zh-CN"/>
        </w:rPr>
      </w:pPr>
      <w:r>
        <w:rPr>
          <w:noProof/>
          <w:lang w:eastAsia="zh-CN"/>
        </w:rPr>
        <w:drawing>
          <wp:inline distT="0" distB="0" distL="0" distR="0" wp14:anchorId="426CE860" wp14:editId="5AD3ACDB">
            <wp:extent cx="3381375" cy="1352550"/>
            <wp:effectExtent l="0" t="0" r="0" b="0"/>
            <wp:docPr id="12777768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84866" cy="1353946"/>
                    </a:xfrm>
                    <a:prstGeom prst="rect">
                      <a:avLst/>
                    </a:prstGeom>
                    <a:noFill/>
                    <a:ln>
                      <a:noFill/>
                    </a:ln>
                  </pic:spPr>
                </pic:pic>
              </a:graphicData>
            </a:graphic>
          </wp:inline>
        </w:drawing>
      </w:r>
    </w:p>
    <w:p w:rsidR="00656437" w:rsidRDefault="00656437" w14:paraId="49859F36" w14:textId="77777777">
      <w:pPr>
        <w:rPr>
          <w:lang w:eastAsia="zh-CN"/>
        </w:rPr>
      </w:pPr>
    </w:p>
    <w:p w:rsidR="00E0394C" w:rsidRDefault="00000000" w14:paraId="77A0FB90" w14:textId="77777777">
      <w:pPr>
        <w:pStyle w:val="1"/>
        <w:rPr>
          <w:lang w:eastAsia="zh-CN"/>
        </w:rPr>
      </w:pPr>
      <w:bookmarkStart w:name="_Toc233817255" w:id="120"/>
      <w:bookmarkStart w:name="X56ab5a7a8327ff22b895183e351823e3ee3ad14" w:id="121"/>
      <w:bookmarkEnd w:id="111"/>
      <w:bookmarkEnd w:id="118"/>
      <w:r>
        <w:rPr>
          <w:lang w:eastAsia="zh-CN"/>
        </w:rPr>
        <w:t xml:space="preserve">14 </w:t>
      </w:r>
      <w:r>
        <w:rPr>
          <w:lang w:eastAsia="zh-CN"/>
        </w:rPr>
        <w:t>上位机设计（</w:t>
      </w:r>
      <w:r>
        <w:rPr>
          <w:lang w:eastAsia="zh-CN"/>
        </w:rPr>
        <w:t>Acuview2</w:t>
      </w:r>
      <w:r>
        <w:rPr>
          <w:lang w:eastAsia="zh-CN"/>
        </w:rPr>
        <w:t>）</w:t>
      </w:r>
      <w:bookmarkEnd w:id="120"/>
    </w:p>
    <w:p w:rsidR="00E0394C" w:rsidRDefault="00000000" w14:paraId="75DFCAC8" w14:textId="6989224E">
      <w:pPr>
        <w:pStyle w:val="a8"/>
        <w:rPr>
          <w:lang w:eastAsia="zh-CN"/>
        </w:rPr>
      </w:pPr>
      <w:r>
        <w:rPr>
          <w:lang w:eastAsia="zh-CN"/>
        </w:rPr>
        <w:t>上位机软件为</w:t>
      </w:r>
      <w:r>
        <w:rPr>
          <w:lang w:eastAsia="zh-CN"/>
        </w:rPr>
        <w:t xml:space="preserve"> </w:t>
      </w:r>
      <w:r>
        <w:rPr>
          <w:b/>
          <w:bCs/>
          <w:lang w:eastAsia="zh-CN"/>
        </w:rPr>
        <w:t>Acuview2</w:t>
      </w:r>
      <w:r>
        <w:rPr>
          <w:lang w:eastAsia="zh-CN"/>
        </w:rPr>
        <w:t>，运行于</w:t>
      </w:r>
      <w:r>
        <w:rPr>
          <w:lang w:eastAsia="zh-CN"/>
        </w:rPr>
        <w:t xml:space="preserve"> PC</w:t>
      </w:r>
      <w:r>
        <w:rPr>
          <w:lang w:eastAsia="zh-CN"/>
        </w:rPr>
        <w:t>，经</w:t>
      </w:r>
      <w:r>
        <w:rPr>
          <w:lang w:eastAsia="zh-CN"/>
        </w:rPr>
        <w:t xml:space="preserve"> RS-485 </w:t>
      </w:r>
      <w:r>
        <w:rPr>
          <w:rFonts w:hint="eastAsia"/>
          <w:lang w:eastAsia="zh-CN"/>
        </w:rPr>
        <w:t>或</w:t>
      </w:r>
      <w:r>
        <w:rPr>
          <w:rFonts w:hint="eastAsia"/>
          <w:lang w:eastAsia="zh-CN"/>
        </w:rPr>
        <w:t>USB</w:t>
      </w:r>
      <w:r>
        <w:rPr>
          <w:lang w:eastAsia="zh-CN"/>
        </w:rPr>
        <w:t>与</w:t>
      </w:r>
      <w:r>
        <w:rPr>
          <w:lang w:eastAsia="zh-CN"/>
        </w:rPr>
        <w:t xml:space="preserve"> AcuRev-100</w:t>
      </w:r>
      <w:r>
        <w:rPr>
          <w:lang w:eastAsia="zh-CN"/>
        </w:rPr>
        <w:t>通信：参数显示与配置经标准</w:t>
      </w:r>
      <w:r>
        <w:rPr>
          <w:lang w:eastAsia="zh-CN"/>
        </w:rPr>
        <w:t xml:space="preserve"> Modbus RTU</w:t>
      </w:r>
      <w:r>
        <w:rPr>
          <w:lang w:eastAsia="zh-CN"/>
        </w:rPr>
        <w:t>（功能码见</w:t>
      </w:r>
      <w:r>
        <w:rPr>
          <w:lang w:eastAsia="zh-CN"/>
        </w:rPr>
        <w:t xml:space="preserve"> §10.2.2</w:t>
      </w:r>
      <w:r>
        <w:rPr>
          <w:lang w:eastAsia="zh-CN"/>
        </w:rPr>
        <w:t>），固件升级经私有协议（</w:t>
      </w:r>
      <w:r>
        <w:rPr>
          <w:lang w:eastAsia="zh-CN"/>
        </w:rPr>
        <w:t>§10.2.3</w:t>
      </w:r>
      <w:r>
        <w:rPr>
          <w:lang w:eastAsia="zh-CN"/>
        </w:rPr>
        <w:t>）。</w:t>
      </w:r>
    </w:p>
    <w:p w:rsidR="00E0394C" w:rsidRDefault="00000000" w14:paraId="5207A2FC" w14:textId="414578FB">
      <w:pPr>
        <w:pStyle w:val="2"/>
        <w:rPr>
          <w:lang w:eastAsia="zh-CN"/>
        </w:rPr>
      </w:pPr>
      <w:bookmarkStart w:name="_Toc233817256" w:id="122"/>
      <w:bookmarkStart w:name="Xfcd1628d9aafe09be2518a991606f47e4cb8493" w:id="123"/>
      <w:r>
        <w:t xml:space="preserve">14.1 </w:t>
      </w:r>
      <w:r>
        <w:rPr>
          <w:rFonts w:hint="eastAsia"/>
          <w:lang w:eastAsia="zh-CN"/>
        </w:rPr>
        <w:t>Reading</w:t>
      </w:r>
      <w:bookmarkEnd w:id="122"/>
    </w:p>
    <w:p w:rsidRPr="00440060" w:rsidR="005F7DF1" w:rsidP="00440060" w:rsidRDefault="005F7DF1" w14:paraId="7CE52942" w14:textId="6ABDB79A">
      <w:pPr>
        <w:pStyle w:val="a8"/>
        <w:rPr>
          <w:b/>
          <w:bCs/>
          <w:lang w:eastAsia="zh-CN"/>
        </w:rPr>
      </w:pPr>
      <w:r>
        <w:rPr>
          <w:b/>
          <w:bCs/>
          <w:lang w:eastAsia="zh-CN"/>
        </w:rPr>
        <w:t xml:space="preserve">Reading </w:t>
      </w:r>
      <w:r>
        <w:rPr>
          <w:b/>
          <w:bCs/>
          <w:lang w:eastAsia="zh-CN"/>
        </w:rPr>
        <w:t>通用规则</w:t>
      </w:r>
    </w:p>
    <w:p w:rsidR="00E0394C" w:rsidRDefault="00000000" w14:paraId="0A0470B9" w14:textId="77777777">
      <w:pPr>
        <w:pStyle w:val="Compact"/>
        <w:numPr>
          <w:ilvl w:val="0"/>
          <w:numId w:val="28"/>
        </w:numPr>
        <w:rPr>
          <w:lang w:eastAsia="zh-CN"/>
        </w:rPr>
      </w:pPr>
      <w:r>
        <w:rPr>
          <w:b/>
          <w:bCs/>
          <w:lang w:eastAsia="zh-CN"/>
        </w:rPr>
        <w:t>数据来源：</w:t>
      </w:r>
      <w:r>
        <w:rPr>
          <w:lang w:eastAsia="zh-CN"/>
        </w:rPr>
        <w:t xml:space="preserve"> </w:t>
      </w:r>
      <w:r>
        <w:rPr>
          <w:lang w:eastAsia="zh-CN"/>
        </w:rPr>
        <w:t>标准</w:t>
      </w:r>
      <w:r>
        <w:rPr>
          <w:lang w:eastAsia="zh-CN"/>
        </w:rPr>
        <w:t xml:space="preserve"> Modbus RTU </w:t>
      </w:r>
      <w:r>
        <w:rPr>
          <w:lang w:eastAsia="zh-CN"/>
        </w:rPr>
        <w:t>读取（功能码</w:t>
      </w:r>
      <w:r>
        <w:rPr>
          <w:lang w:eastAsia="zh-CN"/>
        </w:rPr>
        <w:t xml:space="preserve"> 03/04</w:t>
      </w:r>
      <w:r>
        <w:rPr>
          <w:lang w:eastAsia="zh-CN"/>
        </w:rPr>
        <w:t>）。</w:t>
      </w:r>
    </w:p>
    <w:p w:rsidR="00E0394C" w:rsidRDefault="00000000" w14:paraId="67650E25" w14:textId="11A0F41E">
      <w:pPr>
        <w:pStyle w:val="Compact"/>
        <w:numPr>
          <w:ilvl w:val="0"/>
          <w:numId w:val="28"/>
        </w:numPr>
        <w:rPr>
          <w:lang w:eastAsia="zh-CN"/>
        </w:rPr>
      </w:pPr>
      <w:r>
        <w:rPr>
          <w:b/>
          <w:bCs/>
          <w:lang w:eastAsia="zh-CN"/>
        </w:rPr>
        <w:t>刷新口径：</w:t>
      </w:r>
      <w:r>
        <w:rPr>
          <w:lang w:eastAsia="zh-CN"/>
        </w:rPr>
        <w:t xml:space="preserve"> </w:t>
      </w:r>
      <w:r>
        <w:rPr>
          <w:lang w:eastAsia="zh-CN"/>
        </w:rPr>
        <w:t>受</w:t>
      </w:r>
      <w:r>
        <w:rPr>
          <w:lang w:eastAsia="zh-CN"/>
        </w:rPr>
        <w:t xml:space="preserve"> Modbus </w:t>
      </w:r>
      <w:r>
        <w:rPr>
          <w:lang w:eastAsia="zh-CN"/>
        </w:rPr>
        <w:t>轮询速率与波特率限制；</w:t>
      </w:r>
      <w:r>
        <w:rPr>
          <w:lang w:eastAsia="zh-CN"/>
        </w:rPr>
        <w:t xml:space="preserve"> AcuRev-100 </w:t>
      </w:r>
      <w:r>
        <w:rPr>
          <w:lang w:eastAsia="zh-CN"/>
        </w:rPr>
        <w:t>内部计算周期为</w:t>
      </w:r>
      <w:r>
        <w:rPr>
          <w:lang w:eastAsia="zh-CN"/>
        </w:rPr>
        <w:t xml:space="preserve"> </w:t>
      </w:r>
      <w:r>
        <w:rPr>
          <w:rFonts w:hint="eastAsia"/>
          <w:lang w:eastAsia="zh-CN"/>
        </w:rPr>
        <w:t>100</w:t>
      </w:r>
      <w:r>
        <w:rPr>
          <w:lang w:eastAsia="zh-CN"/>
        </w:rPr>
        <w:t xml:space="preserve"> ms</w:t>
      </w:r>
      <w:r>
        <w:rPr>
          <w:lang w:eastAsia="zh-CN"/>
        </w:rPr>
        <w:t>，</w:t>
      </w:r>
      <w:r>
        <w:rPr>
          <w:lang w:eastAsia="zh-CN"/>
        </w:rPr>
        <w:t xml:space="preserve">Acuview2 </w:t>
      </w:r>
      <w:r>
        <w:rPr>
          <w:lang w:eastAsia="zh-CN"/>
        </w:rPr>
        <w:t>刷新不快于其轮询周期。</w:t>
      </w:r>
    </w:p>
    <w:p w:rsidR="00E0394C" w:rsidRDefault="00000000" w14:paraId="2ADC9056" w14:textId="77777777">
      <w:pPr>
        <w:pStyle w:val="Compact"/>
        <w:numPr>
          <w:ilvl w:val="0"/>
          <w:numId w:val="28"/>
        </w:numPr>
        <w:rPr>
          <w:lang w:eastAsia="zh-CN"/>
        </w:rPr>
      </w:pPr>
      <w:r>
        <w:rPr>
          <w:b/>
          <w:bCs/>
          <w:lang w:eastAsia="zh-CN"/>
        </w:rPr>
        <w:t>显示精度：</w:t>
      </w:r>
      <w:r>
        <w:rPr>
          <w:lang w:eastAsia="zh-CN"/>
        </w:rPr>
        <w:t xml:space="preserve"> </w:t>
      </w:r>
      <w:r>
        <w:rPr>
          <w:lang w:eastAsia="zh-CN"/>
        </w:rPr>
        <w:t>频率</w:t>
      </w:r>
      <w:r>
        <w:rPr>
          <w:lang w:eastAsia="zh-CN"/>
        </w:rPr>
        <w:t xml:space="preserve"> 0.1 Hz</w:t>
      </w:r>
      <w:r>
        <w:rPr>
          <w:lang w:eastAsia="zh-CN"/>
        </w:rPr>
        <w:t>、电压</w:t>
      </w:r>
      <w:r>
        <w:rPr>
          <w:lang w:eastAsia="zh-CN"/>
        </w:rPr>
        <w:t xml:space="preserve"> 0.1 V</w:t>
      </w:r>
      <w:r>
        <w:rPr>
          <w:lang w:eastAsia="zh-CN"/>
        </w:rPr>
        <w:t>、电流</w:t>
      </w:r>
      <w:r>
        <w:rPr>
          <w:lang w:eastAsia="zh-CN"/>
        </w:rPr>
        <w:t xml:space="preserve"> 0.1 A</w:t>
      </w:r>
      <w:r>
        <w:rPr>
          <w:lang w:eastAsia="zh-CN"/>
        </w:rPr>
        <w:t>、功率</w:t>
      </w:r>
      <w:r>
        <w:rPr>
          <w:lang w:eastAsia="zh-CN"/>
        </w:rPr>
        <w:t xml:space="preserve"> 1 W</w:t>
      </w:r>
      <w:r>
        <w:rPr>
          <w:lang w:eastAsia="zh-CN"/>
        </w:rPr>
        <w:t>、相角</w:t>
      </w:r>
      <w:r>
        <w:rPr>
          <w:lang w:eastAsia="zh-CN"/>
        </w:rPr>
        <w:t xml:space="preserve"> 0.1°</w:t>
      </w:r>
      <w:r>
        <w:rPr>
          <w:lang w:eastAsia="zh-CN"/>
        </w:rPr>
        <w:t>；电能内部分辨率</w:t>
      </w:r>
      <w:r>
        <w:rPr>
          <w:lang w:eastAsia="zh-CN"/>
        </w:rPr>
        <w:t xml:space="preserve"> 1 Wh</w:t>
      </w:r>
      <w:r>
        <w:rPr>
          <w:lang w:eastAsia="zh-CN"/>
        </w:rPr>
        <w:t>，按</w:t>
      </w:r>
      <w:r>
        <w:rPr>
          <w:lang w:eastAsia="zh-CN"/>
        </w:rPr>
        <w:t xml:space="preserve"> kWh </w:t>
      </w:r>
      <w:r>
        <w:rPr>
          <w:lang w:eastAsia="zh-CN"/>
        </w:rPr>
        <w:t>展示；功率因数按所选约定（</w:t>
      </w:r>
      <w:r>
        <w:rPr>
          <w:lang w:eastAsia="zh-CN"/>
        </w:rPr>
        <w:t>IEC / IEEE</w:t>
      </w:r>
      <w:r>
        <w:rPr>
          <w:lang w:eastAsia="zh-CN"/>
        </w:rPr>
        <w:t>）格式化。</w:t>
      </w:r>
    </w:p>
    <w:p w:rsidR="003B2AA6" w:rsidP="003B2AA6" w:rsidRDefault="003B2AA6" w14:paraId="28156F4B" w14:textId="684D2A51">
      <w:pPr>
        <w:pStyle w:val="3"/>
        <w:rPr>
          <w:lang w:eastAsia="zh-CN"/>
        </w:rPr>
      </w:pPr>
      <w:bookmarkStart w:name="_Toc233817257" w:id="124"/>
      <w:r>
        <w:rPr>
          <w:lang w:eastAsia="zh-CN"/>
        </w:rPr>
        <w:t>14.</w:t>
      </w:r>
      <w:r>
        <w:rPr>
          <w:rFonts w:hint="eastAsia"/>
          <w:lang w:eastAsia="zh-CN"/>
        </w:rPr>
        <w:t>1</w:t>
      </w:r>
      <w:r>
        <w:rPr>
          <w:lang w:eastAsia="zh-CN"/>
        </w:rPr>
        <w:t xml:space="preserve">.1 </w:t>
      </w:r>
      <w:r>
        <w:rPr>
          <w:rFonts w:hint="eastAsia"/>
          <w:lang w:eastAsia="zh-CN"/>
        </w:rPr>
        <w:t>Real-Time</w:t>
      </w:r>
      <w:bookmarkEnd w:id="124"/>
    </w:p>
    <w:p w:rsidR="00022AE4" w:rsidP="00022AE4" w:rsidRDefault="00486FA4" w14:paraId="1A1A0001" w14:textId="58F767B2">
      <w:pPr>
        <w:pStyle w:val="a8"/>
        <w:rPr>
          <w:lang w:eastAsia="zh-CN"/>
        </w:rPr>
      </w:pPr>
      <w:r>
        <w:rPr>
          <w:lang w:eastAsia="zh-CN"/>
        </w:rPr>
        <w:t xml:space="preserve">Acuview2 </w:t>
      </w:r>
      <w:r>
        <w:rPr>
          <w:lang w:eastAsia="zh-CN"/>
        </w:rPr>
        <w:t>实时数据页按生效接线方式分三套显示模板。</w:t>
      </w:r>
    </w:p>
    <w:p w:rsidR="00D431B3" w:rsidP="00022AE4" w:rsidRDefault="0050791C" w14:paraId="0C3FE9E8" w14:textId="4E28CF59">
      <w:pPr>
        <w:pStyle w:val="a0"/>
        <w:numPr>
          <w:ilvl w:val="0"/>
          <w:numId w:val="32"/>
        </w:numPr>
        <w:rPr>
          <w:lang w:eastAsia="zh-CN"/>
        </w:rPr>
      </w:pPr>
      <w:r>
        <w:rPr>
          <w:lang w:eastAsia="zh-CN"/>
        </w:rPr>
        <w:t>1 Element 2 Wire</w:t>
      </w:r>
    </w:p>
    <w:p w:rsidRPr="0050791C" w:rsidR="00B00B16" w:rsidP="00022AE4" w:rsidRDefault="00B00B16" w14:paraId="4F282352" w14:textId="1242BF65">
      <w:pPr>
        <w:pStyle w:val="a0"/>
        <w:rPr>
          <w:lang w:eastAsia="zh-CN"/>
        </w:rPr>
      </w:pPr>
      <w:r>
        <w:rPr>
          <w:noProof/>
        </w:rPr>
        <w:drawing>
          <wp:inline distT="0" distB="0" distL="0" distR="0" wp14:anchorId="2632001B" wp14:editId="39DEC9BD">
            <wp:extent cx="5486400" cy="4367530"/>
            <wp:effectExtent l="0" t="0" r="0" b="0"/>
            <wp:docPr id="1900880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4367530"/>
                    </a:xfrm>
                    <a:prstGeom prst="rect">
                      <a:avLst/>
                    </a:prstGeom>
                    <a:noFill/>
                    <a:ln>
                      <a:noFill/>
                    </a:ln>
                  </pic:spPr>
                </pic:pic>
              </a:graphicData>
            </a:graphic>
          </wp:inline>
        </w:drawing>
      </w:r>
    </w:p>
    <w:p w:rsidR="00D431B3" w:rsidP="00022AE4" w:rsidRDefault="0050791C" w14:paraId="32851284" w14:textId="735D926C">
      <w:pPr>
        <w:pStyle w:val="a0"/>
        <w:numPr>
          <w:ilvl w:val="0"/>
          <w:numId w:val="32"/>
        </w:numPr>
        <w:rPr>
          <w:lang w:eastAsia="zh-CN"/>
        </w:rPr>
      </w:pPr>
      <w:r>
        <w:rPr>
          <w:lang w:eastAsia="zh-CN"/>
        </w:rPr>
        <w:t>2 Element 3 Wire 1 Phase</w:t>
      </w:r>
    </w:p>
    <w:p w:rsidR="00B00B16" w:rsidP="00022AE4" w:rsidRDefault="00B00B16" w14:paraId="46B11F5D" w14:textId="28798E2D">
      <w:pPr>
        <w:pStyle w:val="a0"/>
        <w:rPr>
          <w:lang w:eastAsia="zh-CN"/>
        </w:rPr>
      </w:pPr>
      <w:r>
        <w:rPr>
          <w:noProof/>
        </w:rPr>
        <w:drawing>
          <wp:inline distT="0" distB="0" distL="0" distR="0" wp14:anchorId="37ADFA4A" wp14:editId="58F7EA27">
            <wp:extent cx="5486400" cy="4367530"/>
            <wp:effectExtent l="0" t="0" r="0" b="0"/>
            <wp:docPr id="4854932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4367530"/>
                    </a:xfrm>
                    <a:prstGeom prst="rect">
                      <a:avLst/>
                    </a:prstGeom>
                    <a:noFill/>
                    <a:ln>
                      <a:noFill/>
                    </a:ln>
                  </pic:spPr>
                </pic:pic>
              </a:graphicData>
            </a:graphic>
          </wp:inline>
        </w:drawing>
      </w:r>
    </w:p>
    <w:p w:rsidR="00D431B3" w:rsidP="00022AE4" w:rsidRDefault="0050791C" w14:paraId="729DD1BB" w14:textId="181A1785">
      <w:pPr>
        <w:pStyle w:val="a0"/>
        <w:numPr>
          <w:ilvl w:val="0"/>
          <w:numId w:val="32"/>
        </w:numPr>
        <w:rPr>
          <w:lang w:eastAsia="zh-CN"/>
        </w:rPr>
      </w:pPr>
      <w:r>
        <w:rPr>
          <w:lang w:eastAsia="zh-CN"/>
        </w:rPr>
        <w:t>3 Element 4 Wire Y</w:t>
      </w:r>
    </w:p>
    <w:p w:rsidRPr="00025FED" w:rsidR="00B00B16" w:rsidP="00022AE4" w:rsidRDefault="00B00B16" w14:paraId="2969C477" w14:textId="017BFC4E">
      <w:pPr>
        <w:pStyle w:val="a0"/>
        <w:rPr>
          <w:lang w:eastAsia="zh-CN"/>
        </w:rPr>
      </w:pPr>
      <w:r>
        <w:rPr>
          <w:noProof/>
        </w:rPr>
        <w:drawing>
          <wp:inline distT="0" distB="0" distL="0" distR="0" wp14:anchorId="7C6CE6E7" wp14:editId="43BA3108">
            <wp:extent cx="5486400" cy="4367530"/>
            <wp:effectExtent l="0" t="0" r="0" b="0"/>
            <wp:docPr id="13691091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86400" cy="4367530"/>
                    </a:xfrm>
                    <a:prstGeom prst="rect">
                      <a:avLst/>
                    </a:prstGeom>
                    <a:noFill/>
                    <a:ln>
                      <a:noFill/>
                    </a:ln>
                  </pic:spPr>
                </pic:pic>
              </a:graphicData>
            </a:graphic>
          </wp:inline>
        </w:drawing>
      </w:r>
    </w:p>
    <w:p w:rsidR="003B2AA6" w:rsidP="003B2AA6" w:rsidRDefault="003B2AA6" w14:paraId="5B2600BD" w14:textId="3602FDEB">
      <w:pPr>
        <w:pStyle w:val="3"/>
        <w:rPr>
          <w:lang w:eastAsia="zh-CN"/>
        </w:rPr>
      </w:pPr>
      <w:bookmarkStart w:name="_Toc233817258" w:id="125"/>
      <w:r>
        <w:t>14.</w:t>
      </w:r>
      <w:r>
        <w:rPr>
          <w:rFonts w:hint="eastAsia"/>
          <w:lang w:eastAsia="zh-CN"/>
        </w:rPr>
        <w:t>1</w:t>
      </w:r>
      <w:r>
        <w:t>.</w:t>
      </w:r>
      <w:r>
        <w:rPr>
          <w:rFonts w:hint="eastAsia"/>
          <w:lang w:eastAsia="zh-CN"/>
        </w:rPr>
        <w:t>2</w:t>
      </w:r>
      <w:r>
        <w:t xml:space="preserve"> </w:t>
      </w:r>
      <w:r>
        <w:rPr>
          <w:rFonts w:hint="eastAsia"/>
          <w:lang w:eastAsia="zh-CN"/>
        </w:rPr>
        <w:t>Energy</w:t>
      </w:r>
      <w:bookmarkEnd w:id="125"/>
    </w:p>
    <w:p w:rsidRPr="00486FA4" w:rsidR="00486FA4" w:rsidP="00440060" w:rsidRDefault="00486FA4" w14:paraId="2A4D3F59" w14:textId="0818B25B">
      <w:pPr>
        <w:pStyle w:val="a8"/>
        <w:rPr>
          <w:lang w:eastAsia="zh-CN"/>
        </w:rPr>
      </w:pPr>
      <w:r>
        <w:rPr>
          <w:lang w:eastAsia="zh-CN"/>
        </w:rPr>
        <w:t xml:space="preserve">Acuview2 </w:t>
      </w:r>
      <w:r>
        <w:rPr>
          <w:lang w:eastAsia="zh-CN"/>
        </w:rPr>
        <w:t>电能页按生效接线方式分三套显示模板。</w:t>
      </w:r>
    </w:p>
    <w:p w:rsidR="00AF02A9" w:rsidP="00C50A0D" w:rsidRDefault="00C45C06" w14:paraId="476DE5B6" w14:textId="5D1EA111">
      <w:pPr>
        <w:pStyle w:val="a0"/>
        <w:numPr>
          <w:ilvl w:val="0"/>
          <w:numId w:val="32"/>
        </w:numPr>
        <w:rPr>
          <w:lang w:eastAsia="zh-CN"/>
        </w:rPr>
      </w:pPr>
      <w:r>
        <w:rPr>
          <w:lang w:eastAsia="zh-CN"/>
        </w:rPr>
        <w:t>1 Element 2 Wire</w:t>
      </w:r>
    </w:p>
    <w:p w:rsidRPr="0050791C" w:rsidR="00B00B16" w:rsidP="00C50A0D" w:rsidRDefault="00B00B16" w14:paraId="2609AD6E" w14:textId="69C9042C">
      <w:pPr>
        <w:pStyle w:val="a0"/>
        <w:rPr>
          <w:lang w:eastAsia="zh-CN"/>
        </w:rPr>
      </w:pPr>
      <w:r>
        <w:rPr>
          <w:noProof/>
        </w:rPr>
        <w:drawing>
          <wp:inline distT="0" distB="0" distL="0" distR="0" wp14:anchorId="237B24DB" wp14:editId="24F77116">
            <wp:extent cx="5486400" cy="3291205"/>
            <wp:effectExtent l="0" t="0" r="0" b="0"/>
            <wp:docPr id="20246977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86400" cy="3291205"/>
                    </a:xfrm>
                    <a:prstGeom prst="rect">
                      <a:avLst/>
                    </a:prstGeom>
                    <a:noFill/>
                    <a:ln>
                      <a:noFill/>
                    </a:ln>
                  </pic:spPr>
                </pic:pic>
              </a:graphicData>
            </a:graphic>
          </wp:inline>
        </w:drawing>
      </w:r>
    </w:p>
    <w:p w:rsidR="00AF02A9" w:rsidP="00EB3B3F" w:rsidRDefault="00C45C06" w14:paraId="285DF718" w14:textId="07D50602">
      <w:pPr>
        <w:pStyle w:val="a0"/>
        <w:numPr>
          <w:ilvl w:val="0"/>
          <w:numId w:val="32"/>
        </w:numPr>
        <w:rPr>
          <w:lang w:eastAsia="zh-CN"/>
        </w:rPr>
      </w:pPr>
      <w:r>
        <w:rPr>
          <w:lang w:eastAsia="zh-CN"/>
        </w:rPr>
        <w:t>2 Element 3 Wire 1 Phase</w:t>
      </w:r>
    </w:p>
    <w:p w:rsidR="00B00B16" w:rsidP="00EB3B3F" w:rsidRDefault="00B00B16" w14:paraId="14DA9DCA" w14:textId="0B9D80D4">
      <w:pPr>
        <w:pStyle w:val="a0"/>
        <w:rPr>
          <w:lang w:eastAsia="zh-CN"/>
        </w:rPr>
      </w:pPr>
      <w:r>
        <w:rPr>
          <w:noProof/>
        </w:rPr>
        <w:drawing>
          <wp:inline distT="0" distB="0" distL="0" distR="0" wp14:anchorId="0F25FD8F" wp14:editId="0A6021A5">
            <wp:extent cx="5486400" cy="3291205"/>
            <wp:effectExtent l="0" t="0" r="0" b="0"/>
            <wp:docPr id="13250310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86400" cy="3291205"/>
                    </a:xfrm>
                    <a:prstGeom prst="rect">
                      <a:avLst/>
                    </a:prstGeom>
                    <a:noFill/>
                    <a:ln>
                      <a:noFill/>
                    </a:ln>
                  </pic:spPr>
                </pic:pic>
              </a:graphicData>
            </a:graphic>
          </wp:inline>
        </w:drawing>
      </w:r>
    </w:p>
    <w:p w:rsidR="00025FED" w:rsidP="00AE6F6E" w:rsidRDefault="00C45C06" w14:paraId="43B9D2C2" w14:textId="42E23E9E">
      <w:pPr>
        <w:pStyle w:val="a0"/>
        <w:numPr>
          <w:ilvl w:val="0"/>
          <w:numId w:val="32"/>
        </w:numPr>
        <w:rPr>
          <w:lang w:eastAsia="zh-CN"/>
        </w:rPr>
      </w:pPr>
      <w:r>
        <w:rPr>
          <w:lang w:eastAsia="zh-CN"/>
        </w:rPr>
        <w:t>3 Element 4 Wire Y</w:t>
      </w:r>
    </w:p>
    <w:p w:rsidRPr="00025FED" w:rsidR="00B00B16" w:rsidP="00AE6F6E" w:rsidRDefault="00B00B16" w14:paraId="423295ED" w14:textId="2F588855">
      <w:pPr>
        <w:pStyle w:val="a0"/>
        <w:rPr>
          <w:lang w:eastAsia="zh-CN"/>
        </w:rPr>
      </w:pPr>
      <w:r>
        <w:rPr>
          <w:noProof/>
        </w:rPr>
        <w:drawing>
          <wp:inline distT="0" distB="0" distL="0" distR="0" wp14:anchorId="0BD75A9F" wp14:editId="344D0907">
            <wp:extent cx="5486400" cy="3336290"/>
            <wp:effectExtent l="0" t="0" r="0" b="0"/>
            <wp:docPr id="214455395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86400" cy="3336290"/>
                    </a:xfrm>
                    <a:prstGeom prst="rect">
                      <a:avLst/>
                    </a:prstGeom>
                    <a:noFill/>
                    <a:ln>
                      <a:noFill/>
                    </a:ln>
                  </pic:spPr>
                </pic:pic>
              </a:graphicData>
            </a:graphic>
          </wp:inline>
        </w:drawing>
      </w:r>
    </w:p>
    <w:p w:rsidR="00456D59" w:rsidP="00EB3B3F" w:rsidRDefault="00456D59" w14:paraId="1A1A0003" w14:textId="56CF9A76">
      <w:pPr>
        <w:pStyle w:val="3"/>
        <w:rPr>
          <w:lang w:eastAsia="zh-CN"/>
        </w:rPr>
      </w:pPr>
      <w:bookmarkStart w:name="_Toc233817259" w:id="126"/>
      <w:r>
        <w:t>14.</w:t>
      </w:r>
      <w:r>
        <w:rPr>
          <w:rFonts w:hint="eastAsia"/>
          <w:lang w:eastAsia="zh-CN"/>
        </w:rPr>
        <w:t>1</w:t>
      </w:r>
      <w:r>
        <w:t xml:space="preserve">.3 </w:t>
      </w:r>
      <w:r>
        <w:rPr>
          <w:rFonts w:hint="eastAsia"/>
          <w:lang w:eastAsia="zh-CN"/>
        </w:rPr>
        <w:t>Wiring Check</w:t>
      </w:r>
      <w:bookmarkEnd w:id="126"/>
    </w:p>
    <w:tbl>
      <w:tblPr>
        <w:tblStyle w:val="Table"/>
        <w:tblW w:w="0" w:type="auto"/>
        <w:tblLook w:val="0020" w:firstRow="1" w:lastRow="0" w:firstColumn="0" w:lastColumn="0" w:noHBand="0" w:noVBand="0"/>
      </w:tblPr>
      <w:tblGrid>
        <w:gridCol w:w="1656"/>
        <w:gridCol w:w="1400"/>
        <w:gridCol w:w="696"/>
        <w:gridCol w:w="936"/>
      </w:tblGrid>
      <w:tr w:rsidR="00456D59" w:rsidTr="005A59C8" w14:paraId="68D82255"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456D59" w:rsidP="005A59C8" w:rsidRDefault="00456D59" w14:paraId="1FCA2F73" w14:textId="77777777">
            <w:pPr>
              <w:pStyle w:val="Compact"/>
            </w:pPr>
            <w:r>
              <w:t>配置项</w:t>
            </w:r>
          </w:p>
        </w:tc>
        <w:tc>
          <w:tcPr>
            <w:tcW w:w="0" w:type="auto"/>
          </w:tcPr>
          <w:p w:rsidR="00456D59" w:rsidP="005A59C8" w:rsidRDefault="00456D59" w14:paraId="2A8B0973" w14:textId="77777777">
            <w:pPr>
              <w:pStyle w:val="Compact"/>
            </w:pPr>
            <w:r>
              <w:t>取值</w:t>
            </w:r>
          </w:p>
        </w:tc>
        <w:tc>
          <w:tcPr>
            <w:tcW w:w="0" w:type="auto"/>
          </w:tcPr>
          <w:p w:rsidR="00456D59" w:rsidP="005A59C8" w:rsidRDefault="00456D59" w14:paraId="32F63CDF" w14:textId="77777777">
            <w:pPr>
              <w:pStyle w:val="Compact"/>
            </w:pPr>
            <w:r>
              <w:t>默认</w:t>
            </w:r>
          </w:p>
        </w:tc>
        <w:tc>
          <w:tcPr>
            <w:tcW w:w="0" w:type="auto"/>
          </w:tcPr>
          <w:p w:rsidR="00456D59" w:rsidP="005A59C8" w:rsidRDefault="00456D59" w14:paraId="2B8A046A" w14:textId="77777777">
            <w:pPr>
              <w:pStyle w:val="Compact"/>
            </w:pPr>
            <w:r>
              <w:t>说明</w:t>
            </w:r>
          </w:p>
        </w:tc>
      </w:tr>
      <w:tr w:rsidR="00456D59" w:rsidTr="005A59C8" w14:paraId="43CD33E5" w14:textId="77777777">
        <w:tc>
          <w:tcPr>
            <w:tcW w:w="0" w:type="auto"/>
          </w:tcPr>
          <w:p w:rsidR="00456D59" w:rsidP="005A59C8" w:rsidRDefault="00456D59" w14:paraId="46AA1030" w14:textId="77777777">
            <w:pPr>
              <w:pStyle w:val="Compact"/>
            </w:pPr>
            <w:r>
              <w:t>接线检查开关</w:t>
            </w:r>
          </w:p>
        </w:tc>
        <w:tc>
          <w:tcPr>
            <w:tcW w:w="0" w:type="auto"/>
          </w:tcPr>
          <w:p w:rsidR="00456D59" w:rsidP="005A59C8" w:rsidRDefault="00456D59" w14:paraId="053BDE34" w14:textId="77777777">
            <w:pPr>
              <w:pStyle w:val="Compact"/>
            </w:pPr>
            <w:r>
              <w:t>启用</w:t>
            </w:r>
            <w:r>
              <w:t xml:space="preserve"> / </w:t>
            </w:r>
            <w:r>
              <w:t>关闭</w:t>
            </w:r>
          </w:p>
        </w:tc>
        <w:tc>
          <w:tcPr>
            <w:tcW w:w="0" w:type="auto"/>
          </w:tcPr>
          <w:p w:rsidR="00456D59" w:rsidP="005A59C8" w:rsidRDefault="00456D59" w14:paraId="64C81F6B" w14:textId="77777777">
            <w:pPr>
              <w:pStyle w:val="Compact"/>
            </w:pPr>
            <w:r>
              <w:t>启用</w:t>
            </w:r>
          </w:p>
        </w:tc>
        <w:tc>
          <w:tcPr>
            <w:tcW w:w="0" w:type="auto"/>
          </w:tcPr>
          <w:p w:rsidR="00456D59" w:rsidP="005A59C8" w:rsidRDefault="00456D59" w14:paraId="6C6A445A" w14:textId="77777777">
            <w:pPr>
              <w:pStyle w:val="Compact"/>
            </w:pPr>
            <w:r>
              <w:t>可配置</w:t>
            </w:r>
          </w:p>
        </w:tc>
      </w:tr>
    </w:tbl>
    <w:p w:rsidR="00410AE9" w:rsidP="00DF5636" w:rsidRDefault="00410AE9" w14:paraId="68D5EDE4" w14:textId="001B1A9C">
      <w:pPr>
        <w:pStyle w:val="a0"/>
        <w:rPr>
          <w:lang w:eastAsia="zh-CN"/>
        </w:rPr>
      </w:pPr>
      <w:r>
        <w:rPr>
          <w:rFonts w:hint="eastAsia"/>
          <w:lang w:eastAsia="zh-CN"/>
        </w:rPr>
        <w:t>接线检查状态显示（只读）：未开始、检查中、检查完成</w:t>
      </w:r>
    </w:p>
    <w:p w:rsidR="00DF5636" w:rsidP="00DF5636" w:rsidRDefault="00456D59" w14:paraId="0B16E2E8" w14:textId="22994F18">
      <w:pPr>
        <w:pStyle w:val="a0"/>
        <w:rPr>
          <w:lang w:eastAsia="zh-CN"/>
        </w:rPr>
      </w:pPr>
      <w:r>
        <w:rPr>
          <w:lang w:eastAsia="zh-CN"/>
        </w:rPr>
        <w:t>接线检查结果显示（只读）：</w:t>
      </w:r>
      <w:r>
        <w:rPr>
          <w:rFonts w:hint="eastAsia"/>
          <w:lang w:eastAsia="zh-CN"/>
        </w:rPr>
        <w:t>三相电压、三相电压相位角、三相电流、三相电流相位角、</w:t>
      </w:r>
      <w:r>
        <w:rPr>
          <w:lang w:eastAsia="zh-CN"/>
        </w:rPr>
        <w:t>各通道错误类型（</w:t>
      </w:r>
      <w:r>
        <w:rPr>
          <w:rFonts w:hint="eastAsia"/>
          <w:lang w:eastAsia="zh-CN"/>
        </w:rPr>
        <w:t>电压、电流接线缺失</w:t>
      </w:r>
      <w:r>
        <w:rPr>
          <w:rFonts w:hint="eastAsia"/>
          <w:lang w:eastAsia="zh-CN"/>
        </w:rPr>
        <w:t>/</w:t>
      </w:r>
      <w:r>
        <w:rPr>
          <w:rFonts w:hint="eastAsia"/>
          <w:lang w:eastAsia="zh-CN"/>
        </w:rPr>
        <w:t>电压、</w:t>
      </w:r>
      <w:r>
        <w:rPr>
          <w:lang w:eastAsia="zh-CN"/>
        </w:rPr>
        <w:t>电流反接</w:t>
      </w:r>
      <w:r>
        <w:rPr>
          <w:lang w:eastAsia="zh-CN"/>
        </w:rPr>
        <w:t xml:space="preserve"> / </w:t>
      </w:r>
      <w:r>
        <w:rPr>
          <w:lang w:eastAsia="zh-CN"/>
        </w:rPr>
        <w:t>电压</w:t>
      </w:r>
      <w:r>
        <w:rPr>
          <w:rFonts w:hint="eastAsia"/>
          <w:lang w:eastAsia="zh-CN"/>
        </w:rPr>
        <w:t>、</w:t>
      </w:r>
      <w:r>
        <w:rPr>
          <w:lang w:eastAsia="zh-CN"/>
        </w:rPr>
        <w:t>电流相位</w:t>
      </w:r>
      <w:r>
        <w:rPr>
          <w:rFonts w:hint="eastAsia"/>
          <w:lang w:eastAsia="zh-CN"/>
        </w:rPr>
        <w:t>异常</w:t>
      </w:r>
      <w:r>
        <w:rPr>
          <w:lang w:eastAsia="zh-CN"/>
        </w:rPr>
        <w:t>）。检测到异常时</w:t>
      </w:r>
      <w:r>
        <w:rPr>
          <w:lang w:eastAsia="zh-CN"/>
        </w:rPr>
        <w:t xml:space="preserve"> Acuview2 </w:t>
      </w:r>
      <w:r>
        <w:rPr>
          <w:lang w:eastAsia="zh-CN"/>
        </w:rPr>
        <w:t>应同步反映状态</w:t>
      </w:r>
      <w:r>
        <w:rPr>
          <w:lang w:eastAsia="zh-CN"/>
        </w:rPr>
        <w:t xml:space="preserve"> LED </w:t>
      </w:r>
      <w:r>
        <w:rPr>
          <w:lang w:eastAsia="zh-CN"/>
        </w:rPr>
        <w:t>红闪对应的告警状态。</w:t>
      </w:r>
    </w:p>
    <w:p w:rsidR="00681D62" w:rsidP="5470B074" w:rsidRDefault="00FD14F9" w14:paraId="7A1663AA" w14:textId="26027229">
      <w:pPr>
        <w:pStyle w:val="a0"/>
        <w:rPr>
          <w:lang w:val="en-US" w:eastAsia="zh-CN"/>
        </w:rPr>
      </w:pPr>
      <w:r w:rsidRPr="76280A86" w:rsidR="00FD14F9">
        <w:rPr>
          <w:lang w:val="en-US" w:eastAsia="zh-CN"/>
        </w:rPr>
        <w:t>若接线检查完成，则显示检查结果；若接线检查未完成或未开始，则显示“</w:t>
      </w:r>
      <w:r w:rsidRPr="76280A86" w:rsidR="00FD14F9">
        <w:rPr>
          <w:lang w:val="en-US" w:eastAsia="zh-CN"/>
        </w:rPr>
        <w:t>-</w:t>
      </w:r>
      <w:r w:rsidRPr="76280A86" w:rsidR="00FD14F9">
        <w:rPr>
          <w:lang w:val="en-US" w:eastAsia="zh-CN"/>
        </w:rPr>
        <w:t>”。</w:t>
      </w:r>
    </w:p>
    <w:p w:rsidRPr="00B42ACF" w:rsidR="00B42ACF" w:rsidP="00B42ACF" w:rsidRDefault="00B42ACF" w14:paraId="1B54BE8E" w14:textId="0B51067C">
      <w:pPr>
        <w:pStyle w:val="a0"/>
        <w:rPr>
          <w:lang w:eastAsia="zh-CN"/>
        </w:rPr>
      </w:pPr>
      <w:r w:rsidRPr="00B42ACF">
        <w:rPr>
          <w:lang w:eastAsia="zh-CN"/>
        </w:rPr>
        <w:drawing>
          <wp:inline distT="0" distB="0" distL="0" distR="0" wp14:anchorId="75C82C34" wp14:editId="46E24F08">
            <wp:extent cx="5486400" cy="3001645"/>
            <wp:effectExtent l="0" t="0" r="0" b="0"/>
            <wp:docPr id="18755207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86400" cy="3001645"/>
                    </a:xfrm>
                    <a:prstGeom prst="rect">
                      <a:avLst/>
                    </a:prstGeom>
                    <a:noFill/>
                    <a:ln>
                      <a:noFill/>
                    </a:ln>
                  </pic:spPr>
                </pic:pic>
              </a:graphicData>
            </a:graphic>
          </wp:inline>
        </w:drawing>
      </w:r>
    </w:p>
    <w:p w:rsidR="00B42ACF" w:rsidP="003B2AA6" w:rsidRDefault="00B42ACF" w14:paraId="142A874E" w14:textId="77777777">
      <w:pPr>
        <w:pStyle w:val="a0"/>
        <w:rPr>
          <w:rFonts w:hint="eastAsia"/>
          <w:lang w:eastAsia="zh-CN"/>
        </w:rPr>
      </w:pPr>
    </w:p>
    <w:p w:rsidR="00361A02" w:rsidP="00361A02" w:rsidRDefault="00361A02" w14:paraId="25FB4ADA" w14:textId="26961FE3">
      <w:pPr>
        <w:pStyle w:val="3"/>
        <w:rPr>
          <w:lang w:eastAsia="zh-CN"/>
        </w:rPr>
      </w:pPr>
      <w:bookmarkStart w:name="_Toc233817260" w:id="127"/>
      <w:bookmarkStart w:name="Xe1c4903db76c68b62f04478e6a2d0da0acbf7cc" w:id="128"/>
      <w:r>
        <w:rPr>
          <w:lang w:eastAsia="zh-CN"/>
        </w:rPr>
        <w:t>14.</w:t>
      </w:r>
      <w:r>
        <w:rPr>
          <w:rFonts w:hint="eastAsia"/>
          <w:lang w:eastAsia="zh-CN"/>
        </w:rPr>
        <w:t>1</w:t>
      </w:r>
      <w:r>
        <w:rPr>
          <w:lang w:eastAsia="zh-CN"/>
        </w:rPr>
        <w:t>.</w:t>
      </w:r>
      <w:r>
        <w:rPr>
          <w:rFonts w:hint="eastAsia"/>
          <w:lang w:eastAsia="zh-CN"/>
        </w:rPr>
        <w:t>4</w:t>
      </w:r>
      <w:r>
        <w:rPr>
          <w:lang w:eastAsia="zh-CN"/>
        </w:rPr>
        <w:t xml:space="preserve"> </w:t>
      </w:r>
      <w:r>
        <w:rPr>
          <w:rFonts w:hint="eastAsia"/>
          <w:lang w:eastAsia="zh-CN"/>
        </w:rPr>
        <w:t>System Status</w:t>
      </w:r>
      <w:bookmarkEnd w:id="127"/>
    </w:p>
    <w:p w:rsidR="00361A02" w:rsidP="00361A02" w:rsidRDefault="00361A02" w14:paraId="34735966" w14:textId="77777777">
      <w:pPr>
        <w:pStyle w:val="FirstParagraph"/>
      </w:pPr>
      <w:r>
        <w:t>下列功能经标准</w:t>
      </w:r>
      <w:r>
        <w:t xml:space="preserve"> Modbus </w:t>
      </w:r>
      <w:r>
        <w:t>由</w:t>
      </w:r>
      <w:r>
        <w:t xml:space="preserve"> Acuview2 </w:t>
      </w:r>
      <w:r>
        <w:t>触发：</w:t>
      </w:r>
    </w:p>
    <w:p w:rsidR="00361A02" w:rsidP="00361A02" w:rsidRDefault="00361A02" w14:paraId="48396D7A" w14:textId="77777777">
      <w:pPr>
        <w:pStyle w:val="Compact"/>
        <w:numPr>
          <w:ilvl w:val="0"/>
          <w:numId w:val="30"/>
        </w:numPr>
        <w:rPr>
          <w:lang w:eastAsia="zh-CN"/>
        </w:rPr>
      </w:pPr>
      <w:r>
        <w:rPr>
          <w:b/>
          <w:bCs/>
          <w:lang w:eastAsia="zh-CN"/>
        </w:rPr>
        <w:t>时间</w:t>
      </w:r>
      <w:r>
        <w:rPr>
          <w:b/>
          <w:bCs/>
          <w:lang w:eastAsia="zh-CN"/>
        </w:rPr>
        <w:t>/</w:t>
      </w:r>
      <w:r>
        <w:rPr>
          <w:b/>
          <w:bCs/>
          <w:lang w:eastAsia="zh-CN"/>
        </w:rPr>
        <w:t>日期配置：</w:t>
      </w:r>
      <w:r>
        <w:rPr>
          <w:lang w:eastAsia="zh-CN"/>
        </w:rPr>
        <w:t xml:space="preserve"> </w:t>
      </w:r>
      <w:r>
        <w:rPr>
          <w:lang w:eastAsia="zh-CN"/>
        </w:rPr>
        <w:t>允许（</w:t>
      </w:r>
      <w:r>
        <w:rPr>
          <w:lang w:eastAsia="zh-CN"/>
        </w:rPr>
        <w:t xml:space="preserve">PRS §10.2 </w:t>
      </w:r>
      <w:r>
        <w:rPr>
          <w:lang w:eastAsia="zh-CN"/>
        </w:rPr>
        <w:t>已确认纳入</w:t>
      </w:r>
      <w:r>
        <w:rPr>
          <w:lang w:eastAsia="zh-CN"/>
        </w:rPr>
        <w:t xml:space="preserve"> Acuview2</w:t>
      </w:r>
      <w:r>
        <w:rPr>
          <w:lang w:eastAsia="zh-CN"/>
        </w:rPr>
        <w:t>）。</w:t>
      </w:r>
    </w:p>
    <w:p w:rsidR="00361A02" w:rsidP="00361A02" w:rsidRDefault="00361A02" w14:paraId="5E29CFD7" w14:textId="77777777">
      <w:pPr>
        <w:pStyle w:val="Compact"/>
        <w:numPr>
          <w:ilvl w:val="0"/>
          <w:numId w:val="30"/>
        </w:numPr>
        <w:rPr>
          <w:lang w:eastAsia="zh-CN"/>
        </w:rPr>
      </w:pPr>
      <w:r>
        <w:rPr>
          <w:b/>
          <w:bCs/>
          <w:lang w:eastAsia="zh-CN"/>
        </w:rPr>
        <w:t>重启</w:t>
      </w:r>
      <w:r>
        <w:rPr>
          <w:b/>
          <w:bCs/>
          <w:lang w:eastAsia="zh-CN"/>
        </w:rPr>
        <w:t xml:space="preserve"> (reboot)</w:t>
      </w:r>
      <w:r>
        <w:rPr>
          <w:b/>
          <w:bCs/>
          <w:lang w:eastAsia="zh-CN"/>
        </w:rPr>
        <w:t>：</w:t>
      </w:r>
      <w:r>
        <w:rPr>
          <w:lang w:eastAsia="zh-CN"/>
        </w:rPr>
        <w:t xml:space="preserve"> </w:t>
      </w:r>
      <w:r>
        <w:rPr>
          <w:lang w:eastAsia="zh-CN"/>
        </w:rPr>
        <w:t>支持。</w:t>
      </w:r>
    </w:p>
    <w:p w:rsidR="00361A02" w:rsidP="00361A02" w:rsidRDefault="00361A02" w14:paraId="051741E0" w14:textId="3192BD41">
      <w:pPr>
        <w:pStyle w:val="Compact"/>
        <w:numPr>
          <w:ilvl w:val="0"/>
          <w:numId w:val="30"/>
        </w:numPr>
      </w:pPr>
      <w:r>
        <w:rPr>
          <w:b/>
          <w:bCs/>
        </w:rPr>
        <w:t>恢复出厂</w:t>
      </w:r>
      <w:r>
        <w:rPr>
          <w:b/>
          <w:bCs/>
        </w:rPr>
        <w:t xml:space="preserve"> (factory reset)</w:t>
      </w:r>
      <w:r>
        <w:rPr>
          <w:b/>
          <w:bCs/>
        </w:rPr>
        <w:t>、能量清零</w:t>
      </w:r>
      <w:r>
        <w:rPr>
          <w:b/>
          <w:bCs/>
        </w:rPr>
        <w:t xml:space="preserve"> (clear energy)</w:t>
      </w:r>
      <w:r>
        <w:rPr>
          <w:b/>
          <w:bCs/>
        </w:rPr>
        <w:t>：</w:t>
      </w:r>
      <w:r>
        <w:t xml:space="preserve"> </w:t>
      </w:r>
      <w:r>
        <w:rPr>
          <w:b/>
          <w:bCs/>
        </w:rPr>
        <w:t>支持；</w:t>
      </w:r>
      <w:r>
        <w:t xml:space="preserve">Dip Switch </w:t>
      </w:r>
      <w:r>
        <w:t>锁定后不支持，</w:t>
      </w:r>
      <w:r>
        <w:t xml:space="preserve">Acuview2 </w:t>
      </w:r>
      <w:r>
        <w:t>应禁用这两项操作。</w:t>
      </w:r>
    </w:p>
    <w:p w:rsidR="00361A02" w:rsidP="003B2AA6" w:rsidRDefault="00361A02" w14:paraId="7C0203AC" w14:textId="633C34C6">
      <w:pPr>
        <w:pStyle w:val="Compact"/>
        <w:numPr>
          <w:ilvl w:val="0"/>
          <w:numId w:val="30"/>
        </w:numPr>
        <w:rPr>
          <w:lang w:eastAsia="zh-CN"/>
        </w:rPr>
      </w:pPr>
      <w:r>
        <w:rPr>
          <w:b/>
          <w:bCs/>
          <w:lang w:eastAsia="zh-CN"/>
        </w:rPr>
        <w:t>运行时间重置：</w:t>
      </w:r>
      <w:r>
        <w:rPr>
          <w:lang w:eastAsia="zh-CN"/>
        </w:rPr>
        <w:t xml:space="preserve"> </w:t>
      </w:r>
      <w:r>
        <w:rPr>
          <w:lang w:eastAsia="zh-CN"/>
        </w:rPr>
        <w:t>允许。</w:t>
      </w:r>
      <w:bookmarkEnd w:id="128"/>
    </w:p>
    <w:p w:rsidRPr="002A5A70" w:rsidR="002A5A70" w:rsidP="002A5A70" w:rsidRDefault="002A5A70" w14:paraId="492F28B6" w14:textId="77D6F048">
      <w:pPr>
        <w:pStyle w:val="a0"/>
        <w:rPr>
          <w:lang w:eastAsia="zh-CN"/>
        </w:rPr>
      </w:pPr>
      <w:r>
        <w:rPr>
          <w:noProof/>
          <w:lang w:eastAsia="zh-CN"/>
        </w:rPr>
        <w:drawing>
          <wp:inline distT="0" distB="0" distL="0" distR="0" wp14:anchorId="41D5FBF1" wp14:editId="30A837CD">
            <wp:extent cx="5486400" cy="2728595"/>
            <wp:effectExtent l="0" t="0" r="0" b="0"/>
            <wp:docPr id="8831592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86400" cy="2728595"/>
                    </a:xfrm>
                    <a:prstGeom prst="rect">
                      <a:avLst/>
                    </a:prstGeom>
                    <a:noFill/>
                    <a:ln>
                      <a:noFill/>
                    </a:ln>
                  </pic:spPr>
                </pic:pic>
              </a:graphicData>
            </a:graphic>
          </wp:inline>
        </w:drawing>
      </w:r>
    </w:p>
    <w:p w:rsidRPr="003B2AA6" w:rsidR="002A5A70" w:rsidP="003B2AA6" w:rsidRDefault="002A5A70" w14:paraId="21C374C4" w14:textId="77777777">
      <w:pPr>
        <w:pStyle w:val="a0"/>
        <w:rPr>
          <w:lang w:eastAsia="zh-CN"/>
        </w:rPr>
      </w:pPr>
    </w:p>
    <w:p w:rsidR="00E0394C" w:rsidRDefault="00000000" w14:paraId="3494C4A2" w14:textId="0D6337F4">
      <w:pPr>
        <w:pStyle w:val="2"/>
        <w:rPr>
          <w:lang w:eastAsia="zh-CN"/>
        </w:rPr>
      </w:pPr>
      <w:bookmarkStart w:name="_Toc233817261" w:id="129"/>
      <w:bookmarkStart w:name="X456c1ff6bf0f39670084cbc03487393bc50c22c" w:id="130"/>
      <w:bookmarkEnd w:id="123"/>
      <w:r>
        <w:rPr>
          <w:lang w:eastAsia="zh-CN"/>
        </w:rPr>
        <w:t xml:space="preserve">14.2 </w:t>
      </w:r>
      <w:r>
        <w:rPr>
          <w:rFonts w:hint="eastAsia"/>
          <w:lang w:eastAsia="zh-CN"/>
        </w:rPr>
        <w:t>Setting</w:t>
      </w:r>
      <w:bookmarkEnd w:id="129"/>
    </w:p>
    <w:p w:rsidR="00E0394C" w:rsidRDefault="00000000" w14:paraId="4A485AD6" w14:textId="1F384496">
      <w:pPr>
        <w:pStyle w:val="a8"/>
        <w:rPr>
          <w:lang w:eastAsia="zh-CN"/>
        </w:rPr>
      </w:pPr>
      <w:r>
        <w:rPr>
          <w:lang w:eastAsia="zh-CN"/>
        </w:rPr>
        <w:t>通用规则：所有配置经</w:t>
      </w:r>
      <w:r>
        <w:rPr>
          <w:lang w:eastAsia="zh-CN"/>
        </w:rPr>
        <w:t xml:space="preserve"> Modbus </w:t>
      </w:r>
      <w:r>
        <w:rPr>
          <w:lang w:eastAsia="zh-CN"/>
        </w:rPr>
        <w:t>功能码</w:t>
      </w:r>
      <w:r>
        <w:rPr>
          <w:lang w:eastAsia="zh-CN"/>
        </w:rPr>
        <w:t xml:space="preserve"> 06/16 </w:t>
      </w:r>
      <w:r>
        <w:rPr>
          <w:lang w:eastAsia="zh-CN"/>
        </w:rPr>
        <w:t>下发；下发前</w:t>
      </w:r>
      <w:r>
        <w:rPr>
          <w:lang w:eastAsia="zh-CN"/>
        </w:rPr>
        <w:t xml:space="preserve"> Acuview2 </w:t>
      </w:r>
      <w:r>
        <w:rPr>
          <w:lang w:eastAsia="zh-CN"/>
        </w:rPr>
        <w:t>须按下列取值范围</w:t>
      </w:r>
      <w:r>
        <w:rPr>
          <w:lang w:eastAsia="zh-CN"/>
        </w:rPr>
        <w:t>/</w:t>
      </w:r>
      <w:r>
        <w:rPr>
          <w:lang w:eastAsia="zh-CN"/>
        </w:rPr>
        <w:t>枚举做本地校验，越界即拒绝。</w:t>
      </w:r>
    </w:p>
    <w:p w:rsidR="00E0394C" w:rsidRDefault="00000000" w14:paraId="54D1915E" w14:textId="60CF02FA">
      <w:pPr>
        <w:pStyle w:val="3"/>
        <w:rPr>
          <w:lang w:eastAsia="zh-CN"/>
        </w:rPr>
      </w:pPr>
      <w:bookmarkStart w:name="_Toc233817262" w:id="131"/>
      <w:bookmarkStart w:name="X7e6ded5996e8bd900a4ecf83b9752e90ec15f9e" w:id="132"/>
      <w:r>
        <w:t xml:space="preserve">14.2.1 </w:t>
      </w:r>
      <w:r>
        <w:rPr>
          <w:rFonts w:hint="eastAsia"/>
          <w:lang w:eastAsia="zh-CN"/>
        </w:rPr>
        <w:t>General</w:t>
      </w:r>
      <w:bookmarkEnd w:id="131"/>
    </w:p>
    <w:tbl>
      <w:tblPr>
        <w:tblStyle w:val="Table"/>
        <w:tblW w:w="0" w:type="auto"/>
        <w:tblLook w:val="0020" w:firstRow="1" w:lastRow="0" w:firstColumn="0" w:lastColumn="0" w:noHBand="0" w:noVBand="0"/>
      </w:tblPr>
      <w:tblGrid>
        <w:gridCol w:w="3653"/>
        <w:gridCol w:w="2409"/>
        <w:gridCol w:w="1566"/>
        <w:gridCol w:w="1228"/>
      </w:tblGrid>
      <w:tr w:rsidR="00E0394C" w:rsidTr="00E0394C" w14:paraId="2A508A12"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E0394C" w:rsidRDefault="00000000" w14:paraId="06C2A3E2" w14:textId="77777777">
            <w:pPr>
              <w:pStyle w:val="Compact"/>
            </w:pPr>
            <w:r>
              <w:t>配置项</w:t>
            </w:r>
          </w:p>
        </w:tc>
        <w:tc>
          <w:tcPr>
            <w:tcW w:w="0" w:type="auto"/>
          </w:tcPr>
          <w:p w:rsidR="00E0394C" w:rsidRDefault="00000000" w14:paraId="7415DBAE" w14:textId="77777777">
            <w:pPr>
              <w:pStyle w:val="Compact"/>
            </w:pPr>
            <w:r>
              <w:t>取值</w:t>
            </w:r>
            <w:r>
              <w:t xml:space="preserve"> / </w:t>
            </w:r>
            <w:r>
              <w:t>范围</w:t>
            </w:r>
          </w:p>
        </w:tc>
        <w:tc>
          <w:tcPr>
            <w:tcW w:w="0" w:type="auto"/>
          </w:tcPr>
          <w:p w:rsidR="00E0394C" w:rsidRDefault="00000000" w14:paraId="0599A677" w14:textId="77777777">
            <w:pPr>
              <w:pStyle w:val="Compact"/>
            </w:pPr>
            <w:r>
              <w:t>默认</w:t>
            </w:r>
          </w:p>
        </w:tc>
        <w:tc>
          <w:tcPr>
            <w:tcW w:w="0" w:type="auto"/>
          </w:tcPr>
          <w:p w:rsidR="00E0394C" w:rsidRDefault="00000000" w14:paraId="7293C745" w14:textId="77777777">
            <w:pPr>
              <w:pStyle w:val="Compact"/>
            </w:pPr>
            <w:r>
              <w:t>约束</w:t>
            </w:r>
          </w:p>
        </w:tc>
      </w:tr>
      <w:tr w:rsidR="00E0394C" w:rsidTr="00440060" w14:paraId="1499440A" w14:textId="77777777">
        <w:tc>
          <w:tcPr>
            <w:tcW w:w="3640" w:type="dxa"/>
          </w:tcPr>
          <w:p w:rsidR="00E0394C" w:rsidRDefault="00000000" w14:paraId="6ECD8C82" w14:textId="77777777">
            <w:pPr>
              <w:pStyle w:val="Compact"/>
            </w:pPr>
            <w:r>
              <w:t>功率因数格式约定</w:t>
            </w:r>
          </w:p>
        </w:tc>
        <w:tc>
          <w:tcPr>
            <w:tcW w:w="2404" w:type="dxa"/>
          </w:tcPr>
          <w:p w:rsidR="00E0394C" w:rsidRDefault="00000000" w14:paraId="5E944B5D" w14:textId="77777777">
            <w:pPr>
              <w:pStyle w:val="Compact"/>
            </w:pPr>
            <w:r>
              <w:t>IEC / IEEE</w:t>
            </w:r>
          </w:p>
        </w:tc>
        <w:tc>
          <w:tcPr>
            <w:tcW w:w="1584" w:type="dxa"/>
          </w:tcPr>
          <w:p w:rsidR="00E0394C" w:rsidRDefault="00982CDB" w14:paraId="7A1C1D9A" w14:textId="55923F7D">
            <w:pPr>
              <w:pStyle w:val="Compact"/>
              <w:rPr>
                <w:lang w:eastAsia="zh-CN"/>
              </w:rPr>
            </w:pPr>
            <w:r>
              <w:rPr>
                <w:rFonts w:hint="eastAsia"/>
                <w:lang w:eastAsia="zh-CN"/>
              </w:rPr>
              <w:t>IEC</w:t>
            </w:r>
          </w:p>
        </w:tc>
        <w:tc>
          <w:tcPr>
            <w:tcW w:w="0" w:type="auto"/>
          </w:tcPr>
          <w:p w:rsidR="00E0394C" w:rsidRDefault="00000000" w14:paraId="23A88F96" w14:textId="0CD9493A">
            <w:pPr>
              <w:pStyle w:val="Compact"/>
              <w:rPr>
                <w:lang w:eastAsia="zh-CN"/>
              </w:rPr>
            </w:pPr>
            <w:r>
              <w:rPr>
                <w:lang w:eastAsia="zh-CN"/>
              </w:rPr>
              <w:t>影响</w:t>
            </w:r>
            <w:r>
              <w:rPr>
                <w:lang w:eastAsia="zh-CN"/>
              </w:rPr>
              <w:t xml:space="preserve"> PF </w:t>
            </w:r>
            <w:r>
              <w:rPr>
                <w:lang w:eastAsia="zh-CN"/>
              </w:rPr>
              <w:t>符号与显示口径</w:t>
            </w:r>
            <w:r>
              <w:rPr>
                <w:rFonts w:hint="eastAsia"/>
                <w:lang w:eastAsia="zh-CN"/>
              </w:rPr>
              <w:t>（</w:t>
            </w:r>
            <w:r>
              <w:rPr>
                <w:lang w:eastAsia="zh-CN"/>
              </w:rPr>
              <w:t xml:space="preserve">Dip Switch </w:t>
            </w:r>
            <w:r>
              <w:rPr>
                <w:lang w:eastAsia="zh-CN"/>
              </w:rPr>
              <w:t>锁定后只读</w:t>
            </w:r>
            <w:r>
              <w:rPr>
                <w:rFonts w:hint="eastAsia"/>
                <w:lang w:eastAsia="zh-CN"/>
              </w:rPr>
              <w:t>）</w:t>
            </w:r>
          </w:p>
        </w:tc>
      </w:tr>
      <w:tr w:rsidR="00834880" w:rsidTr="00834880" w14:paraId="5439195D" w14:textId="77777777">
        <w:tc>
          <w:tcPr>
            <w:tcW w:w="0" w:type="auto"/>
          </w:tcPr>
          <w:p w:rsidR="00834880" w:rsidRDefault="004F22CF" w14:paraId="0C09ECA8" w14:textId="386FFA02">
            <w:pPr>
              <w:pStyle w:val="Compact"/>
            </w:pPr>
            <w:r>
              <w:rPr>
                <w:b/>
                <w:lang w:eastAsia="zh-CN"/>
              </w:rPr>
              <w:t>Password</w:t>
            </w:r>
          </w:p>
        </w:tc>
        <w:tc>
          <w:tcPr>
            <w:tcW w:w="0" w:type="auto"/>
          </w:tcPr>
          <w:p w:rsidR="00834880" w:rsidRDefault="004F22CF" w14:paraId="73C8905E" w14:textId="7F3A7675">
            <w:pPr>
              <w:pStyle w:val="Compact"/>
            </w:pPr>
            <w:r>
              <w:rPr>
                <w:lang w:eastAsia="zh-CN"/>
              </w:rPr>
              <w:t>0000-9999</w:t>
            </w:r>
          </w:p>
        </w:tc>
        <w:tc>
          <w:tcPr>
            <w:tcW w:w="0" w:type="auto"/>
          </w:tcPr>
          <w:p w:rsidR="00834880" w:rsidRDefault="004F22CF" w14:paraId="70574DD9" w14:textId="64976D3B">
            <w:pPr>
              <w:pStyle w:val="Compact"/>
            </w:pPr>
            <w:r>
              <w:rPr>
                <w:lang w:eastAsia="zh-CN"/>
              </w:rPr>
              <w:t>0000</w:t>
            </w:r>
          </w:p>
        </w:tc>
        <w:tc>
          <w:tcPr>
            <w:tcW w:w="0" w:type="auto"/>
          </w:tcPr>
          <w:p w:rsidR="00834880" w:rsidRDefault="004F22CF" w14:paraId="605266A8" w14:textId="0BF5994F">
            <w:pPr>
              <w:pStyle w:val="Compact"/>
              <w:rPr>
                <w:lang w:eastAsia="zh-CN"/>
              </w:rPr>
            </w:pPr>
            <w:r>
              <w:rPr>
                <w:lang w:eastAsia="zh-CN"/>
              </w:rPr>
              <w:t>连接上位机后首次修改基础配置信息需输入密码</w:t>
            </w:r>
          </w:p>
        </w:tc>
      </w:tr>
      <w:tr w:rsidR="00834880" w:rsidTr="00834880" w14:paraId="0811B9D8" w14:textId="77777777">
        <w:tc>
          <w:tcPr>
            <w:tcW w:w="0" w:type="auto"/>
          </w:tcPr>
          <w:p w:rsidR="00834880" w:rsidRDefault="004F22CF" w14:paraId="2D8EF8ED" w14:textId="753A68D8">
            <w:pPr>
              <w:pStyle w:val="Compact"/>
            </w:pPr>
            <w:r>
              <w:rPr>
                <w:b/>
                <w:lang w:eastAsia="zh-CN"/>
              </w:rPr>
              <w:t>Nominal Frequency</w:t>
            </w:r>
          </w:p>
        </w:tc>
        <w:tc>
          <w:tcPr>
            <w:tcW w:w="0" w:type="auto"/>
          </w:tcPr>
          <w:p w:rsidR="00834880" w:rsidRDefault="004F22CF" w14:paraId="60F06467" w14:textId="1CCC2269">
            <w:pPr>
              <w:pStyle w:val="Compact"/>
            </w:pPr>
            <w:r>
              <w:rPr>
                <w:lang w:eastAsia="zh-CN"/>
              </w:rPr>
              <w:t>50 / 60 Hz</w:t>
            </w:r>
          </w:p>
        </w:tc>
        <w:tc>
          <w:tcPr>
            <w:tcW w:w="0" w:type="auto"/>
          </w:tcPr>
          <w:p w:rsidR="00834880" w:rsidRDefault="004F22CF" w14:paraId="0148A820" w14:textId="779FF184">
            <w:pPr>
              <w:pStyle w:val="Compact"/>
            </w:pPr>
            <w:r>
              <w:rPr>
                <w:lang w:eastAsia="zh-CN"/>
              </w:rPr>
              <w:t>60 Hz</w:t>
            </w:r>
          </w:p>
        </w:tc>
        <w:tc>
          <w:tcPr>
            <w:tcW w:w="0" w:type="auto"/>
          </w:tcPr>
          <w:p w:rsidR="00834880" w:rsidRDefault="004F22CF" w14:paraId="5B668BE5" w14:textId="1946BA20">
            <w:pPr>
              <w:pStyle w:val="Compact"/>
              <w:rPr>
                <w:lang w:eastAsia="zh-CN"/>
              </w:rPr>
            </w:pPr>
            <w:r>
              <w:rPr>
                <w:lang w:eastAsia="zh-CN"/>
              </w:rPr>
              <w:t>随电网频率选择</w:t>
            </w:r>
            <w:r>
              <w:rPr>
                <w:rFonts w:hint="eastAsia"/>
                <w:lang w:eastAsia="zh-CN"/>
              </w:rPr>
              <w:t>（</w:t>
            </w:r>
            <w:r>
              <w:rPr>
                <w:lang w:eastAsia="zh-CN"/>
              </w:rPr>
              <w:t xml:space="preserve">Dip Switch </w:t>
            </w:r>
            <w:r>
              <w:rPr>
                <w:lang w:eastAsia="zh-CN"/>
              </w:rPr>
              <w:t>锁定后只读</w:t>
            </w:r>
            <w:r>
              <w:rPr>
                <w:rFonts w:hint="eastAsia"/>
                <w:lang w:eastAsia="zh-CN"/>
              </w:rPr>
              <w:t>）</w:t>
            </w:r>
          </w:p>
        </w:tc>
      </w:tr>
      <w:tr w:rsidR="00834880" w:rsidTr="00834880" w14:paraId="0A6E1B34" w14:textId="77777777">
        <w:tc>
          <w:tcPr>
            <w:tcW w:w="0" w:type="auto"/>
          </w:tcPr>
          <w:p w:rsidR="00834880" w:rsidRDefault="004F22CF" w14:paraId="2B1356C2" w14:textId="76D18453">
            <w:pPr>
              <w:pStyle w:val="Compact"/>
            </w:pPr>
            <w:r>
              <w:rPr>
                <w:b/>
                <w:lang w:eastAsia="zh-CN"/>
              </w:rPr>
              <w:t>Phase Order</w:t>
            </w:r>
          </w:p>
        </w:tc>
        <w:tc>
          <w:tcPr>
            <w:tcW w:w="0" w:type="auto"/>
          </w:tcPr>
          <w:p w:rsidR="00834880" w:rsidRDefault="004F22CF" w14:paraId="1FF4084D" w14:textId="51B63ED4">
            <w:pPr>
              <w:pStyle w:val="Compact"/>
            </w:pPr>
            <w:r>
              <w:rPr>
                <w:lang w:eastAsia="zh-CN"/>
              </w:rPr>
              <w:t>ABC / ACB</w:t>
            </w:r>
          </w:p>
        </w:tc>
        <w:tc>
          <w:tcPr>
            <w:tcW w:w="0" w:type="auto"/>
          </w:tcPr>
          <w:p w:rsidR="00834880" w:rsidRDefault="004F22CF" w14:paraId="6FEF31CF" w14:textId="6959BF34">
            <w:pPr>
              <w:pStyle w:val="Compact"/>
            </w:pPr>
            <w:r>
              <w:rPr>
                <w:lang w:eastAsia="zh-CN"/>
              </w:rPr>
              <w:t>ABC</w:t>
            </w:r>
          </w:p>
        </w:tc>
        <w:tc>
          <w:tcPr>
            <w:tcW w:w="0" w:type="auto"/>
          </w:tcPr>
          <w:p w:rsidR="00834880" w:rsidRDefault="004F22CF" w14:paraId="4656C91C" w14:textId="6241E009">
            <w:pPr>
              <w:pStyle w:val="Compact"/>
            </w:pPr>
            <w:r>
              <w:rPr>
                <w:lang w:eastAsia="zh-CN"/>
              </w:rPr>
              <w:t>三相接线方式下生效</w:t>
            </w:r>
            <w:r>
              <w:rPr>
                <w:rFonts w:hint="eastAsia"/>
                <w:lang w:eastAsia="zh-CN"/>
              </w:rPr>
              <w:t>（</w:t>
            </w:r>
            <w:r>
              <w:rPr>
                <w:lang w:eastAsia="zh-CN"/>
              </w:rPr>
              <w:t xml:space="preserve">Dip Switch </w:t>
            </w:r>
            <w:r>
              <w:rPr>
                <w:lang w:eastAsia="zh-CN"/>
              </w:rPr>
              <w:t>锁定后只读</w:t>
            </w:r>
            <w:r>
              <w:rPr>
                <w:rFonts w:hint="eastAsia"/>
                <w:lang w:eastAsia="zh-CN"/>
              </w:rPr>
              <w:t>）</w:t>
            </w:r>
          </w:p>
        </w:tc>
      </w:tr>
      <w:tr w:rsidR="00834880" w:rsidTr="00834880" w14:paraId="231D7423" w14:textId="77777777">
        <w:tc>
          <w:tcPr>
            <w:tcW w:w="0" w:type="auto"/>
          </w:tcPr>
          <w:p w:rsidR="00834880" w:rsidRDefault="004F22CF" w14:paraId="3D16602D" w14:textId="6B29A7A8">
            <w:pPr>
              <w:pStyle w:val="Compact"/>
            </w:pPr>
            <w:r>
              <w:rPr>
                <w:b/>
                <w:lang w:eastAsia="zh-CN"/>
              </w:rPr>
              <w:t>Energy Calculation Method</w:t>
            </w:r>
          </w:p>
        </w:tc>
        <w:tc>
          <w:tcPr>
            <w:tcW w:w="0" w:type="auto"/>
          </w:tcPr>
          <w:p w:rsidR="00834880" w:rsidRDefault="004F22CF" w14:paraId="1E74605D" w14:textId="2D6C830E">
            <w:pPr>
              <w:pStyle w:val="Compact"/>
            </w:pPr>
            <w:r>
              <w:rPr>
                <w:lang w:eastAsia="zh-CN"/>
              </w:rPr>
              <w:t>Generic / Fundamental</w:t>
            </w:r>
          </w:p>
        </w:tc>
        <w:tc>
          <w:tcPr>
            <w:tcW w:w="0" w:type="auto"/>
          </w:tcPr>
          <w:p w:rsidR="00834880" w:rsidRDefault="004F22CF" w14:paraId="71A1843B" w14:textId="246273E0">
            <w:pPr>
              <w:pStyle w:val="Compact"/>
            </w:pPr>
            <w:r>
              <w:rPr>
                <w:lang w:eastAsia="zh-CN"/>
              </w:rPr>
              <w:t>Generic</w:t>
            </w:r>
          </w:p>
        </w:tc>
        <w:tc>
          <w:tcPr>
            <w:tcW w:w="0" w:type="auto"/>
          </w:tcPr>
          <w:p w:rsidR="00834880" w:rsidRDefault="004F22CF" w14:paraId="5C5AD154" w14:textId="72FE49AD">
            <w:pPr>
              <w:pStyle w:val="Compact"/>
            </w:pPr>
            <w:r>
              <w:rPr>
                <w:lang w:eastAsia="zh-CN"/>
              </w:rPr>
              <w:t>电能计算</w:t>
            </w:r>
            <w:r>
              <w:rPr>
                <w:rFonts w:hint="eastAsia"/>
                <w:lang w:eastAsia="zh-CN"/>
              </w:rPr>
              <w:t>方式（</w:t>
            </w:r>
            <w:r>
              <w:rPr>
                <w:lang w:eastAsia="zh-CN"/>
              </w:rPr>
              <w:t xml:space="preserve">Dip Switch </w:t>
            </w:r>
            <w:r>
              <w:rPr>
                <w:lang w:eastAsia="zh-CN"/>
              </w:rPr>
              <w:t>锁定后只读</w:t>
            </w:r>
            <w:r>
              <w:rPr>
                <w:rFonts w:hint="eastAsia"/>
                <w:lang w:eastAsia="zh-CN"/>
              </w:rPr>
              <w:t>）</w:t>
            </w:r>
          </w:p>
        </w:tc>
      </w:tr>
      <w:tr w:rsidR="00834880" w:rsidTr="00834880" w14:paraId="7863A9CE" w14:textId="77777777">
        <w:tc>
          <w:tcPr>
            <w:tcW w:w="0" w:type="auto"/>
          </w:tcPr>
          <w:p w:rsidR="00834880" w:rsidRDefault="004F22CF" w14:paraId="3BFD166A" w14:textId="26E2CB2B">
            <w:pPr>
              <w:pStyle w:val="Compact"/>
            </w:pPr>
            <w:r>
              <w:rPr>
                <w:b/>
                <w:lang w:eastAsia="zh-CN"/>
              </w:rPr>
              <w:t>Reactive Power Calculation Method</w:t>
            </w:r>
          </w:p>
        </w:tc>
        <w:tc>
          <w:tcPr>
            <w:tcW w:w="0" w:type="auto"/>
          </w:tcPr>
          <w:p w:rsidR="00834880" w:rsidRDefault="004F22CF" w14:paraId="7751C715" w14:textId="539E09D1">
            <w:pPr>
              <w:pStyle w:val="Compact"/>
            </w:pPr>
            <w:r>
              <w:rPr>
                <w:lang w:eastAsia="zh-CN"/>
              </w:rPr>
              <w:t>General / True</w:t>
            </w:r>
          </w:p>
        </w:tc>
        <w:tc>
          <w:tcPr>
            <w:tcW w:w="0" w:type="auto"/>
          </w:tcPr>
          <w:p w:rsidR="00834880" w:rsidRDefault="004F22CF" w14:paraId="174F6405" w14:textId="21AC5A3F">
            <w:pPr>
              <w:pStyle w:val="Compact"/>
            </w:pPr>
            <w:r>
              <w:rPr>
                <w:lang w:eastAsia="zh-CN"/>
              </w:rPr>
              <w:t>General</w:t>
            </w:r>
          </w:p>
        </w:tc>
        <w:tc>
          <w:tcPr>
            <w:tcW w:w="0" w:type="auto"/>
          </w:tcPr>
          <w:p w:rsidR="00834880" w:rsidRDefault="004F22CF" w14:paraId="5BBCE32A" w14:textId="3C0CCD1F">
            <w:pPr>
              <w:pStyle w:val="Compact"/>
            </w:pPr>
            <w:r>
              <w:rPr>
                <w:lang w:eastAsia="zh-CN"/>
              </w:rPr>
              <w:t>无功功率计算</w:t>
            </w:r>
            <w:r>
              <w:rPr>
                <w:rFonts w:hint="eastAsia"/>
                <w:lang w:eastAsia="zh-CN"/>
              </w:rPr>
              <w:t>方式（</w:t>
            </w:r>
            <w:r>
              <w:rPr>
                <w:lang w:eastAsia="zh-CN"/>
              </w:rPr>
              <w:t xml:space="preserve">Dip </w:t>
            </w:r>
            <w:r>
              <w:rPr>
                <w:lang w:eastAsia="zh-CN"/>
              </w:rPr>
              <w:t xml:space="preserve">Switch </w:t>
            </w:r>
            <w:r>
              <w:rPr>
                <w:lang w:eastAsia="zh-CN"/>
              </w:rPr>
              <w:t>锁定后只读</w:t>
            </w:r>
            <w:r>
              <w:rPr>
                <w:rFonts w:hint="eastAsia"/>
                <w:lang w:eastAsia="zh-CN"/>
              </w:rPr>
              <w:t>）</w:t>
            </w:r>
          </w:p>
        </w:tc>
      </w:tr>
      <w:tr w:rsidR="004F22CF" w:rsidTr="00834880" w14:paraId="2E99F83B" w14:textId="77777777">
        <w:tc>
          <w:tcPr>
            <w:tcW w:w="0" w:type="auto"/>
          </w:tcPr>
          <w:p w:rsidR="004F22CF" w:rsidP="004F22CF" w:rsidRDefault="004F22CF" w14:paraId="22764517" w14:textId="7D173ED4">
            <w:pPr>
              <w:pStyle w:val="Compact"/>
            </w:pPr>
            <w:r>
              <w:rPr>
                <w:b/>
                <w:lang w:eastAsia="zh-CN"/>
              </w:rPr>
              <w:t>Energy Pulse Constant</w:t>
            </w:r>
          </w:p>
        </w:tc>
        <w:tc>
          <w:tcPr>
            <w:tcW w:w="0" w:type="auto"/>
          </w:tcPr>
          <w:p w:rsidR="004F22CF" w:rsidP="004F22CF" w:rsidRDefault="00B57E66" w14:paraId="2E454392" w14:textId="625EDB70">
            <w:pPr>
              <w:pStyle w:val="Compact"/>
            </w:pPr>
            <w:r>
              <w:rPr>
                <w:rFonts w:hint="eastAsia"/>
                <w:lang w:eastAsia="zh-CN"/>
              </w:rPr>
              <w:t>0.1-50</w:t>
            </w:r>
            <w:r>
              <w:rPr>
                <w:lang w:eastAsia="zh-CN"/>
              </w:rPr>
              <w:t>imp/kWh</w:t>
            </w:r>
          </w:p>
        </w:tc>
        <w:tc>
          <w:tcPr>
            <w:tcW w:w="0" w:type="auto"/>
          </w:tcPr>
          <w:p w:rsidR="004F22CF" w:rsidP="004F22CF" w:rsidRDefault="004F22CF" w14:paraId="323E0511" w14:textId="4D1CAABE">
            <w:pPr>
              <w:pStyle w:val="Compact"/>
            </w:pPr>
            <w:r>
              <w:rPr>
                <w:lang w:eastAsia="zh-CN"/>
              </w:rPr>
              <w:t>1 imp/kWh</w:t>
            </w:r>
          </w:p>
        </w:tc>
        <w:tc>
          <w:tcPr>
            <w:tcW w:w="0" w:type="auto"/>
          </w:tcPr>
          <w:p w:rsidR="004F22CF" w:rsidP="004F22CF" w:rsidRDefault="004F22CF" w14:paraId="10552C87" w14:textId="16A5E3DE">
            <w:pPr>
              <w:pStyle w:val="Compact"/>
              <w:rPr>
                <w:lang w:eastAsia="zh-CN"/>
              </w:rPr>
            </w:pPr>
            <w:r>
              <w:rPr>
                <w:rFonts w:hint="eastAsia"/>
                <w:lang w:eastAsia="zh-CN"/>
              </w:rPr>
              <w:t>能量</w:t>
            </w:r>
            <w:r>
              <w:rPr>
                <w:lang w:eastAsia="zh-CN"/>
              </w:rPr>
              <w:t>脉冲输出常数</w:t>
            </w:r>
            <w:r>
              <w:rPr>
                <w:rFonts w:hint="eastAsia"/>
                <w:lang w:eastAsia="zh-CN"/>
              </w:rPr>
              <w:t>（</w:t>
            </w:r>
            <w:r>
              <w:rPr>
                <w:lang w:eastAsia="zh-CN"/>
              </w:rPr>
              <w:t xml:space="preserve">Dip Switch </w:t>
            </w:r>
            <w:r>
              <w:rPr>
                <w:lang w:eastAsia="zh-CN"/>
              </w:rPr>
              <w:t>锁定后只读</w:t>
            </w:r>
            <w:r>
              <w:rPr>
                <w:rFonts w:hint="eastAsia"/>
                <w:lang w:eastAsia="zh-CN"/>
              </w:rPr>
              <w:t>）</w:t>
            </w:r>
          </w:p>
        </w:tc>
      </w:tr>
      <w:tr w:rsidR="004F22CF" w:rsidTr="00834880" w14:paraId="769671E1" w14:textId="77777777">
        <w:tc>
          <w:tcPr>
            <w:tcW w:w="0" w:type="auto"/>
          </w:tcPr>
          <w:p w:rsidR="004F22CF" w:rsidP="004F22CF" w:rsidRDefault="004F22CF" w14:paraId="63D4CA52" w14:textId="684C9E5B">
            <w:pPr>
              <w:pStyle w:val="Compact"/>
            </w:pPr>
            <w:r>
              <w:rPr>
                <w:b/>
                <w:lang w:eastAsia="zh-CN"/>
              </w:rPr>
              <w:t>Pulse Width</w:t>
            </w:r>
          </w:p>
        </w:tc>
        <w:tc>
          <w:tcPr>
            <w:tcW w:w="0" w:type="auto"/>
          </w:tcPr>
          <w:p w:rsidR="004F22CF" w:rsidP="004F22CF" w:rsidRDefault="004F22CF" w14:paraId="7562924A" w14:textId="20CF891D">
            <w:pPr>
              <w:pStyle w:val="Compact"/>
            </w:pPr>
            <w:r>
              <w:rPr>
                <w:lang w:eastAsia="zh-CN"/>
              </w:rPr>
              <w:t>20 ms</w:t>
            </w:r>
          </w:p>
        </w:tc>
        <w:tc>
          <w:tcPr>
            <w:tcW w:w="0" w:type="auto"/>
          </w:tcPr>
          <w:p w:rsidR="004F22CF" w:rsidP="004F22CF" w:rsidRDefault="004F22CF" w14:paraId="61930D4D" w14:textId="031AC127">
            <w:pPr>
              <w:pStyle w:val="Compact"/>
            </w:pPr>
            <w:r>
              <w:rPr>
                <w:lang w:eastAsia="zh-CN"/>
              </w:rPr>
              <w:t>20 ms</w:t>
            </w:r>
          </w:p>
        </w:tc>
        <w:tc>
          <w:tcPr>
            <w:tcW w:w="0" w:type="auto"/>
          </w:tcPr>
          <w:p w:rsidR="004F22CF" w:rsidP="004F22CF" w:rsidRDefault="004F22CF" w14:paraId="61723CE1" w14:textId="58B3782D">
            <w:pPr>
              <w:pStyle w:val="Compact"/>
              <w:rPr>
                <w:lang w:eastAsia="zh-CN"/>
              </w:rPr>
            </w:pPr>
            <w:r>
              <w:rPr>
                <w:lang w:eastAsia="zh-CN"/>
              </w:rPr>
              <w:t>脉冲宽度（固定值，只读）</w:t>
            </w:r>
          </w:p>
        </w:tc>
      </w:tr>
      <w:tr w:rsidR="004F22CF" w:rsidTr="00834880" w14:paraId="696E6ADE" w14:textId="77777777">
        <w:tc>
          <w:tcPr>
            <w:tcW w:w="0" w:type="auto"/>
          </w:tcPr>
          <w:p w:rsidR="004F22CF" w:rsidP="004F22CF" w:rsidRDefault="004F22CF" w14:paraId="049BC565" w14:textId="09CB13EC">
            <w:pPr>
              <w:pStyle w:val="Compact"/>
            </w:pPr>
            <w:r>
              <w:rPr>
                <w:b/>
                <w:lang w:eastAsia="zh-CN"/>
              </w:rPr>
              <w:t xml:space="preserve">LED </w:t>
            </w:r>
            <w:r>
              <w:rPr>
                <w:rFonts w:hint="eastAsia"/>
                <w:b/>
                <w:lang w:eastAsia="zh-CN"/>
              </w:rPr>
              <w:t xml:space="preserve">Pulse </w:t>
            </w:r>
            <w:r>
              <w:rPr>
                <w:b/>
                <w:lang w:eastAsia="zh-CN"/>
              </w:rPr>
              <w:t>Constant</w:t>
            </w:r>
          </w:p>
        </w:tc>
        <w:tc>
          <w:tcPr>
            <w:tcW w:w="0" w:type="auto"/>
          </w:tcPr>
          <w:p w:rsidR="004F22CF" w:rsidP="004F22CF" w:rsidRDefault="00B57E66" w14:paraId="66F06285" w14:textId="45AD9303">
            <w:pPr>
              <w:pStyle w:val="Compact"/>
            </w:pPr>
            <w:r>
              <w:rPr>
                <w:rFonts w:hint="eastAsia"/>
                <w:lang w:eastAsia="zh-CN"/>
              </w:rPr>
              <w:t>0.1-50</w:t>
            </w:r>
            <w:r>
              <w:rPr>
                <w:lang w:eastAsia="zh-CN"/>
              </w:rPr>
              <w:t>imp/kWh</w:t>
            </w:r>
          </w:p>
        </w:tc>
        <w:tc>
          <w:tcPr>
            <w:tcW w:w="0" w:type="auto"/>
          </w:tcPr>
          <w:p w:rsidR="004F22CF" w:rsidP="004F22CF" w:rsidRDefault="00B57E66" w14:paraId="2F007650" w14:textId="7057C129">
            <w:pPr>
              <w:pStyle w:val="Compact"/>
            </w:pPr>
            <w:r>
              <w:rPr>
                <w:rFonts w:hint="eastAsia"/>
                <w:lang w:eastAsia="zh-CN"/>
              </w:rPr>
              <w:t>50</w:t>
            </w:r>
            <w:r>
              <w:rPr>
                <w:lang w:eastAsia="zh-CN"/>
              </w:rPr>
              <w:t>imp/kWh</w:t>
            </w:r>
          </w:p>
        </w:tc>
        <w:tc>
          <w:tcPr>
            <w:tcW w:w="0" w:type="auto"/>
          </w:tcPr>
          <w:p w:rsidR="00BE1B38" w:rsidP="004F22CF" w:rsidRDefault="004F22CF" w14:paraId="3FC7A76A" w14:textId="6F1CA5BF">
            <w:pPr>
              <w:pStyle w:val="Compact"/>
              <w:rPr>
                <w:lang w:eastAsia="zh-CN"/>
              </w:rPr>
            </w:pPr>
            <w:r>
              <w:rPr>
                <w:lang w:eastAsia="zh-CN"/>
              </w:rPr>
              <w:t>脉冲</w:t>
            </w:r>
            <w:r>
              <w:rPr>
                <w:lang w:eastAsia="zh-CN"/>
              </w:rPr>
              <w:t xml:space="preserve"> LED </w:t>
            </w:r>
            <w:r>
              <w:rPr>
                <w:lang w:eastAsia="zh-CN"/>
              </w:rPr>
              <w:t>常数</w:t>
            </w:r>
            <w:r>
              <w:rPr>
                <w:rFonts w:hint="eastAsia"/>
                <w:lang w:eastAsia="zh-CN"/>
              </w:rPr>
              <w:t>（</w:t>
            </w:r>
            <w:r>
              <w:rPr>
                <w:lang w:eastAsia="zh-CN"/>
              </w:rPr>
              <w:t xml:space="preserve">Dip Switch </w:t>
            </w:r>
            <w:r>
              <w:rPr>
                <w:lang w:eastAsia="zh-CN"/>
              </w:rPr>
              <w:t>锁定后只读</w:t>
            </w:r>
            <w:r>
              <w:rPr>
                <w:rFonts w:hint="eastAsia"/>
                <w:lang w:eastAsia="zh-CN"/>
              </w:rPr>
              <w:t>）</w:t>
            </w:r>
          </w:p>
        </w:tc>
      </w:tr>
      <w:tr w:rsidR="004F22CF" w:rsidTr="00834880" w14:paraId="2EBB4701" w14:textId="77777777">
        <w:tc>
          <w:tcPr>
            <w:tcW w:w="0" w:type="auto"/>
          </w:tcPr>
          <w:p w:rsidR="004F22CF" w:rsidP="004F22CF" w:rsidRDefault="004F22CF" w14:paraId="4C06ACED" w14:textId="04165809">
            <w:pPr>
              <w:pStyle w:val="Compact"/>
            </w:pPr>
            <w:r>
              <w:rPr>
                <w:b/>
                <w:lang w:eastAsia="zh-CN"/>
              </w:rPr>
              <w:t>Energy Reading Display Format</w:t>
            </w:r>
          </w:p>
        </w:tc>
        <w:tc>
          <w:tcPr>
            <w:tcW w:w="0" w:type="auto"/>
          </w:tcPr>
          <w:p w:rsidR="004F22CF" w:rsidP="004F22CF" w:rsidRDefault="004F22CF" w14:paraId="3724D79D" w14:textId="6D47098D">
            <w:pPr>
              <w:pStyle w:val="Compact"/>
            </w:pPr>
            <w:r>
              <w:rPr>
                <w:lang w:eastAsia="zh-CN"/>
              </w:rPr>
              <w:t>0.1 / 0.01 / 0.001 kWh</w:t>
            </w:r>
          </w:p>
        </w:tc>
        <w:tc>
          <w:tcPr>
            <w:tcW w:w="0" w:type="auto"/>
          </w:tcPr>
          <w:p w:rsidR="004F22CF" w:rsidP="004F22CF" w:rsidRDefault="004F22CF" w14:paraId="1B7081DF" w14:textId="67343E78">
            <w:pPr>
              <w:pStyle w:val="Compact"/>
            </w:pPr>
            <w:r>
              <w:rPr>
                <w:lang w:eastAsia="zh-CN"/>
              </w:rPr>
              <w:t>0.1 kWh</w:t>
            </w:r>
          </w:p>
        </w:tc>
        <w:tc>
          <w:tcPr>
            <w:tcW w:w="0" w:type="auto"/>
          </w:tcPr>
          <w:p w:rsidR="004F22CF" w:rsidP="004F22CF" w:rsidRDefault="004F22CF" w14:paraId="463307B3" w14:textId="232559E2">
            <w:pPr>
              <w:pStyle w:val="Compact"/>
            </w:pPr>
            <w:r>
              <w:rPr>
                <w:lang w:eastAsia="zh-CN"/>
              </w:rPr>
              <w:t xml:space="preserve">Acuview2 </w:t>
            </w:r>
            <w:r>
              <w:rPr>
                <w:lang w:eastAsia="zh-CN"/>
              </w:rPr>
              <w:t>电能显示分辨率</w:t>
            </w:r>
            <w:r>
              <w:rPr>
                <w:rFonts w:hint="eastAsia"/>
                <w:lang w:eastAsia="zh-CN"/>
              </w:rPr>
              <w:t>（</w:t>
            </w:r>
            <w:r>
              <w:rPr>
                <w:lang w:eastAsia="zh-CN"/>
              </w:rPr>
              <w:t xml:space="preserve">Dip Switch </w:t>
            </w:r>
            <w:r>
              <w:rPr>
                <w:lang w:eastAsia="zh-CN"/>
              </w:rPr>
              <w:t>锁定后只读</w:t>
            </w:r>
            <w:r>
              <w:rPr>
                <w:rFonts w:hint="eastAsia"/>
                <w:lang w:eastAsia="zh-CN"/>
              </w:rPr>
              <w:t>）</w:t>
            </w:r>
          </w:p>
        </w:tc>
      </w:tr>
    </w:tbl>
    <w:p w:rsidR="0017751D" w:rsidP="00025FED" w:rsidRDefault="0017751D" w14:paraId="287A3F28" w14:textId="77777777">
      <w:pPr>
        <w:pStyle w:val="Compact"/>
        <w:rPr>
          <w:lang w:eastAsia="zh-CN"/>
        </w:rPr>
      </w:pPr>
      <w:bookmarkStart w:name="Xc8d8539b06862cc36f97c8b6ba39b607747d38b" w:id="133"/>
      <w:bookmarkEnd w:id="132"/>
    </w:p>
    <w:p w:rsidR="00E17FBE" w:rsidP="00025FED" w:rsidRDefault="002C634F" w14:paraId="7A142791" w14:textId="6E3DB996">
      <w:pPr>
        <w:pStyle w:val="Compact"/>
        <w:rPr>
          <w:lang w:eastAsia="zh-CN"/>
        </w:rPr>
      </w:pPr>
      <w:r>
        <w:rPr>
          <w:lang w:eastAsia="zh-CN"/>
        </w:rPr>
        <w:t>连接上位机后首次修改基础配置信息需输入密码；密码校验通过后，本次连接内允许继续下发其余测量配置项，断开重连后须重新校验。</w:t>
      </w:r>
    </w:p>
    <w:p w:rsidR="00F82449" w:rsidRDefault="00F82449" w14:paraId="6BA34950" w14:textId="77777777">
      <w:pPr>
        <w:pStyle w:val="Compact"/>
        <w:rPr>
          <w:ins w:author="Yizhuo Ren" w:date="2026-07-09T16:06:00Z" w16du:dateUtc="2026-07-09T08:06:00Z" w:id="134"/>
          <w:lang w:eastAsia="zh-CN"/>
        </w:rPr>
      </w:pPr>
    </w:p>
    <w:p w:rsidR="003434E2" w:rsidP="003434E2" w:rsidRDefault="003434E2" w14:paraId="39699B37" w14:textId="77777777">
      <w:pPr>
        <w:pStyle w:val="Compact"/>
        <w:rPr>
          <w:ins w:author="Yizhuo Ren" w:date="2026-07-09T16:06:00Z" w16du:dateUtc="2026-07-09T08:06:00Z" w:id="135"/>
          <w:lang w:eastAsia="zh-CN"/>
        </w:rPr>
      </w:pPr>
      <w:ins w:author="Yizhuo Ren" w:date="2026-07-09T16:06:00Z" w16du:dateUtc="2026-07-09T08:06:00Z" w:id="136">
        <w:r>
          <w:rPr>
            <w:b/>
            <w:bCs/>
            <w:lang w:eastAsia="zh-CN"/>
          </w:rPr>
          <w:t>忘记密码处理（</w:t>
        </w:r>
        <w:r>
          <w:rPr>
            <w:b/>
            <w:bCs/>
            <w:lang w:eastAsia="zh-CN"/>
          </w:rPr>
          <w:t xml:space="preserve">Acuview2 </w:t>
        </w:r>
        <w:r>
          <w:rPr>
            <w:b/>
            <w:bCs/>
            <w:lang w:eastAsia="zh-CN"/>
          </w:rPr>
          <w:t>侧）：</w:t>
        </w:r>
      </w:ins>
    </w:p>
    <w:p w:rsidR="003434E2" w:rsidP="003434E2" w:rsidRDefault="003434E2" w14:paraId="23745A9C" w14:textId="77777777">
      <w:pPr>
        <w:pStyle w:val="Compact"/>
        <w:rPr>
          <w:ins w:author="Yizhuo Ren" w:date="2026-07-09T16:06:00Z" w16du:dateUtc="2026-07-09T08:06:00Z" w:id="137"/>
          <w:lang w:eastAsia="zh-CN"/>
        </w:rPr>
      </w:pPr>
      <w:ins w:author="Yizhuo Ren" w:date="2026-07-09T16:06:00Z" w16du:dateUtc="2026-07-09T08:06:00Z" w:id="138">
        <w:r>
          <w:rPr>
            <w:lang w:eastAsia="zh-CN"/>
          </w:rPr>
          <w:t>密码错误时，</w:t>
        </w:r>
        <w:r>
          <w:rPr>
            <w:lang w:eastAsia="zh-CN"/>
          </w:rPr>
          <w:t xml:space="preserve">Acuview2 </w:t>
        </w:r>
        <w:r>
          <w:rPr>
            <w:lang w:eastAsia="zh-CN"/>
          </w:rPr>
          <w:t>在提示页显示文字</w:t>
        </w:r>
        <w:r>
          <w:rPr>
            <w:lang w:eastAsia="zh-CN"/>
          </w:rPr>
          <w:t xml:space="preserve"> "If you forget your password, please contact us"</w:t>
        </w:r>
        <w:r>
          <w:rPr>
            <w:lang w:eastAsia="zh-CN"/>
          </w:rPr>
          <w:t>，引导用户联系</w:t>
        </w:r>
        <w:r>
          <w:rPr>
            <w:lang w:eastAsia="zh-CN"/>
          </w:rPr>
          <w:t xml:space="preserve"> FAE </w:t>
        </w:r>
        <w:r>
          <w:rPr>
            <w:lang w:eastAsia="zh-CN"/>
          </w:rPr>
          <w:t>获取临时密码；用户可直接在现有密码输入界面输入临时密码，无需新增独立界面。</w:t>
        </w:r>
        <w:r>
          <w:rPr>
            <w:lang w:eastAsia="zh-CN"/>
          </w:rPr>
          <w:t xml:space="preserve">Acuview2 </w:t>
        </w:r>
        <w:r>
          <w:rPr>
            <w:lang w:eastAsia="zh-CN"/>
          </w:rPr>
          <w:t>在忘记密码场景下应可供用户查询并复制</w:t>
        </w:r>
        <w:r>
          <w:rPr>
            <w:lang w:eastAsia="zh-CN"/>
          </w:rPr>
          <w:t xml:space="preserve"> SN </w:t>
        </w:r>
        <w:r>
          <w:rPr>
            <w:lang w:eastAsia="zh-CN"/>
          </w:rPr>
          <w:t>号和</w:t>
        </w:r>
        <w:r>
          <w:rPr>
            <w:lang w:eastAsia="zh-CN"/>
          </w:rPr>
          <w:t xml:space="preserve"> RTC </w:t>
        </w:r>
        <w:r>
          <w:rPr>
            <w:lang w:eastAsia="zh-CN"/>
          </w:rPr>
          <w:t>日期，以便提供给</w:t>
        </w:r>
        <w:r>
          <w:rPr>
            <w:lang w:eastAsia="zh-CN"/>
          </w:rPr>
          <w:t xml:space="preserve"> FAE </w:t>
        </w:r>
        <w:r>
          <w:rPr>
            <w:lang w:eastAsia="zh-CN"/>
          </w:rPr>
          <w:t>计算临时密码。固件侧实现见</w:t>
        </w:r>
        <w:r>
          <w:rPr>
            <w:lang w:eastAsia="zh-CN"/>
          </w:rPr>
          <w:t xml:space="preserve"> §11.5</w:t>
        </w:r>
        <w:r>
          <w:rPr>
            <w:lang w:eastAsia="zh-CN"/>
          </w:rPr>
          <w:t>。</w:t>
        </w:r>
      </w:ins>
    </w:p>
    <w:p w:rsidR="003434E2" w:rsidRDefault="003434E2" w14:paraId="04391889" w14:textId="77777777">
      <w:pPr>
        <w:pStyle w:val="Compact"/>
        <w:rPr>
          <w:lang w:eastAsia="zh-CN"/>
        </w:rPr>
      </w:pPr>
    </w:p>
    <w:p w:rsidRPr="00403D40" w:rsidR="00F33978" w:rsidP="00025FED" w:rsidRDefault="002A5A70" w14:paraId="6B7B9207" w14:textId="26A147B8">
      <w:pPr>
        <w:pStyle w:val="Compact"/>
        <w:rPr>
          <w:lang w:eastAsia="zh-CN"/>
        </w:rPr>
      </w:pPr>
      <w:r>
        <w:rPr>
          <w:noProof/>
          <w:lang w:eastAsia="zh-CN"/>
        </w:rPr>
        <w:drawing>
          <wp:inline distT="0" distB="0" distL="0" distR="0" wp14:anchorId="5DF258E5" wp14:editId="10232DFF">
            <wp:extent cx="5486400" cy="3048635"/>
            <wp:effectExtent l="0" t="0" r="0" b="0"/>
            <wp:docPr id="184602270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86400" cy="3048635"/>
                    </a:xfrm>
                    <a:prstGeom prst="rect">
                      <a:avLst/>
                    </a:prstGeom>
                    <a:noFill/>
                    <a:ln>
                      <a:noFill/>
                    </a:ln>
                  </pic:spPr>
                </pic:pic>
              </a:graphicData>
            </a:graphic>
          </wp:inline>
        </w:drawing>
      </w:r>
    </w:p>
    <w:p w:rsidR="00E0394C" w:rsidRDefault="00000000" w14:paraId="56D3DF3D" w14:textId="7BC97B63">
      <w:pPr>
        <w:pStyle w:val="3"/>
        <w:rPr>
          <w:lang w:eastAsia="zh-CN"/>
        </w:rPr>
      </w:pPr>
      <w:bookmarkStart w:name="_Toc233817263" w:id="139"/>
      <w:r>
        <w:t>14.2.2</w:t>
      </w:r>
      <w:r>
        <w:rPr>
          <w:rFonts w:hint="eastAsia"/>
          <w:lang w:eastAsia="zh-CN"/>
        </w:rPr>
        <w:t xml:space="preserve"> Current &amp; Wiring</w:t>
      </w:r>
      <w:bookmarkEnd w:id="139"/>
    </w:p>
    <w:tbl>
      <w:tblPr>
        <w:tblStyle w:val="Table"/>
        <w:tblW w:w="0" w:type="auto"/>
        <w:tblLook w:val="0020" w:firstRow="1" w:lastRow="0" w:firstColumn="0" w:lastColumn="0" w:noHBand="0" w:noVBand="0"/>
      </w:tblPr>
      <w:tblGrid>
        <w:gridCol w:w="1692"/>
        <w:gridCol w:w="5098"/>
        <w:gridCol w:w="2066"/>
      </w:tblGrid>
      <w:tr w:rsidR="00E0394C" w:rsidTr="00E0394C" w14:paraId="1ED7EAD1"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E0394C" w:rsidRDefault="00000000" w14:paraId="19281C6D" w14:textId="77777777">
            <w:pPr>
              <w:pStyle w:val="Compact"/>
            </w:pPr>
            <w:r>
              <w:t>配置项</w:t>
            </w:r>
          </w:p>
        </w:tc>
        <w:tc>
          <w:tcPr>
            <w:tcW w:w="0" w:type="auto"/>
          </w:tcPr>
          <w:p w:rsidR="00E0394C" w:rsidRDefault="00000000" w14:paraId="32D73F57" w14:textId="77777777">
            <w:pPr>
              <w:pStyle w:val="Compact"/>
            </w:pPr>
            <w:r>
              <w:t>取值</w:t>
            </w:r>
            <w:r>
              <w:t xml:space="preserve"> / </w:t>
            </w:r>
            <w:r>
              <w:t>范围</w:t>
            </w:r>
          </w:p>
        </w:tc>
        <w:tc>
          <w:tcPr>
            <w:tcW w:w="0" w:type="auto"/>
          </w:tcPr>
          <w:p w:rsidR="00E0394C" w:rsidRDefault="00000000" w14:paraId="06A5B9DC" w14:textId="77777777">
            <w:pPr>
              <w:pStyle w:val="Compact"/>
            </w:pPr>
            <w:r>
              <w:t>约束</w:t>
            </w:r>
          </w:p>
        </w:tc>
      </w:tr>
      <w:tr w:rsidR="00E0394C" w14:paraId="12F07C44" w14:textId="77777777">
        <w:tc>
          <w:tcPr>
            <w:tcW w:w="0" w:type="auto"/>
          </w:tcPr>
          <w:p w:rsidR="00E0394C" w:rsidRDefault="00000000" w14:paraId="5C5808C0" w14:textId="77777777">
            <w:pPr>
              <w:pStyle w:val="Compact"/>
            </w:pPr>
            <w:r>
              <w:t>接线方式</w:t>
            </w:r>
          </w:p>
        </w:tc>
        <w:tc>
          <w:tcPr>
            <w:tcW w:w="0" w:type="auto"/>
          </w:tcPr>
          <w:p w:rsidR="00E0394C" w:rsidRDefault="00000000" w14:paraId="385489C3" w14:textId="77777777">
            <w:pPr>
              <w:pStyle w:val="Compact"/>
            </w:pPr>
            <w:r>
              <w:t>1E2W / 2E3W1P / 3E4WY</w:t>
            </w:r>
          </w:p>
        </w:tc>
        <w:tc>
          <w:tcPr>
            <w:tcW w:w="0" w:type="auto"/>
          </w:tcPr>
          <w:p w:rsidR="00E0394C" w:rsidRDefault="008A0680" w14:paraId="1E35D9C7" w14:textId="79840BF0">
            <w:pPr>
              <w:pStyle w:val="Compact"/>
              <w:rPr>
                <w:lang w:eastAsia="zh-CN"/>
              </w:rPr>
            </w:pPr>
            <w:r>
              <w:rPr>
                <w:b/>
                <w:bCs/>
                <w:lang w:eastAsia="zh-CN"/>
              </w:rPr>
              <w:t>可写；</w:t>
            </w:r>
            <w:r>
              <w:rPr>
                <w:b/>
                <w:bCs/>
                <w:lang w:eastAsia="zh-CN"/>
              </w:rPr>
              <w:t xml:space="preserve">Dip Switch </w:t>
            </w:r>
            <w:r>
              <w:rPr>
                <w:b/>
                <w:bCs/>
                <w:lang w:eastAsia="zh-CN"/>
              </w:rPr>
              <w:t>锁定后只读</w:t>
            </w:r>
          </w:p>
        </w:tc>
      </w:tr>
      <w:tr w:rsidR="00E0394C" w14:paraId="110BBA79" w14:textId="77777777">
        <w:tc>
          <w:tcPr>
            <w:tcW w:w="0" w:type="auto"/>
          </w:tcPr>
          <w:p w:rsidR="00E0394C" w:rsidRDefault="00000000" w14:paraId="2EDBEF6E" w14:textId="77777777">
            <w:pPr>
              <w:pStyle w:val="Compact"/>
            </w:pPr>
            <w:r>
              <w:t xml:space="preserve">CT </w:t>
            </w:r>
            <w:r>
              <w:t>类型</w:t>
            </w:r>
          </w:p>
        </w:tc>
        <w:tc>
          <w:tcPr>
            <w:tcW w:w="0" w:type="auto"/>
          </w:tcPr>
          <w:p w:rsidR="00E0394C" w:rsidRDefault="000937B8" w14:paraId="467D27AD" w14:textId="5ED22684">
            <w:pPr>
              <w:pStyle w:val="Compact"/>
              <w:rPr>
                <w:lang w:eastAsia="zh-CN"/>
              </w:rPr>
            </w:pPr>
            <w:r>
              <w:rPr>
                <w:lang w:eastAsia="zh-CN"/>
              </w:rPr>
              <w:t>由型号决定：</w:t>
            </w:r>
            <w:r>
              <w:rPr>
                <w:lang w:eastAsia="zh-CN"/>
              </w:rPr>
              <w:t xml:space="preserve">AcuRev-101-mA </w:t>
            </w:r>
            <w:r>
              <w:rPr>
                <w:lang w:eastAsia="zh-CN"/>
              </w:rPr>
              <w:t>支持</w:t>
            </w:r>
            <w:r>
              <w:rPr>
                <w:lang w:eastAsia="zh-CN"/>
              </w:rPr>
              <w:t xml:space="preserve"> 100mA / 80mA</w:t>
            </w:r>
            <w:r>
              <w:rPr>
                <w:lang w:eastAsia="zh-CN"/>
              </w:rPr>
              <w:t>；</w:t>
            </w:r>
            <w:r>
              <w:rPr>
                <w:lang w:eastAsia="zh-CN"/>
              </w:rPr>
              <w:t xml:space="preserve">AcuRev-101-mV </w:t>
            </w:r>
            <w:r w:rsidR="00440060">
              <w:rPr>
                <w:rFonts w:hint="eastAsia"/>
                <w:lang w:eastAsia="zh-CN"/>
              </w:rPr>
              <w:t>支持</w:t>
            </w:r>
            <w:r>
              <w:rPr>
                <w:lang w:eastAsia="zh-CN"/>
              </w:rPr>
              <w:t xml:space="preserve"> 333mV</w:t>
            </w:r>
            <w:ins w:author="Yizhuo Ren" w:date="2026-07-09T16:05:00Z" w16du:dateUtc="2026-07-09T08:05:00Z" w:id="140">
              <w:r w:rsidR="00440060">
                <w:rPr>
                  <w:rFonts w:hint="eastAsia"/>
                  <w:lang w:eastAsia="zh-CN"/>
                </w:rPr>
                <w:t>/RCT</w:t>
              </w:r>
            </w:ins>
          </w:p>
        </w:tc>
        <w:tc>
          <w:tcPr>
            <w:tcW w:w="0" w:type="auto"/>
          </w:tcPr>
          <w:p w:rsidR="00E0394C" w:rsidRDefault="00A14192" w14:paraId="4A67F416" w14:textId="5B5260F4">
            <w:pPr>
              <w:pStyle w:val="Compact"/>
              <w:rPr>
                <w:lang w:eastAsia="zh-CN"/>
              </w:rPr>
            </w:pPr>
            <w:r>
              <w:rPr>
                <w:b/>
                <w:bCs/>
                <w:lang w:eastAsia="zh-CN"/>
              </w:rPr>
              <w:t>可写；</w:t>
            </w:r>
            <w:r>
              <w:rPr>
                <w:b/>
                <w:bCs/>
                <w:lang w:eastAsia="zh-CN"/>
              </w:rPr>
              <w:t xml:space="preserve">Dip Switch </w:t>
            </w:r>
            <w:r>
              <w:rPr>
                <w:b/>
                <w:bCs/>
                <w:lang w:eastAsia="zh-CN"/>
              </w:rPr>
              <w:t>锁定后只读</w:t>
            </w:r>
          </w:p>
        </w:tc>
      </w:tr>
      <w:tr w:rsidR="00E0394C" w14:paraId="177C51F3" w14:textId="77777777">
        <w:tc>
          <w:tcPr>
            <w:tcW w:w="0" w:type="auto"/>
          </w:tcPr>
          <w:p w:rsidR="00E0394C" w:rsidRDefault="00000000" w14:paraId="09FD7C91" w14:textId="77777777">
            <w:pPr>
              <w:pStyle w:val="Compact"/>
              <w:rPr>
                <w:lang w:eastAsia="zh-CN"/>
              </w:rPr>
            </w:pPr>
            <w:r>
              <w:rPr>
                <w:lang w:eastAsia="zh-CN"/>
              </w:rPr>
              <w:t>电流输入方向（逐通道）</w:t>
            </w:r>
          </w:p>
        </w:tc>
        <w:tc>
          <w:tcPr>
            <w:tcW w:w="0" w:type="auto"/>
          </w:tcPr>
          <w:p w:rsidR="00E0394C" w:rsidRDefault="00000000" w14:paraId="5CA07A86" w14:textId="77777777">
            <w:pPr>
              <w:pStyle w:val="Compact"/>
            </w:pPr>
            <w:r>
              <w:t>正向</w:t>
            </w:r>
            <w:r>
              <w:t xml:space="preserve"> / </w:t>
            </w:r>
            <w:r>
              <w:t>反向</w:t>
            </w:r>
          </w:p>
        </w:tc>
        <w:tc>
          <w:tcPr>
            <w:tcW w:w="0" w:type="auto"/>
          </w:tcPr>
          <w:p w:rsidR="00553595" w:rsidRDefault="00553595" w14:paraId="13895B32" w14:textId="75F786E1">
            <w:pPr>
              <w:pStyle w:val="Compact"/>
              <w:rPr>
                <w:lang w:eastAsia="zh-CN"/>
              </w:rPr>
            </w:pPr>
            <w:r>
              <w:rPr>
                <w:b/>
                <w:bCs/>
                <w:lang w:eastAsia="zh-CN"/>
              </w:rPr>
              <w:t>可写；</w:t>
            </w:r>
            <w:r>
              <w:rPr>
                <w:b/>
                <w:bCs/>
                <w:lang w:eastAsia="zh-CN"/>
              </w:rPr>
              <w:t xml:space="preserve">Dip Switch </w:t>
            </w:r>
            <w:r>
              <w:rPr>
                <w:b/>
                <w:bCs/>
                <w:lang w:eastAsia="zh-CN"/>
              </w:rPr>
              <w:t>锁定后只读</w:t>
            </w:r>
          </w:p>
        </w:tc>
      </w:tr>
      <w:tr w:rsidR="00E0394C" w14:paraId="0C6966E8" w14:textId="77777777">
        <w:tc>
          <w:tcPr>
            <w:tcW w:w="0" w:type="auto"/>
          </w:tcPr>
          <w:p w:rsidR="00E0394C" w:rsidRDefault="00000000" w14:paraId="037F5A04" w14:textId="77777777">
            <w:pPr>
              <w:pStyle w:val="Compact"/>
              <w:rPr>
                <w:lang w:eastAsia="zh-CN"/>
              </w:rPr>
            </w:pPr>
            <w:r>
              <w:rPr>
                <w:lang w:eastAsia="zh-CN"/>
              </w:rPr>
              <w:t>物理</w:t>
            </w:r>
            <w:r>
              <w:rPr>
                <w:lang w:eastAsia="zh-CN"/>
              </w:rPr>
              <w:t xml:space="preserve"> / </w:t>
            </w:r>
            <w:r>
              <w:rPr>
                <w:lang w:eastAsia="zh-CN"/>
              </w:rPr>
              <w:t>逻辑通道映射</w:t>
            </w:r>
          </w:p>
        </w:tc>
        <w:tc>
          <w:tcPr>
            <w:tcW w:w="0" w:type="auto"/>
          </w:tcPr>
          <w:p w:rsidR="00E0394C" w:rsidRDefault="00000000" w14:paraId="0E230A72" w14:textId="77777777">
            <w:pPr>
              <w:pStyle w:val="Compact"/>
              <w:rPr>
                <w:lang w:eastAsia="zh-CN"/>
              </w:rPr>
            </w:pPr>
            <w:r>
              <w:t>逻辑通道</w:t>
            </w:r>
            <w:r>
              <w:t xml:space="preserve"> ↔ </w:t>
            </w:r>
            <w:r>
              <w:t>物理输入</w:t>
            </w:r>
          </w:p>
        </w:tc>
        <w:tc>
          <w:tcPr>
            <w:tcW w:w="0" w:type="auto"/>
          </w:tcPr>
          <w:p w:rsidR="00553595" w:rsidP="00F76BD1" w:rsidRDefault="00F76BD1" w14:paraId="3DF615B3" w14:textId="4026E7FC">
            <w:pPr>
              <w:pStyle w:val="Compact"/>
              <w:rPr>
                <w:b/>
                <w:bCs/>
                <w:lang w:eastAsia="zh-CN"/>
              </w:rPr>
            </w:pPr>
            <w:r>
              <w:rPr>
                <w:b/>
                <w:bCs/>
                <w:lang w:eastAsia="zh-CN"/>
              </w:rPr>
              <w:t>可写；</w:t>
            </w:r>
            <w:r>
              <w:rPr>
                <w:b/>
                <w:bCs/>
                <w:lang w:eastAsia="zh-CN"/>
              </w:rPr>
              <w:t xml:space="preserve">Dip Switch </w:t>
            </w:r>
            <w:r>
              <w:rPr>
                <w:b/>
                <w:bCs/>
                <w:lang w:eastAsia="zh-CN"/>
              </w:rPr>
              <w:t>锁定后只读</w:t>
            </w:r>
          </w:p>
        </w:tc>
      </w:tr>
      <w:tr w:rsidR="00E0394C" w14:paraId="12345603" w14:textId="77777777">
        <w:tc>
          <w:tcPr>
            <w:tcW w:w="0" w:type="auto"/>
          </w:tcPr>
          <w:p w:rsidR="00E0394C" w:rsidRDefault="00F76BD1" w14:paraId="12345604" w14:textId="6B2BBD0F">
            <w:pPr>
              <w:pStyle w:val="Compact"/>
              <w:rPr>
                <w:lang w:eastAsia="zh-CN"/>
              </w:rPr>
            </w:pPr>
            <w:r>
              <w:rPr>
                <w:lang w:eastAsia="zh-CN"/>
              </w:rPr>
              <w:t>一次侧额定电流</w:t>
            </w:r>
          </w:p>
        </w:tc>
        <w:tc>
          <w:tcPr>
            <w:tcW w:w="0" w:type="auto"/>
          </w:tcPr>
          <w:p w:rsidR="00E0394C" w:rsidRDefault="00440060" w14:paraId="12345605" w14:textId="762315CE">
            <w:pPr>
              <w:pStyle w:val="Compact"/>
              <w:rPr>
                <w:lang w:eastAsia="zh-CN"/>
              </w:rPr>
            </w:pPr>
            <w:ins w:author="Yizhuo Ren" w:date="2026-07-09T16:06:00Z" w16du:dateUtc="2026-07-09T08:06:00Z" w:id="141">
              <w:r>
                <w:rPr>
                  <w:rFonts w:hint="eastAsia"/>
                  <w:lang w:eastAsia="zh-CN"/>
                </w:rPr>
                <w:t>5A-2000A</w:t>
              </w:r>
            </w:ins>
          </w:p>
        </w:tc>
        <w:tc>
          <w:tcPr>
            <w:tcW w:w="0" w:type="auto"/>
          </w:tcPr>
          <w:p w:rsidR="00E0394C" w:rsidRDefault="00F76BD1" w14:paraId="12345606" w14:textId="6EAF7D79">
            <w:pPr>
              <w:pStyle w:val="Compact"/>
              <w:rPr>
                <w:b/>
                <w:bCs/>
                <w:lang w:eastAsia="zh-CN"/>
              </w:rPr>
            </w:pPr>
            <w:r>
              <w:rPr>
                <w:b/>
                <w:bCs/>
                <w:lang w:eastAsia="zh-CN"/>
              </w:rPr>
              <w:t>可写；</w:t>
            </w:r>
            <w:r>
              <w:rPr>
                <w:b/>
                <w:bCs/>
                <w:lang w:eastAsia="zh-CN"/>
              </w:rPr>
              <w:t xml:space="preserve">Dip Switch </w:t>
            </w:r>
            <w:r>
              <w:rPr>
                <w:b/>
                <w:bCs/>
                <w:lang w:eastAsia="zh-CN"/>
              </w:rPr>
              <w:t>锁定后只读</w:t>
            </w:r>
          </w:p>
        </w:tc>
      </w:tr>
    </w:tbl>
    <w:p w:rsidR="003E35B6" w:rsidP="008A7EF5" w:rsidRDefault="003E35B6" w14:paraId="3DC91BF7" w14:textId="77777777">
      <w:pPr>
        <w:pStyle w:val="Compact"/>
        <w:rPr>
          <w:lang w:eastAsia="zh-CN"/>
        </w:rPr>
      </w:pPr>
    </w:p>
    <w:p w:rsidR="00BC22D7" w:rsidP="00DD3562" w:rsidRDefault="00000000" w14:paraId="63D8DCC6" w14:textId="77777777">
      <w:pPr>
        <w:pStyle w:val="Compact"/>
        <w:rPr>
          <w:lang w:eastAsia="zh-CN"/>
        </w:rPr>
      </w:pPr>
      <w:r>
        <w:rPr>
          <w:lang w:eastAsia="zh-CN"/>
        </w:rPr>
        <w:t xml:space="preserve">CT </w:t>
      </w:r>
      <w:r>
        <w:rPr>
          <w:lang w:eastAsia="zh-CN"/>
        </w:rPr>
        <w:t>类型决定电流标度与各路启动电流</w:t>
      </w:r>
      <w:r>
        <w:rPr>
          <w:lang w:eastAsia="zh-CN"/>
        </w:rPr>
        <w:t xml:space="preserve"> Ist</w:t>
      </w:r>
      <w:r>
        <w:rPr>
          <w:lang w:eastAsia="zh-CN"/>
        </w:rPr>
        <w:t>（</w:t>
      </w:r>
      <w:r>
        <w:rPr>
          <w:lang w:eastAsia="zh-CN"/>
        </w:rPr>
        <w:t xml:space="preserve">0.1% × </w:t>
      </w:r>
      <w:r>
        <w:rPr>
          <w:lang w:eastAsia="zh-CN"/>
        </w:rPr>
        <w:t>一次侧额定）。</w:t>
      </w:r>
    </w:p>
    <w:p w:rsidRPr="00BC22D7" w:rsidR="00B00B16" w:rsidP="00DD3562" w:rsidRDefault="00000000" w14:paraId="44F43DDE" w14:textId="78E8274F">
      <w:pPr>
        <w:pStyle w:val="Compact"/>
        <w:rPr>
          <w:lang w:eastAsia="zh-CN"/>
        </w:rPr>
      </w:pPr>
      <w:r>
        <w:rPr>
          <w:lang w:eastAsia="zh-CN"/>
        </w:rPr>
        <w:t xml:space="preserve"> </w:t>
      </w:r>
      <w:bookmarkStart w:name="X31e2b9c23de20509d0c3bf48faa08981cc34b2c" w:id="142"/>
      <w:bookmarkEnd w:id="133"/>
      <w:r>
        <w:rPr>
          <w:rFonts w:hint="eastAsia"/>
          <w:lang w:eastAsia="zh-CN"/>
        </w:rPr>
        <w:t>切换接线方式时需要确认是否需要清空能量。（参照</w:t>
      </w:r>
      <w:r>
        <w:rPr>
          <w:rFonts w:hint="eastAsia"/>
          <w:lang w:eastAsia="zh-CN"/>
        </w:rPr>
        <w:t>1320</w:t>
      </w:r>
      <w:r>
        <w:rPr>
          <w:rFonts w:hint="eastAsia"/>
          <w:lang w:eastAsia="zh-CN"/>
        </w:rPr>
        <w:t>设计）</w:t>
      </w:r>
    </w:p>
    <w:p w:rsidR="00DD3562" w:rsidRDefault="00DD3562" w14:paraId="1423C470" w14:textId="66C1CDC1">
      <w:pPr>
        <w:pStyle w:val="a0"/>
        <w:rPr>
          <w:lang w:eastAsia="zh-CN"/>
        </w:rPr>
      </w:pPr>
      <w:r>
        <w:rPr>
          <w:noProof/>
          <w:lang w:eastAsia="zh-CN"/>
        </w:rPr>
        <w:drawing>
          <wp:inline distT="0" distB="0" distL="0" distR="0" wp14:anchorId="30EB35E9" wp14:editId="151EF0BB">
            <wp:extent cx="5486400" cy="3001645"/>
            <wp:effectExtent l="0" t="0" r="0" b="0"/>
            <wp:docPr id="5512045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86400" cy="3001645"/>
                    </a:xfrm>
                    <a:prstGeom prst="rect">
                      <a:avLst/>
                    </a:prstGeom>
                    <a:noFill/>
                    <a:ln>
                      <a:noFill/>
                    </a:ln>
                  </pic:spPr>
                </pic:pic>
              </a:graphicData>
            </a:graphic>
          </wp:inline>
        </w:drawing>
      </w:r>
    </w:p>
    <w:p w:rsidR="00E0394C" w:rsidRDefault="00000000" w14:paraId="03C4ACCA" w14:textId="5B87CF64">
      <w:pPr>
        <w:pStyle w:val="3"/>
        <w:rPr>
          <w:lang w:eastAsia="zh-CN"/>
        </w:rPr>
      </w:pPr>
      <w:bookmarkStart w:name="_Toc233817264" w:id="143"/>
      <w:bookmarkStart w:name="X69d297ba608504b9400340f288fabef17e4d347" w:id="144"/>
      <w:bookmarkEnd w:id="142"/>
      <w:r>
        <w:t>14.2.</w:t>
      </w:r>
      <w:r>
        <w:rPr>
          <w:rFonts w:hint="eastAsia"/>
          <w:lang w:eastAsia="zh-CN"/>
        </w:rPr>
        <w:t>3</w:t>
      </w:r>
      <w:r>
        <w:t xml:space="preserve"> </w:t>
      </w:r>
      <w:r>
        <w:rPr>
          <w:rFonts w:hint="eastAsia"/>
          <w:lang w:eastAsia="zh-CN"/>
        </w:rPr>
        <w:t>Communication</w:t>
      </w:r>
      <w:bookmarkEnd w:id="143"/>
    </w:p>
    <w:tbl>
      <w:tblPr>
        <w:tblStyle w:val="Table"/>
        <w:tblW w:w="0" w:type="auto"/>
        <w:tblLook w:val="0020" w:firstRow="1" w:lastRow="0" w:firstColumn="0" w:lastColumn="0" w:noHBand="0" w:noVBand="0"/>
      </w:tblPr>
      <w:tblGrid>
        <w:gridCol w:w="2053"/>
        <w:gridCol w:w="2086"/>
        <w:gridCol w:w="881"/>
        <w:gridCol w:w="696"/>
      </w:tblGrid>
      <w:tr w:rsidR="00E0394C" w:rsidTr="037046BE" w14:paraId="2CB2269C"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00E0394C" w:rsidRDefault="00000000" w14:paraId="2B2580B3" w14:textId="77777777">
            <w:pPr>
              <w:pStyle w:val="Compact"/>
            </w:pPr>
            <w:r>
              <w:t>配置项</w:t>
            </w:r>
          </w:p>
        </w:tc>
        <w:tc>
          <w:tcPr>
            <w:cnfStyle w:val="000001000000" w:firstRow="0" w:lastRow="0" w:firstColumn="0" w:lastColumn="0" w:oddVBand="0" w:evenVBand="1" w:oddHBand="0" w:evenHBand="0" w:firstRowFirstColumn="0" w:firstRowLastColumn="0" w:lastRowFirstColumn="0" w:lastRowLastColumn="0"/>
            <w:tcW w:w="0" w:type="auto"/>
            <w:tcMar/>
          </w:tcPr>
          <w:p w:rsidR="00E0394C" w:rsidRDefault="00000000" w14:paraId="58C71929" w14:textId="77777777">
            <w:pPr>
              <w:pStyle w:val="Compact"/>
            </w:pPr>
            <w:r>
              <w:t>取值</w:t>
            </w:r>
            <w:r>
              <w:t xml:space="preserve"> / </w:t>
            </w:r>
            <w:r>
              <w:t>范围</w:t>
            </w:r>
          </w:p>
        </w:tc>
        <w:tc>
          <w:tcPr>
            <w:cnfStyle w:val="000010000000" w:firstRow="0" w:lastRow="0" w:firstColumn="0" w:lastColumn="0" w:oddVBand="1" w:evenVBand="0" w:oddHBand="0" w:evenHBand="0" w:firstRowFirstColumn="0" w:firstRowLastColumn="0" w:lastRowFirstColumn="0" w:lastRowLastColumn="0"/>
            <w:tcW w:w="0" w:type="auto"/>
            <w:tcMar/>
          </w:tcPr>
          <w:p w:rsidR="00E0394C" w:rsidRDefault="00000000" w14:paraId="691D1455" w14:textId="77777777">
            <w:pPr>
              <w:pStyle w:val="Compact"/>
            </w:pPr>
            <w:r>
              <w:t>默认</w:t>
            </w:r>
          </w:p>
        </w:tc>
        <w:tc>
          <w:tcPr>
            <w:cnfStyle w:val="000001000000" w:firstRow="0" w:lastRow="0" w:firstColumn="0" w:lastColumn="0" w:oddVBand="0" w:evenVBand="1" w:oddHBand="0" w:evenHBand="0" w:firstRowFirstColumn="0" w:firstRowLastColumn="0" w:lastRowFirstColumn="0" w:lastRowLastColumn="0"/>
            <w:tcW w:w="0" w:type="auto"/>
            <w:tcMar/>
          </w:tcPr>
          <w:p w:rsidR="00E0394C" w:rsidRDefault="00000000" w14:paraId="1BA1E3F0" w14:textId="77777777">
            <w:pPr>
              <w:pStyle w:val="Compact"/>
            </w:pPr>
            <w:r>
              <w:t>说明</w:t>
            </w:r>
          </w:p>
        </w:tc>
      </w:tr>
      <w:tr w:rsidR="00E0394C" w:rsidTr="037046BE" w14:paraId="44E7374A" w14:textId="77777777">
        <w:tc>
          <w:tcPr>
            <w:cnfStyle w:val="000010000000" w:firstRow="0" w:lastRow="0" w:firstColumn="0" w:lastColumn="0" w:oddVBand="1" w:evenVBand="0" w:oddHBand="0" w:evenHBand="0" w:firstRowFirstColumn="0" w:firstRowLastColumn="0" w:lastRowFirstColumn="0" w:lastRowLastColumn="0"/>
            <w:tcW w:w="0" w:type="auto"/>
            <w:tcMar/>
          </w:tcPr>
          <w:p w:rsidR="00E0394C" w:rsidRDefault="00000000" w14:paraId="497FFFE5" w14:textId="77777777">
            <w:pPr>
              <w:pStyle w:val="Compact"/>
            </w:pPr>
            <w:r>
              <w:t xml:space="preserve">Modbus </w:t>
            </w:r>
            <w:r>
              <w:t>从站地址</w:t>
            </w:r>
          </w:p>
        </w:tc>
        <w:tc>
          <w:tcPr>
            <w:cnfStyle w:val="000001000000" w:firstRow="0" w:lastRow="0" w:firstColumn="0" w:lastColumn="0" w:oddVBand="0" w:evenVBand="1" w:oddHBand="0" w:evenHBand="0" w:firstRowFirstColumn="0" w:firstRowLastColumn="0" w:lastRowFirstColumn="0" w:lastRowLastColumn="0"/>
            <w:tcW w:w="0" w:type="auto"/>
            <w:tcMar/>
          </w:tcPr>
          <w:p w:rsidR="00E0394C" w:rsidRDefault="00000000" w14:paraId="4E88CA22" w14:textId="77777777">
            <w:pPr>
              <w:pStyle w:val="Compact"/>
            </w:pPr>
            <w:r>
              <w:t>1–247</w:t>
            </w:r>
          </w:p>
        </w:tc>
        <w:tc>
          <w:tcPr>
            <w:cnfStyle w:val="000010000000" w:firstRow="0" w:lastRow="0" w:firstColumn="0" w:lastColumn="0" w:oddVBand="1" w:evenVBand="0" w:oddHBand="0" w:evenHBand="0" w:firstRowFirstColumn="0" w:firstRowLastColumn="0" w:lastRowFirstColumn="0" w:lastRowLastColumn="0"/>
            <w:tcW w:w="0" w:type="auto"/>
            <w:tcMar/>
          </w:tcPr>
          <w:p w:rsidR="00E0394C" w:rsidRDefault="00000000" w14:paraId="70BF614D" w14:textId="77777777">
            <w:pPr>
              <w:pStyle w:val="Compact"/>
            </w:pPr>
            <w:r>
              <w:t>1</w:t>
            </w:r>
          </w:p>
        </w:tc>
        <w:tc>
          <w:tcPr>
            <w:cnfStyle w:val="000001000000" w:firstRow="0" w:lastRow="0" w:firstColumn="0" w:lastColumn="0" w:oddVBand="0" w:evenVBand="1" w:oddHBand="0" w:evenHBand="0" w:firstRowFirstColumn="0" w:firstRowLastColumn="0" w:lastRowFirstColumn="0" w:lastRowLastColumn="0"/>
            <w:tcW w:w="0" w:type="auto"/>
            <w:tcMar/>
          </w:tcPr>
          <w:p w:rsidR="00E0394C" w:rsidRDefault="00000000" w14:paraId="7904B6D6" w14:textId="77777777">
            <w:pPr>
              <w:pStyle w:val="Compact"/>
            </w:pPr>
            <w:r>
              <w:t>—</w:t>
            </w:r>
          </w:p>
        </w:tc>
      </w:tr>
      <w:tr w:rsidR="00E0394C" w:rsidTr="037046BE" w14:paraId="34DB843F" w14:textId="77777777">
        <w:tc>
          <w:tcPr>
            <w:cnfStyle w:val="000010000000" w:firstRow="0" w:lastRow="0" w:firstColumn="0" w:lastColumn="0" w:oddVBand="1" w:evenVBand="0" w:oddHBand="0" w:evenHBand="0" w:firstRowFirstColumn="0" w:firstRowLastColumn="0" w:lastRowFirstColumn="0" w:lastRowLastColumn="0"/>
            <w:tcW w:w="0" w:type="auto"/>
            <w:tcMar/>
          </w:tcPr>
          <w:p w:rsidR="00E0394C" w:rsidRDefault="00000000" w14:paraId="7540DBFC" w14:textId="77777777">
            <w:pPr>
              <w:pStyle w:val="Compact"/>
            </w:pPr>
            <w:r>
              <w:t>波特率</w:t>
            </w:r>
          </w:p>
        </w:tc>
        <w:tc>
          <w:tcPr>
            <w:cnfStyle w:val="000001000000" w:firstRow="0" w:lastRow="0" w:firstColumn="0" w:lastColumn="0" w:oddVBand="0" w:evenVBand="1" w:oddHBand="0" w:evenHBand="0" w:firstRowFirstColumn="0" w:firstRowLastColumn="0" w:lastRowFirstColumn="0" w:lastRowLastColumn="0"/>
            <w:tcW w:w="0" w:type="auto"/>
            <w:tcMar/>
          </w:tcPr>
          <w:p w:rsidR="00E0394C" w:rsidRDefault="00000000" w14:paraId="54444509" w14:textId="77777777">
            <w:pPr>
              <w:pStyle w:val="Compact"/>
            </w:pPr>
            <w:r>
              <w:t>9600–115200 bps</w:t>
            </w:r>
          </w:p>
        </w:tc>
        <w:tc>
          <w:tcPr>
            <w:cnfStyle w:val="000010000000" w:firstRow="0" w:lastRow="0" w:firstColumn="0" w:lastColumn="0" w:oddVBand="1" w:evenVBand="0" w:oddHBand="0" w:evenHBand="0" w:firstRowFirstColumn="0" w:firstRowLastColumn="0" w:lastRowFirstColumn="0" w:lastRowLastColumn="0"/>
            <w:tcW w:w="0" w:type="auto"/>
            <w:tcMar/>
          </w:tcPr>
          <w:p w:rsidR="00E0394C" w:rsidRDefault="00000000" w14:paraId="5A195916" w14:textId="77777777">
            <w:pPr>
              <w:pStyle w:val="Compact"/>
            </w:pPr>
            <w:r>
              <w:t>19200</w:t>
            </w:r>
          </w:p>
        </w:tc>
        <w:tc>
          <w:tcPr>
            <w:cnfStyle w:val="000001000000" w:firstRow="0" w:lastRow="0" w:firstColumn="0" w:lastColumn="0" w:oddVBand="0" w:evenVBand="1" w:oddHBand="0" w:evenHBand="0" w:firstRowFirstColumn="0" w:firstRowLastColumn="0" w:lastRowFirstColumn="0" w:lastRowLastColumn="0"/>
            <w:tcW w:w="0" w:type="auto"/>
            <w:tcMar/>
          </w:tcPr>
          <w:p w:rsidR="00E0394C" w:rsidRDefault="00000000" w14:paraId="197B93A3" w14:textId="77777777">
            <w:pPr>
              <w:pStyle w:val="Compact"/>
            </w:pPr>
            <w:r>
              <w:t>—</w:t>
            </w:r>
          </w:p>
        </w:tc>
      </w:tr>
      <w:tr w:rsidR="00E0394C" w:rsidTr="037046BE" w14:paraId="2D2C8A3F" w14:textId="77777777">
        <w:tc>
          <w:tcPr>
            <w:cnfStyle w:val="000010000000" w:firstRow="0" w:lastRow="0" w:firstColumn="0" w:lastColumn="0" w:oddVBand="1" w:evenVBand="0" w:oddHBand="0" w:evenHBand="0" w:firstRowFirstColumn="0" w:firstRowLastColumn="0" w:lastRowFirstColumn="0" w:lastRowLastColumn="0"/>
            <w:tcW w:w="0" w:type="auto"/>
            <w:tcMar/>
          </w:tcPr>
          <w:p w:rsidR="00E0394C" w:rsidP="037046BE" w:rsidRDefault="00000000" w14:paraId="646D28EB" w14:textId="65D50253">
            <w:pPr>
              <w:pStyle w:val="Compact"/>
              <w:rPr>
                <w:noProof w:val="0"/>
                <w:lang w:val="en-US"/>
              </w:rPr>
            </w:pPr>
            <w:r w:rsidRPr="037046BE" w:rsidR="5D724096">
              <w:rPr>
                <w:rFonts w:ascii="Cambria" w:hAnsi="Cambria" w:eastAsia="Cambria" w:cs="Cambria"/>
                <w:noProof w:val="0"/>
                <w:sz w:val="24"/>
                <w:szCs w:val="24"/>
                <w:lang w:val="en-US"/>
              </w:rPr>
              <w:t>RS485 Parity</w:t>
            </w:r>
          </w:p>
        </w:tc>
        <w:tc>
          <w:tcPr>
            <w:cnfStyle w:val="000001000000" w:firstRow="0" w:lastRow="0" w:firstColumn="0" w:lastColumn="0" w:oddVBand="0" w:evenVBand="1" w:oddHBand="0" w:evenHBand="0" w:firstRowFirstColumn="0" w:firstRowLastColumn="0" w:lastRowFirstColumn="0" w:lastRowLastColumn="0"/>
            <w:tcW w:w="0" w:type="auto"/>
            <w:tcMar/>
          </w:tcPr>
          <w:p w:rsidR="00E0394C" w:rsidP="037046BE" w:rsidRDefault="00000000" w14:paraId="4AC7BCE0" w14:textId="5A1E29B1">
            <w:pPr>
              <w:pStyle w:val="Compact"/>
              <w:rPr>
                <w:noProof w:val="0"/>
                <w:lang w:val="en-US"/>
              </w:rPr>
            </w:pPr>
            <w:r w:rsidRPr="037046BE" w:rsidR="5D724096">
              <w:rPr>
                <w:rFonts w:ascii="Cambria" w:hAnsi="Cambria" w:eastAsia="Cambria" w:cs="Cambria"/>
                <w:noProof w:val="0"/>
                <w:sz w:val="24"/>
                <w:szCs w:val="24"/>
                <w:lang w:val="en-US"/>
              </w:rPr>
              <w:t>None1/None2 / Even / Odd</w:t>
            </w:r>
          </w:p>
        </w:tc>
        <w:tc>
          <w:tcPr>
            <w:cnfStyle w:val="000010000000" w:firstRow="0" w:lastRow="0" w:firstColumn="0" w:lastColumn="0" w:oddVBand="1" w:evenVBand="0" w:oddHBand="0" w:evenHBand="0" w:firstRowFirstColumn="0" w:firstRowLastColumn="0" w:lastRowFirstColumn="0" w:lastRowLastColumn="0"/>
            <w:tcW w:w="0" w:type="auto"/>
            <w:tcMar/>
          </w:tcPr>
          <w:p w:rsidR="00E0394C" w:rsidP="037046BE" w:rsidRDefault="00000000" w14:paraId="6BA5C0BA" w14:textId="506A1C06">
            <w:pPr>
              <w:pStyle w:val="Compact"/>
              <w:rPr>
                <w:noProof w:val="0"/>
                <w:lang w:val="en-US"/>
              </w:rPr>
            </w:pPr>
            <w:r w:rsidRPr="037046BE" w:rsidR="5D724096">
              <w:rPr>
                <w:rFonts w:ascii="Cambria" w:hAnsi="Cambria" w:eastAsia="Cambria" w:cs="Cambria"/>
                <w:noProof w:val="0"/>
                <w:sz w:val="24"/>
                <w:szCs w:val="24"/>
                <w:lang w:val="en-US"/>
              </w:rPr>
              <w:t>None1</w:t>
            </w:r>
          </w:p>
        </w:tc>
        <w:tc>
          <w:tcPr>
            <w:cnfStyle w:val="000001000000" w:firstRow="0" w:lastRow="0" w:firstColumn="0" w:lastColumn="0" w:oddVBand="0" w:evenVBand="1" w:oddHBand="0" w:evenHBand="0" w:firstRowFirstColumn="0" w:firstRowLastColumn="0" w:lastRowFirstColumn="0" w:lastRowLastColumn="0"/>
            <w:tcW w:w="0" w:type="auto"/>
            <w:tcMar/>
          </w:tcPr>
          <w:p w:rsidR="00E0394C" w:rsidRDefault="00000000" w14:textId="77777777" w14:paraId="6D5ED4B2">
            <w:pPr>
              <w:pStyle w:val="Compact"/>
            </w:pPr>
            <w:r w:rsidR="5D724096">
              <w:rPr/>
              <w:t>—</w:t>
            </w:r>
          </w:p>
          <w:p w:rsidR="00E0394C" w:rsidRDefault="00000000" w14:paraId="50DF9A3A" w14:textId="73AB4D69">
            <w:pPr>
              <w:pStyle w:val="Compact"/>
            </w:pPr>
          </w:p>
        </w:tc>
      </w:tr>
    </w:tbl>
    <w:p w:rsidR="003F17C1" w:rsidP="003F17C1" w:rsidRDefault="003F17C1" w14:paraId="78D62683" w14:textId="77777777">
      <w:pPr>
        <w:pStyle w:val="a8"/>
        <w:ind w:left="0"/>
        <w:rPr>
          <w:lang w:eastAsia="zh-CN"/>
        </w:rPr>
      </w:pPr>
    </w:p>
    <w:p w:rsidR="009A5CF2" w:rsidP="00C87627" w:rsidRDefault="00000000" w14:paraId="589ED55D" w14:textId="52729008">
      <w:pPr>
        <w:pStyle w:val="a8"/>
        <w:ind w:left="0"/>
        <w:rPr>
          <w:lang w:eastAsia="zh-CN"/>
        </w:rPr>
      </w:pPr>
      <w:r>
        <w:rPr>
          <w:lang w:eastAsia="zh-CN"/>
        </w:rPr>
        <w:t>通信参数更改后</w:t>
      </w:r>
      <w:r>
        <w:rPr>
          <w:b/>
          <w:bCs/>
          <w:lang w:eastAsia="zh-CN"/>
        </w:rPr>
        <w:t>需重连生效</w:t>
      </w:r>
      <w:r>
        <w:rPr>
          <w:lang w:eastAsia="zh-CN"/>
        </w:rPr>
        <w:t>。通信参数不受锁定限制，可自由配置。</w:t>
      </w:r>
    </w:p>
    <w:p w:rsidRPr="00B36E41" w:rsidR="00B928C9" w:rsidP="00B36E41" w:rsidRDefault="00B928C9" w14:paraId="475FDBC3" w14:textId="730CD118">
      <w:pPr>
        <w:pStyle w:val="a0"/>
        <w:rPr>
          <w:lang w:eastAsia="zh-CN"/>
        </w:rPr>
      </w:pPr>
      <w:r>
        <w:rPr>
          <w:noProof/>
          <w:lang w:eastAsia="zh-CN"/>
        </w:rPr>
        <w:drawing>
          <wp:inline distT="0" distB="0" distL="0" distR="0" wp14:anchorId="090B2599" wp14:editId="4DBE89BE">
            <wp:extent cx="5486400" cy="3001645"/>
            <wp:effectExtent l="0" t="0" r="0" b="0"/>
            <wp:docPr id="156740779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86400" cy="3001645"/>
                    </a:xfrm>
                    <a:prstGeom prst="rect">
                      <a:avLst/>
                    </a:prstGeom>
                    <a:noFill/>
                    <a:ln>
                      <a:noFill/>
                    </a:ln>
                  </pic:spPr>
                </pic:pic>
              </a:graphicData>
            </a:graphic>
          </wp:inline>
        </w:drawing>
      </w:r>
    </w:p>
    <w:p w:rsidR="00456D59" w:rsidP="00B36E41" w:rsidRDefault="00456D59" w14:paraId="27A85FE5" w14:textId="25518B17">
      <w:pPr>
        <w:pStyle w:val="3"/>
        <w:rPr>
          <w:lang w:eastAsia="zh-CN"/>
        </w:rPr>
      </w:pPr>
      <w:bookmarkStart w:name="_Toc233817265" w:id="145"/>
      <w:r>
        <w:t>14.</w:t>
      </w:r>
      <w:r>
        <w:rPr>
          <w:rFonts w:hint="eastAsia"/>
          <w:lang w:eastAsia="zh-CN"/>
        </w:rPr>
        <w:t>2</w:t>
      </w:r>
      <w:r>
        <w:t>.</w:t>
      </w:r>
      <w:r>
        <w:rPr>
          <w:rFonts w:hint="eastAsia"/>
          <w:lang w:eastAsia="zh-CN"/>
        </w:rPr>
        <w:t>4 Device Information</w:t>
      </w:r>
      <w:bookmarkEnd w:id="145"/>
    </w:p>
    <w:p w:rsidRPr="008D5F49" w:rsidR="00FD1FEF" w:rsidP="00DC71DF" w:rsidRDefault="003D4294" w14:paraId="4469FF9E" w14:textId="0ECBC5D4">
      <w:pPr>
        <w:pStyle w:val="a0"/>
        <w:rPr>
          <w:lang w:eastAsia="zh-CN"/>
        </w:rPr>
      </w:pPr>
      <w:r>
        <w:rPr>
          <w:lang w:eastAsia="zh-CN"/>
        </w:rPr>
        <w:t>设备信息页显示项包括：设备型号</w:t>
      </w:r>
      <w:r>
        <w:rPr>
          <w:lang w:eastAsia="zh-CN"/>
        </w:rPr>
        <w:t xml:space="preserve"> (Model)</w:t>
      </w:r>
      <w:r>
        <w:rPr>
          <w:lang w:eastAsia="zh-CN"/>
        </w:rPr>
        <w:t>、序列号</w:t>
      </w:r>
      <w:r>
        <w:rPr>
          <w:lang w:eastAsia="zh-CN"/>
        </w:rPr>
        <w:t xml:space="preserve"> (SN)</w:t>
      </w:r>
      <w:r>
        <w:rPr>
          <w:lang w:eastAsia="zh-CN"/>
        </w:rPr>
        <w:t>（格式：</w:t>
      </w:r>
      <w:r>
        <w:rPr>
          <w:lang w:eastAsia="zh-CN"/>
        </w:rPr>
        <w:t>MAC(YY+30)MMabcde</w:t>
      </w:r>
      <w:r>
        <w:rPr>
          <w:lang w:eastAsia="zh-CN"/>
        </w:rPr>
        <w:t>）</w:t>
      </w:r>
      <w:r>
        <w:rPr>
          <w:rFonts w:hint="eastAsia"/>
          <w:lang w:eastAsia="zh-CN"/>
        </w:rPr>
        <w:t>、</w:t>
      </w:r>
      <w:r>
        <w:rPr>
          <w:lang w:eastAsia="zh-CN"/>
        </w:rPr>
        <w:t>生效</w:t>
      </w:r>
      <w:r>
        <w:rPr>
          <w:lang w:eastAsia="zh-CN"/>
        </w:rPr>
        <w:t xml:space="preserve"> CT </w:t>
      </w:r>
      <w:r>
        <w:rPr>
          <w:lang w:eastAsia="zh-CN"/>
        </w:rPr>
        <w:t>类型、硬件版本</w:t>
      </w:r>
      <w:r>
        <w:rPr>
          <w:lang w:eastAsia="zh-CN"/>
        </w:rPr>
        <w:t xml:space="preserve"> (Hardware Version)</w:t>
      </w:r>
      <w:r>
        <w:rPr>
          <w:lang w:eastAsia="zh-CN"/>
        </w:rPr>
        <w:t>、固件版本</w:t>
      </w:r>
      <w:r>
        <w:rPr>
          <w:lang w:eastAsia="zh-CN"/>
        </w:rPr>
        <w:t xml:space="preserve"> (Firmware Version)</w:t>
      </w:r>
      <w:r>
        <w:rPr>
          <w:lang w:eastAsia="zh-CN"/>
        </w:rPr>
        <w:t>、</w:t>
      </w:r>
      <w:r>
        <w:rPr>
          <w:lang w:eastAsia="zh-CN"/>
        </w:rPr>
        <w:t xml:space="preserve">Bootloader </w:t>
      </w:r>
      <w:r>
        <w:rPr>
          <w:lang w:eastAsia="zh-CN"/>
        </w:rPr>
        <w:t>版本、制造商</w:t>
      </w:r>
      <w:r>
        <w:rPr>
          <w:lang w:eastAsia="zh-CN"/>
        </w:rPr>
        <w:t xml:space="preserve"> (Manufacturer)</w:t>
      </w:r>
      <w:r>
        <w:rPr>
          <w:lang w:eastAsia="zh-CN"/>
        </w:rPr>
        <w:t>。</w:t>
      </w:r>
    </w:p>
    <w:p w:rsidRPr="009A5CF2" w:rsidR="008D5F49" w:rsidP="00DC71DF" w:rsidRDefault="008D5F49" w14:paraId="21C62549" w14:textId="48CE05BC">
      <w:pPr>
        <w:pStyle w:val="a0"/>
        <w:rPr>
          <w:rFonts w:asciiTheme="majorHAnsi" w:hAnsiTheme="majorHAnsi" w:eastAsiaTheme="majorEastAsia" w:cstheme="majorBidi"/>
          <w:b/>
          <w:bCs/>
          <w:color w:val="4F81BD" w:themeColor="accent1"/>
          <w:lang w:eastAsia="zh-CN"/>
        </w:rPr>
      </w:pPr>
      <w:r>
        <w:rPr>
          <w:rFonts w:asciiTheme="majorHAnsi" w:hAnsiTheme="majorHAnsi" w:eastAsiaTheme="majorEastAsia" w:cstheme="majorBidi"/>
          <w:b/>
          <w:bCs/>
          <w:noProof/>
          <w:color w:val="4F81BD" w:themeColor="accent1"/>
          <w:lang w:eastAsia="zh-CN"/>
        </w:rPr>
        <w:drawing>
          <wp:inline distT="0" distB="0" distL="0" distR="0" wp14:anchorId="50768782" wp14:editId="3A7117A7">
            <wp:extent cx="5486400" cy="3001645"/>
            <wp:effectExtent l="0" t="0" r="0" b="0"/>
            <wp:docPr id="167365007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86400" cy="3001645"/>
                    </a:xfrm>
                    <a:prstGeom prst="rect">
                      <a:avLst/>
                    </a:prstGeom>
                    <a:noFill/>
                    <a:ln>
                      <a:noFill/>
                    </a:ln>
                  </pic:spPr>
                </pic:pic>
              </a:graphicData>
            </a:graphic>
          </wp:inline>
        </w:drawing>
      </w:r>
    </w:p>
    <w:p w:rsidR="00E0394C" w:rsidRDefault="00000000" w14:paraId="7502B2F8" w14:textId="77777777">
      <w:pPr>
        <w:pStyle w:val="2"/>
        <w:rPr>
          <w:lang w:eastAsia="zh-CN"/>
        </w:rPr>
      </w:pPr>
      <w:bookmarkStart w:name="_Toc233817266" w:id="146"/>
      <w:bookmarkStart w:name="X9abd5c60cdf7f312f85f4cbc68a4d22f9dc942f" w:id="147"/>
      <w:bookmarkEnd w:id="130"/>
      <w:bookmarkEnd w:id="144"/>
      <w:r>
        <w:rPr>
          <w:lang w:eastAsia="zh-CN"/>
        </w:rPr>
        <w:t xml:space="preserve">14.3 </w:t>
      </w:r>
      <w:r>
        <w:rPr>
          <w:lang w:eastAsia="zh-CN"/>
        </w:rPr>
        <w:t>升级</w:t>
      </w:r>
      <w:bookmarkEnd w:id="146"/>
    </w:p>
    <w:p w:rsidR="00E0394C" w:rsidRDefault="00000000" w14:paraId="0398D713" w14:textId="4B86B7FD">
      <w:pPr>
        <w:pStyle w:val="a8"/>
        <w:rPr>
          <w:lang w:eastAsia="zh-CN"/>
        </w:rPr>
      </w:pPr>
      <w:r>
        <w:rPr>
          <w:b/>
          <w:bCs/>
          <w:lang w:eastAsia="zh-CN"/>
        </w:rPr>
        <w:t xml:space="preserve">AcuRev-101 </w:t>
      </w:r>
      <w:r>
        <w:rPr>
          <w:b/>
          <w:bCs/>
          <w:lang w:eastAsia="zh-CN"/>
        </w:rPr>
        <w:t>支持升级；</w:t>
      </w:r>
      <w:r>
        <w:rPr>
          <w:b/>
          <w:bCs/>
          <w:lang w:eastAsia="zh-CN"/>
        </w:rPr>
        <w:t xml:space="preserve">Dip Switch </w:t>
      </w:r>
      <w:r>
        <w:rPr>
          <w:b/>
          <w:bCs/>
          <w:lang w:eastAsia="zh-CN"/>
        </w:rPr>
        <w:t>锁定后不支持，</w:t>
      </w:r>
      <w:r>
        <w:rPr>
          <w:b/>
          <w:bCs/>
          <w:lang w:eastAsia="zh-CN"/>
        </w:rPr>
        <w:t xml:space="preserve">Acuview2 </w:t>
      </w:r>
      <w:r>
        <w:rPr>
          <w:b/>
          <w:bCs/>
          <w:lang w:eastAsia="zh-CN"/>
        </w:rPr>
        <w:t>应禁用升级功能</w:t>
      </w:r>
      <w:r>
        <w:rPr>
          <w:lang w:eastAsia="zh-CN"/>
        </w:rPr>
        <w:t>（见</w:t>
      </w:r>
      <w:r>
        <w:rPr>
          <w:lang w:eastAsia="zh-CN"/>
        </w:rPr>
        <w:t xml:space="preserve"> §11.3</w:t>
      </w:r>
      <w:r>
        <w:rPr>
          <w:lang w:eastAsia="zh-CN"/>
        </w:rPr>
        <w:t>）。</w:t>
      </w:r>
    </w:p>
    <w:p w:rsidR="00E0394C" w:rsidRDefault="00000000" w14:paraId="197F9480" w14:textId="3CDA631A">
      <w:pPr>
        <w:pStyle w:val="Compact"/>
        <w:numPr>
          <w:ilvl w:val="0"/>
          <w:numId w:val="31"/>
        </w:numPr>
      </w:pPr>
      <w:r>
        <w:rPr>
          <w:b/>
          <w:bCs/>
        </w:rPr>
        <w:t>渠道：</w:t>
      </w:r>
      <w:r>
        <w:t xml:space="preserve"> </w:t>
      </w:r>
      <w:r>
        <w:t>经</w:t>
      </w:r>
      <w:r>
        <w:t xml:space="preserve"> RS-485 </w:t>
      </w:r>
      <w:r>
        <w:t>或</w:t>
      </w:r>
      <w:r>
        <w:t xml:space="preserve"> USB </w:t>
      </w:r>
      <w:r>
        <w:t>私有协议（</w:t>
      </w:r>
      <w:r>
        <w:t>§10.2.3</w:t>
      </w:r>
      <w:r>
        <w:t>）；用户在</w:t>
      </w:r>
      <w:r>
        <w:t xml:space="preserve"> Acuview2 </w:t>
      </w:r>
      <w:r>
        <w:t>选择</w:t>
      </w:r>
      <w:r>
        <w:t xml:space="preserve"> Accuenergy </w:t>
      </w:r>
      <w:r>
        <w:t>发布的固件文件并上传。</w:t>
      </w:r>
    </w:p>
    <w:p w:rsidR="00E0394C" w:rsidRDefault="00000000" w14:paraId="4E70A680" w14:textId="77777777">
      <w:pPr>
        <w:pStyle w:val="Compact"/>
        <w:numPr>
          <w:ilvl w:val="0"/>
          <w:numId w:val="31"/>
        </w:numPr>
        <w:rPr>
          <w:lang w:eastAsia="zh-CN"/>
        </w:rPr>
      </w:pPr>
      <w:r>
        <w:rPr>
          <w:b/>
          <w:bCs/>
          <w:lang w:eastAsia="zh-CN"/>
        </w:rPr>
        <w:t>传输：</w:t>
      </w:r>
      <w:r>
        <w:rPr>
          <w:lang w:eastAsia="zh-CN"/>
        </w:rPr>
        <w:t xml:space="preserve"> </w:t>
      </w:r>
      <w:r>
        <w:rPr>
          <w:lang w:eastAsia="zh-CN"/>
        </w:rPr>
        <w:t>分包传输</w:t>
      </w:r>
      <w:r>
        <w:rPr>
          <w:lang w:eastAsia="zh-CN"/>
        </w:rPr>
        <w:t xml:space="preserve"> + </w:t>
      </w:r>
      <w:r>
        <w:rPr>
          <w:lang w:eastAsia="zh-CN"/>
        </w:rPr>
        <w:t>校验和确认；</w:t>
      </w:r>
      <w:r>
        <w:rPr>
          <w:lang w:eastAsia="zh-CN"/>
        </w:rPr>
        <w:t xml:space="preserve">Acuview2 </w:t>
      </w:r>
      <w:r>
        <w:rPr>
          <w:lang w:eastAsia="zh-CN"/>
        </w:rPr>
        <w:t>显示传输进度。</w:t>
      </w:r>
    </w:p>
    <w:p w:rsidR="00E0394C" w:rsidRDefault="00000000" w14:paraId="52B05896" w14:textId="77777777">
      <w:pPr>
        <w:pStyle w:val="Compact"/>
        <w:numPr>
          <w:ilvl w:val="0"/>
          <w:numId w:val="31"/>
        </w:numPr>
        <w:rPr>
          <w:lang w:eastAsia="zh-CN"/>
        </w:rPr>
      </w:pPr>
      <w:r>
        <w:rPr>
          <w:b/>
          <w:bCs/>
          <w:lang w:eastAsia="zh-CN"/>
        </w:rPr>
        <w:t>校验：</w:t>
      </w:r>
      <w:r>
        <w:rPr>
          <w:lang w:eastAsia="zh-CN"/>
        </w:rPr>
        <w:t xml:space="preserve"> </w:t>
      </w:r>
      <w:r>
        <w:rPr>
          <w:lang w:eastAsia="zh-CN"/>
        </w:rPr>
        <w:t>固件文件加密并签名；仅接受</w:t>
      </w:r>
      <w:r>
        <w:rPr>
          <w:lang w:eastAsia="zh-CN"/>
        </w:rPr>
        <w:t xml:space="preserve"> Accuenergy </w:t>
      </w:r>
      <w:r>
        <w:rPr>
          <w:lang w:eastAsia="zh-CN"/>
        </w:rPr>
        <w:t>文件，签名</w:t>
      </w:r>
      <w:r>
        <w:rPr>
          <w:lang w:eastAsia="zh-CN"/>
        </w:rPr>
        <w:t>/</w:t>
      </w:r>
      <w:r>
        <w:rPr>
          <w:lang w:eastAsia="zh-CN"/>
        </w:rPr>
        <w:t>校验不通过则拒绝并提示。</w:t>
      </w:r>
    </w:p>
    <w:p w:rsidR="00E0394C" w:rsidRDefault="00000000" w14:paraId="52435566" w14:textId="77777777">
      <w:pPr>
        <w:pStyle w:val="Compact"/>
        <w:numPr>
          <w:ilvl w:val="0"/>
          <w:numId w:val="31"/>
        </w:numPr>
      </w:pPr>
      <w:r>
        <w:rPr>
          <w:b/>
          <w:bCs/>
        </w:rPr>
        <w:t>升级范围：</w:t>
      </w:r>
      <w:r>
        <w:t xml:space="preserve"> </w:t>
      </w:r>
      <w:r>
        <w:t>仅</w:t>
      </w:r>
      <w:r>
        <w:t xml:space="preserve"> Application</w:t>
      </w:r>
      <w:r>
        <w:t>；</w:t>
      </w:r>
      <w:r>
        <w:t xml:space="preserve">Bootloader </w:t>
      </w:r>
      <w:r>
        <w:t>不可升级，过程中不被擦除。</w:t>
      </w:r>
    </w:p>
    <w:p w:rsidR="00E0394C" w:rsidRDefault="00000000" w14:paraId="7C2FFAE6" w14:textId="77777777">
      <w:pPr>
        <w:pStyle w:val="Compact"/>
        <w:numPr>
          <w:ilvl w:val="0"/>
          <w:numId w:val="31"/>
        </w:numPr>
        <w:rPr>
          <w:lang w:eastAsia="zh-CN"/>
        </w:rPr>
      </w:pPr>
      <w:r>
        <w:rPr>
          <w:b/>
          <w:bCs/>
          <w:lang w:eastAsia="zh-CN"/>
        </w:rPr>
        <w:t>数据保持：</w:t>
      </w:r>
      <w:r>
        <w:rPr>
          <w:lang w:eastAsia="zh-CN"/>
        </w:rPr>
        <w:t xml:space="preserve"> </w:t>
      </w:r>
      <w:r>
        <w:rPr>
          <w:lang w:eastAsia="zh-CN"/>
        </w:rPr>
        <w:t>升级期间测量数据</w:t>
      </w:r>
      <w:r>
        <w:rPr>
          <w:lang w:eastAsia="zh-CN"/>
        </w:rPr>
        <w:t>/</w:t>
      </w:r>
      <w:r>
        <w:rPr>
          <w:lang w:eastAsia="zh-CN"/>
        </w:rPr>
        <w:t>记录不变，配置迁移至新版本。</w:t>
      </w:r>
    </w:p>
    <w:p w:rsidR="00E0394C" w:rsidRDefault="00000000" w14:paraId="57B94962" w14:textId="77777777">
      <w:pPr>
        <w:pStyle w:val="Compact"/>
        <w:numPr>
          <w:ilvl w:val="0"/>
          <w:numId w:val="31"/>
        </w:numPr>
        <w:rPr>
          <w:lang w:eastAsia="zh-CN"/>
        </w:rPr>
      </w:pPr>
      <w:r>
        <w:rPr>
          <w:b/>
          <w:bCs/>
          <w:lang w:eastAsia="zh-CN"/>
        </w:rPr>
        <w:t>失败处理：</w:t>
      </w:r>
      <w:r>
        <w:rPr>
          <w:lang w:eastAsia="zh-CN"/>
        </w:rPr>
        <w:t xml:space="preserve"> </w:t>
      </w:r>
      <w:r>
        <w:rPr>
          <w:lang w:eastAsia="zh-CN"/>
        </w:rPr>
        <w:t>不支持自动回滚；升级失败（断电</w:t>
      </w:r>
      <w:r>
        <w:rPr>
          <w:lang w:eastAsia="zh-CN"/>
        </w:rPr>
        <w:t>/</w:t>
      </w:r>
      <w:r>
        <w:rPr>
          <w:lang w:eastAsia="zh-CN"/>
        </w:rPr>
        <w:t>通信中断）后</w:t>
      </w:r>
      <w:r>
        <w:rPr>
          <w:lang w:eastAsia="zh-CN"/>
        </w:rPr>
        <w:t xml:space="preserve"> Bootloader </w:t>
      </w:r>
      <w:r>
        <w:rPr>
          <w:lang w:eastAsia="zh-CN"/>
        </w:rPr>
        <w:t>保留，</w:t>
      </w:r>
      <w:r>
        <w:rPr>
          <w:lang w:eastAsia="zh-CN"/>
        </w:rPr>
        <w:t xml:space="preserve">Acuview2 </w:t>
      </w:r>
      <w:r>
        <w:rPr>
          <w:lang w:eastAsia="zh-CN"/>
        </w:rPr>
        <w:t>应提示用户重新进入升级流程并再次传输固件。</w:t>
      </w:r>
    </w:p>
    <w:p w:rsidR="00E0394C" w:rsidRDefault="00E0394C" w14:paraId="7D607F4E" w14:textId="14A2BFCB">
      <w:pPr>
        <w:rPr>
          <w:lang w:eastAsia="zh-CN"/>
        </w:rPr>
      </w:pPr>
    </w:p>
    <w:bookmarkEnd w:id="121"/>
    <w:bookmarkEnd w:id="147"/>
    <w:p w:rsidR="00E0394C" w:rsidRDefault="00E0394C" w14:paraId="7A00BF61" w14:textId="269E975E">
      <w:pPr>
        <w:pStyle w:val="FirstParagraph"/>
        <w:rPr>
          <w:lang w:eastAsia="zh-CN"/>
        </w:rPr>
      </w:pPr>
    </w:p>
    <w:sectPr w:rsidR="00E0394C">
      <w:pgSz w:w="12240" w:h="15840" w:orient="portrait"/>
      <w:pgMar w:top="1440" w:right="1800" w:bottom="1440" w:left="18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YR" w:author="Yizhuo Ren" w:date="2026-06-04T15:19:00Z" w:id="28">
    <w:p w:rsidR="0067333C" w:rsidP="0067333C" w:rsidRDefault="0067333C" w14:paraId="73C38B9C" w14:textId="77777777">
      <w:pPr>
        <w:pStyle w:val="af3"/>
      </w:pPr>
      <w:r>
        <w:rPr>
          <w:rStyle w:val="af2"/>
        </w:rPr>
        <w:annotationRef/>
      </w:r>
      <w:r>
        <w:rPr>
          <w:rFonts w:hint="eastAsia"/>
        </w:rPr>
        <w:t>计算周期更新为</w:t>
      </w:r>
      <w:r>
        <w:t>100ms</w:t>
      </w:r>
    </w:p>
  </w:comment>
  <w:comment w:initials="YR" w:author="Yizhuo Ren" w:date="2026-06-12T09:22:00Z" w:id="34">
    <w:p w:rsidR="00336531" w:rsidP="00336531" w:rsidRDefault="00336531" w14:paraId="0FD4326C" w14:textId="77777777">
      <w:pPr>
        <w:pStyle w:val="af3"/>
      </w:pPr>
      <w:r>
        <w:rPr>
          <w:rStyle w:val="af2"/>
        </w:rPr>
        <w:annotationRef/>
      </w:r>
      <w:r>
        <w:rPr>
          <w:rFonts w:hint="eastAsia"/>
        </w:rPr>
        <w:t>添加</w:t>
      </w:r>
      <w:r>
        <w:t>Iavg</w:t>
      </w:r>
    </w:p>
  </w:comment>
  <w:comment w:initials="YR" w:author="Yizhuo Ren" w:date="2026-06-04T15:19:00Z" w:id="48">
    <w:p w:rsidR="0067333C" w:rsidP="0067333C" w:rsidRDefault="0067333C" w14:paraId="3BF96097" w14:textId="77777777">
      <w:pPr>
        <w:pStyle w:val="af3"/>
      </w:pPr>
      <w:r>
        <w:rPr>
          <w:rStyle w:val="af2"/>
        </w:rPr>
        <w:annotationRef/>
      </w:r>
      <w:r>
        <w:rPr>
          <w:rFonts w:hint="eastAsia"/>
        </w:rPr>
        <w:t>计算周期更新为</w:t>
      </w:r>
      <w:r>
        <w:t>100ms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C38B9C" w15:done="0"/>
  <w15:commentEx w15:paraId="0FD4326C" w15:done="0"/>
  <w15:commentEx w15:paraId="3BF960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9A8EFA" w16cex:dateUtc="2026-06-04T07:19:00Z"/>
  <w16cex:commentExtensible w16cex:durableId="47039B43" w16cex:dateUtc="2026-06-12T01:22:00Z"/>
  <w16cex:commentExtensible w16cex:durableId="68D0E2E1" w16cex:dateUtc="2026-06-04T07: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C38B9C" w16cid:durableId="7B9A8EFA"/>
  <w16cid:commentId w16cid:paraId="0FD4326C" w16cid:durableId="47039B43"/>
  <w16cid:commentId w16cid:paraId="3BF96097" w16cid:durableId="68D0E2E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43B8C" w:rsidRDefault="00F43B8C" w14:paraId="4B8D9920" w14:textId="77777777">
      <w:pPr>
        <w:spacing w:after="0"/>
      </w:pPr>
      <w:r>
        <w:separator/>
      </w:r>
    </w:p>
  </w:endnote>
  <w:endnote w:type="continuationSeparator" w:id="0">
    <w:p w:rsidR="00F43B8C" w:rsidRDefault="00F43B8C" w14:paraId="11309B08"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43B8C" w:rsidRDefault="00F43B8C" w14:paraId="287CE010" w14:textId="77777777">
      <w:r>
        <w:separator/>
      </w:r>
    </w:p>
  </w:footnote>
  <w:footnote w:type="continuationSeparator" w:id="0">
    <w:p w:rsidR="00F43B8C" w:rsidRDefault="00F43B8C" w14:paraId="4D16EB1E"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F2AC65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1FCD55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61027C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484E155E"/>
    <w:multiLevelType w:val="hybridMultilevel"/>
    <w:tmpl w:val="A3B4B330"/>
    <w:lvl w:ilvl="0" w:tplc="04090001">
      <w:start w:val="1"/>
      <w:numFmt w:val="bullet"/>
      <w:lvlText w:val=""/>
      <w:lvlJc w:val="left"/>
      <w:pPr>
        <w:ind w:left="440" w:hanging="440"/>
      </w:pPr>
      <w:rPr>
        <w:rFonts w:hint="default" w:ascii="Symbol" w:hAnsi="Symbol"/>
      </w:rPr>
    </w:lvl>
    <w:lvl w:ilvl="1" w:tplc="04090003">
      <w:start w:val="1"/>
      <w:numFmt w:val="bullet"/>
      <w:lvlText w:val=""/>
      <w:lvlJc w:val="left"/>
      <w:pPr>
        <w:ind w:left="880" w:hanging="440"/>
      </w:pPr>
      <w:rPr>
        <w:rFonts w:hint="default" w:ascii="Wingdings" w:hAnsi="Wingdings"/>
      </w:rPr>
    </w:lvl>
    <w:lvl w:ilvl="2" w:tplc="04090005">
      <w:start w:val="1"/>
      <w:numFmt w:val="bullet"/>
      <w:lvlText w:val=""/>
      <w:lvlJc w:val="left"/>
      <w:pPr>
        <w:ind w:left="1320" w:hanging="440"/>
      </w:pPr>
      <w:rPr>
        <w:rFonts w:hint="default" w:ascii="Wingdings" w:hAnsi="Wingdings"/>
      </w:rPr>
    </w:lvl>
    <w:lvl w:ilvl="3" w:tplc="04090001">
      <w:start w:val="1"/>
      <w:numFmt w:val="bullet"/>
      <w:lvlText w:val=""/>
      <w:lvlJc w:val="left"/>
      <w:pPr>
        <w:ind w:left="1760" w:hanging="440"/>
      </w:pPr>
      <w:rPr>
        <w:rFonts w:hint="default" w:ascii="Wingdings" w:hAnsi="Wingdings"/>
      </w:rPr>
    </w:lvl>
    <w:lvl w:ilvl="4" w:tplc="04090003">
      <w:start w:val="1"/>
      <w:numFmt w:val="bullet"/>
      <w:lvlText w:val=""/>
      <w:lvlJc w:val="left"/>
      <w:pPr>
        <w:ind w:left="2200" w:hanging="440"/>
      </w:pPr>
      <w:rPr>
        <w:rFonts w:hint="default" w:ascii="Wingdings" w:hAnsi="Wingdings"/>
      </w:rPr>
    </w:lvl>
    <w:lvl w:ilvl="5" w:tplc="04090005">
      <w:start w:val="1"/>
      <w:numFmt w:val="bullet"/>
      <w:lvlText w:val=""/>
      <w:lvlJc w:val="left"/>
      <w:pPr>
        <w:ind w:left="2640" w:hanging="440"/>
      </w:pPr>
      <w:rPr>
        <w:rFonts w:hint="default" w:ascii="Wingdings" w:hAnsi="Wingdings"/>
      </w:rPr>
    </w:lvl>
    <w:lvl w:ilvl="6" w:tplc="04090001">
      <w:start w:val="1"/>
      <w:numFmt w:val="bullet"/>
      <w:lvlText w:val=""/>
      <w:lvlJc w:val="left"/>
      <w:pPr>
        <w:ind w:left="3080" w:hanging="440"/>
      </w:pPr>
      <w:rPr>
        <w:rFonts w:hint="default" w:ascii="Wingdings" w:hAnsi="Wingdings"/>
      </w:rPr>
    </w:lvl>
    <w:lvl w:ilvl="7" w:tplc="04090003">
      <w:start w:val="1"/>
      <w:numFmt w:val="bullet"/>
      <w:lvlText w:val=""/>
      <w:lvlJc w:val="left"/>
      <w:pPr>
        <w:ind w:left="3520" w:hanging="440"/>
      </w:pPr>
      <w:rPr>
        <w:rFonts w:hint="default" w:ascii="Wingdings" w:hAnsi="Wingdings"/>
      </w:rPr>
    </w:lvl>
    <w:lvl w:ilvl="8" w:tplc="04090005">
      <w:start w:val="1"/>
      <w:numFmt w:val="bullet"/>
      <w:lvlText w:val=""/>
      <w:lvlJc w:val="left"/>
      <w:pPr>
        <w:ind w:left="3960" w:hanging="440"/>
      </w:pPr>
      <w:rPr>
        <w:rFonts w:hint="default" w:ascii="Wingdings" w:hAnsi="Wingdings"/>
      </w:rPr>
    </w:lvl>
  </w:abstractNum>
  <w:abstractNum w:abstractNumId="4" w15:restartNumberingAfterBreak="0">
    <w:nsid w:val="4DC71F85"/>
    <w:multiLevelType w:val="hybridMultilevel"/>
    <w:tmpl w:val="84BCA188"/>
    <w:lvl w:ilvl="0" w:tplc="19423A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B842EF4"/>
    <w:multiLevelType w:val="hybridMultilevel"/>
    <w:tmpl w:val="0B22756C"/>
    <w:lvl w:ilvl="0" w:tplc="ABCE6F3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C656816"/>
    <w:multiLevelType w:val="hybridMultilevel"/>
    <w:tmpl w:val="E612C22C"/>
    <w:lvl w:ilvl="0" w:tplc="A98E2BE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B1310F8"/>
    <w:multiLevelType w:val="hybridMultilevel"/>
    <w:tmpl w:val="7A4EA4B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345401161">
    <w:abstractNumId w:val="0"/>
  </w:num>
  <w:num w:numId="2" w16cid:durableId="1138957153">
    <w:abstractNumId w:val="1"/>
  </w:num>
  <w:num w:numId="3" w16cid:durableId="683288125">
    <w:abstractNumId w:val="1"/>
  </w:num>
  <w:num w:numId="4" w16cid:durableId="201524000">
    <w:abstractNumId w:val="1"/>
  </w:num>
  <w:num w:numId="5" w16cid:durableId="585771988">
    <w:abstractNumId w:val="1"/>
  </w:num>
  <w:num w:numId="6" w16cid:durableId="787551745">
    <w:abstractNumId w:val="1"/>
  </w:num>
  <w:num w:numId="7" w16cid:durableId="933778542">
    <w:abstractNumId w:val="1"/>
  </w:num>
  <w:num w:numId="8" w16cid:durableId="686831441">
    <w:abstractNumId w:val="1"/>
  </w:num>
  <w:num w:numId="9" w16cid:durableId="220944905">
    <w:abstractNumId w:val="1"/>
  </w:num>
  <w:num w:numId="10" w16cid:durableId="214856544">
    <w:abstractNumId w:val="1"/>
  </w:num>
  <w:num w:numId="11" w16cid:durableId="875233612">
    <w:abstractNumId w:val="1"/>
  </w:num>
  <w:num w:numId="12" w16cid:durableId="281571270">
    <w:abstractNumId w:val="1"/>
  </w:num>
  <w:num w:numId="13" w16cid:durableId="140120724">
    <w:abstractNumId w:val="1"/>
  </w:num>
  <w:num w:numId="14" w16cid:durableId="702481610">
    <w:abstractNumId w:val="1"/>
  </w:num>
  <w:num w:numId="15" w16cid:durableId="1324897768">
    <w:abstractNumId w:val="1"/>
  </w:num>
  <w:num w:numId="16" w16cid:durableId="1914705838">
    <w:abstractNumId w:val="1"/>
  </w:num>
  <w:num w:numId="17" w16cid:durableId="1176841552">
    <w:abstractNumId w:val="1"/>
  </w:num>
  <w:num w:numId="18" w16cid:durableId="1767144801">
    <w:abstractNumId w:val="1"/>
  </w:num>
  <w:num w:numId="19" w16cid:durableId="1180123067">
    <w:abstractNumId w:val="1"/>
  </w:num>
  <w:num w:numId="20" w16cid:durableId="983699433">
    <w:abstractNumId w:val="1"/>
  </w:num>
  <w:num w:numId="21" w16cid:durableId="1756390643">
    <w:abstractNumId w:val="1"/>
  </w:num>
  <w:num w:numId="22" w16cid:durableId="1933933526">
    <w:abstractNumId w:val="1"/>
  </w:num>
  <w:num w:numId="23" w16cid:durableId="2705965">
    <w:abstractNumId w:val="1"/>
  </w:num>
  <w:num w:numId="24" w16cid:durableId="756513682">
    <w:abstractNumId w:val="1"/>
  </w:num>
  <w:num w:numId="25" w16cid:durableId="1636643702">
    <w:abstractNumId w:val="1"/>
  </w:num>
  <w:num w:numId="26" w16cid:durableId="369115803">
    <w:abstractNumId w:val="1"/>
  </w:num>
  <w:num w:numId="27" w16cid:durableId="7399108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43535542">
    <w:abstractNumId w:val="1"/>
  </w:num>
  <w:num w:numId="29" w16cid:durableId="223569852">
    <w:abstractNumId w:val="1"/>
  </w:num>
  <w:num w:numId="30" w16cid:durableId="1634140212">
    <w:abstractNumId w:val="1"/>
  </w:num>
  <w:num w:numId="31" w16cid:durableId="695499717">
    <w:abstractNumId w:val="1"/>
  </w:num>
  <w:num w:numId="32" w16cid:durableId="2133984728">
    <w:abstractNumId w:val="3"/>
  </w:num>
  <w:num w:numId="33" w16cid:durableId="2022080062">
    <w:abstractNumId w:val="7"/>
  </w:num>
  <w:num w:numId="34" w16cid:durableId="1652756220">
    <w:abstractNumId w:val="4"/>
  </w:num>
  <w:num w:numId="35" w16cid:durableId="1414401516">
    <w:abstractNumId w:val="6"/>
  </w:num>
  <w:num w:numId="36" w16cid:durableId="1940279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izhuo Ren">
    <w15:presenceInfo w15:providerId="AD" w15:userId="S::yizhuo.ren@accuenergy.com::b332ff56-0cd0-4669-a1a1-72ee0e975a88"/>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0394C"/>
    <w:rsid w:val="00000000"/>
    <w:rsid w:val="000013B3"/>
    <w:rsid w:val="00002D43"/>
    <w:rsid w:val="00003BA3"/>
    <w:rsid w:val="00015451"/>
    <w:rsid w:val="00022AE4"/>
    <w:rsid w:val="00025FED"/>
    <w:rsid w:val="0003176F"/>
    <w:rsid w:val="00034EF2"/>
    <w:rsid w:val="00047C10"/>
    <w:rsid w:val="000517AB"/>
    <w:rsid w:val="00057571"/>
    <w:rsid w:val="000665A6"/>
    <w:rsid w:val="00072965"/>
    <w:rsid w:val="00080DE9"/>
    <w:rsid w:val="00084050"/>
    <w:rsid w:val="00092BE6"/>
    <w:rsid w:val="000937B8"/>
    <w:rsid w:val="00094DA5"/>
    <w:rsid w:val="00094F5C"/>
    <w:rsid w:val="00095196"/>
    <w:rsid w:val="000B57E6"/>
    <w:rsid w:val="000B679C"/>
    <w:rsid w:val="000C0D45"/>
    <w:rsid w:val="000D2153"/>
    <w:rsid w:val="000D3A1F"/>
    <w:rsid w:val="000E405F"/>
    <w:rsid w:val="000E5B7F"/>
    <w:rsid w:val="000F1B19"/>
    <w:rsid w:val="000F5E90"/>
    <w:rsid w:val="001065BE"/>
    <w:rsid w:val="00110145"/>
    <w:rsid w:val="00113F99"/>
    <w:rsid w:val="001177B5"/>
    <w:rsid w:val="0011790E"/>
    <w:rsid w:val="001203A2"/>
    <w:rsid w:val="001221FF"/>
    <w:rsid w:val="00124FA6"/>
    <w:rsid w:val="0012570F"/>
    <w:rsid w:val="001262A8"/>
    <w:rsid w:val="001357AA"/>
    <w:rsid w:val="00142FAB"/>
    <w:rsid w:val="0015234C"/>
    <w:rsid w:val="001557C9"/>
    <w:rsid w:val="00156B4D"/>
    <w:rsid w:val="0017751D"/>
    <w:rsid w:val="00180FAD"/>
    <w:rsid w:val="001814F4"/>
    <w:rsid w:val="00185297"/>
    <w:rsid w:val="00193F4D"/>
    <w:rsid w:val="00197A34"/>
    <w:rsid w:val="001A12C2"/>
    <w:rsid w:val="001B1CE6"/>
    <w:rsid w:val="001B3F1A"/>
    <w:rsid w:val="001B494E"/>
    <w:rsid w:val="001B7A35"/>
    <w:rsid w:val="001E7F09"/>
    <w:rsid w:val="001F1005"/>
    <w:rsid w:val="001F3573"/>
    <w:rsid w:val="001F7E8C"/>
    <w:rsid w:val="00202761"/>
    <w:rsid w:val="00204AB8"/>
    <w:rsid w:val="002068AA"/>
    <w:rsid w:val="002179E8"/>
    <w:rsid w:val="00232DB5"/>
    <w:rsid w:val="002339BD"/>
    <w:rsid w:val="00236832"/>
    <w:rsid w:val="00237D39"/>
    <w:rsid w:val="00237D8D"/>
    <w:rsid w:val="0025300F"/>
    <w:rsid w:val="002530C6"/>
    <w:rsid w:val="00260596"/>
    <w:rsid w:val="00261AB6"/>
    <w:rsid w:val="00262797"/>
    <w:rsid w:val="00271A33"/>
    <w:rsid w:val="0028183A"/>
    <w:rsid w:val="00286F72"/>
    <w:rsid w:val="00292BB4"/>
    <w:rsid w:val="002946DF"/>
    <w:rsid w:val="002A358D"/>
    <w:rsid w:val="002A5A70"/>
    <w:rsid w:val="002A7A32"/>
    <w:rsid w:val="002A7BE7"/>
    <w:rsid w:val="002B0DA9"/>
    <w:rsid w:val="002B151D"/>
    <w:rsid w:val="002B28DC"/>
    <w:rsid w:val="002B5D77"/>
    <w:rsid w:val="002B5F0F"/>
    <w:rsid w:val="002C06E2"/>
    <w:rsid w:val="002C6007"/>
    <w:rsid w:val="002C61EB"/>
    <w:rsid w:val="002C634F"/>
    <w:rsid w:val="002D7267"/>
    <w:rsid w:val="002E0D44"/>
    <w:rsid w:val="002E1041"/>
    <w:rsid w:val="002E25A1"/>
    <w:rsid w:val="002F4970"/>
    <w:rsid w:val="003142D7"/>
    <w:rsid w:val="00314EF3"/>
    <w:rsid w:val="00314FDE"/>
    <w:rsid w:val="003255B1"/>
    <w:rsid w:val="00325B99"/>
    <w:rsid w:val="00327E92"/>
    <w:rsid w:val="00336531"/>
    <w:rsid w:val="00336A3A"/>
    <w:rsid w:val="003410F4"/>
    <w:rsid w:val="00342A26"/>
    <w:rsid w:val="003434E2"/>
    <w:rsid w:val="003548D1"/>
    <w:rsid w:val="00354B4B"/>
    <w:rsid w:val="00361A02"/>
    <w:rsid w:val="00381E00"/>
    <w:rsid w:val="00384DF3"/>
    <w:rsid w:val="0039048D"/>
    <w:rsid w:val="00392602"/>
    <w:rsid w:val="003A13E4"/>
    <w:rsid w:val="003B2AA6"/>
    <w:rsid w:val="003C16DA"/>
    <w:rsid w:val="003C5E26"/>
    <w:rsid w:val="003C6EBE"/>
    <w:rsid w:val="003D4294"/>
    <w:rsid w:val="003D458B"/>
    <w:rsid w:val="003D54C2"/>
    <w:rsid w:val="003E312B"/>
    <w:rsid w:val="003E35B6"/>
    <w:rsid w:val="003F17C1"/>
    <w:rsid w:val="003F1BCC"/>
    <w:rsid w:val="00401573"/>
    <w:rsid w:val="00403D40"/>
    <w:rsid w:val="0040478E"/>
    <w:rsid w:val="00410AE9"/>
    <w:rsid w:val="004170EE"/>
    <w:rsid w:val="00422529"/>
    <w:rsid w:val="00431249"/>
    <w:rsid w:val="004335A5"/>
    <w:rsid w:val="004361C0"/>
    <w:rsid w:val="0043675E"/>
    <w:rsid w:val="00440060"/>
    <w:rsid w:val="00450806"/>
    <w:rsid w:val="00452117"/>
    <w:rsid w:val="0045410D"/>
    <w:rsid w:val="00455732"/>
    <w:rsid w:val="00456D59"/>
    <w:rsid w:val="00463740"/>
    <w:rsid w:val="00464682"/>
    <w:rsid w:val="0048068A"/>
    <w:rsid w:val="00483C59"/>
    <w:rsid w:val="00486FA4"/>
    <w:rsid w:val="00491666"/>
    <w:rsid w:val="004A0950"/>
    <w:rsid w:val="004A3ACA"/>
    <w:rsid w:val="004B493B"/>
    <w:rsid w:val="004C26BF"/>
    <w:rsid w:val="004C44F3"/>
    <w:rsid w:val="004C56A6"/>
    <w:rsid w:val="004C6CB6"/>
    <w:rsid w:val="004D2429"/>
    <w:rsid w:val="004E3BE1"/>
    <w:rsid w:val="004E43E7"/>
    <w:rsid w:val="004E493A"/>
    <w:rsid w:val="004F22CF"/>
    <w:rsid w:val="004F41C6"/>
    <w:rsid w:val="004F7870"/>
    <w:rsid w:val="005013E0"/>
    <w:rsid w:val="0050791C"/>
    <w:rsid w:val="005139EF"/>
    <w:rsid w:val="005230F8"/>
    <w:rsid w:val="00525D3B"/>
    <w:rsid w:val="00530644"/>
    <w:rsid w:val="00537BD8"/>
    <w:rsid w:val="005428B4"/>
    <w:rsid w:val="00546B49"/>
    <w:rsid w:val="00550171"/>
    <w:rsid w:val="00552EF9"/>
    <w:rsid w:val="00553595"/>
    <w:rsid w:val="005542BE"/>
    <w:rsid w:val="00555E05"/>
    <w:rsid w:val="0056393F"/>
    <w:rsid w:val="00564320"/>
    <w:rsid w:val="00567790"/>
    <w:rsid w:val="005704E5"/>
    <w:rsid w:val="0057652D"/>
    <w:rsid w:val="005821A5"/>
    <w:rsid w:val="005855AE"/>
    <w:rsid w:val="00587BCB"/>
    <w:rsid w:val="00594DA3"/>
    <w:rsid w:val="00596E2B"/>
    <w:rsid w:val="005A1BB8"/>
    <w:rsid w:val="005A4077"/>
    <w:rsid w:val="005A65CF"/>
    <w:rsid w:val="005B14BC"/>
    <w:rsid w:val="005B2A44"/>
    <w:rsid w:val="005B6B47"/>
    <w:rsid w:val="005D4473"/>
    <w:rsid w:val="005E3284"/>
    <w:rsid w:val="005E6247"/>
    <w:rsid w:val="005E78DF"/>
    <w:rsid w:val="005F03FB"/>
    <w:rsid w:val="005F45D2"/>
    <w:rsid w:val="005F6014"/>
    <w:rsid w:val="005F7DF1"/>
    <w:rsid w:val="00600C69"/>
    <w:rsid w:val="0060377E"/>
    <w:rsid w:val="00606018"/>
    <w:rsid w:val="00607D2A"/>
    <w:rsid w:val="0061316C"/>
    <w:rsid w:val="006149F0"/>
    <w:rsid w:val="00614BF3"/>
    <w:rsid w:val="0061547B"/>
    <w:rsid w:val="0062002E"/>
    <w:rsid w:val="0062202A"/>
    <w:rsid w:val="0062405F"/>
    <w:rsid w:val="006258D0"/>
    <w:rsid w:val="0063255F"/>
    <w:rsid w:val="00632A57"/>
    <w:rsid w:val="00636769"/>
    <w:rsid w:val="00636812"/>
    <w:rsid w:val="00647BAE"/>
    <w:rsid w:val="00656437"/>
    <w:rsid w:val="00667496"/>
    <w:rsid w:val="006702D7"/>
    <w:rsid w:val="00671844"/>
    <w:rsid w:val="00672FF6"/>
    <w:rsid w:val="0067333C"/>
    <w:rsid w:val="00675952"/>
    <w:rsid w:val="00681D62"/>
    <w:rsid w:val="006A0602"/>
    <w:rsid w:val="006A5F34"/>
    <w:rsid w:val="006B3323"/>
    <w:rsid w:val="006B7B14"/>
    <w:rsid w:val="006C149F"/>
    <w:rsid w:val="006C617B"/>
    <w:rsid w:val="006E60AA"/>
    <w:rsid w:val="006F4547"/>
    <w:rsid w:val="006F46A0"/>
    <w:rsid w:val="006F5511"/>
    <w:rsid w:val="006F64BF"/>
    <w:rsid w:val="006F6DDA"/>
    <w:rsid w:val="0072741B"/>
    <w:rsid w:val="00730D7E"/>
    <w:rsid w:val="0074208D"/>
    <w:rsid w:val="00745416"/>
    <w:rsid w:val="00745EF9"/>
    <w:rsid w:val="007476BF"/>
    <w:rsid w:val="00752B83"/>
    <w:rsid w:val="007639AD"/>
    <w:rsid w:val="00763ECA"/>
    <w:rsid w:val="00766BD8"/>
    <w:rsid w:val="00770121"/>
    <w:rsid w:val="00774B15"/>
    <w:rsid w:val="0077723A"/>
    <w:rsid w:val="00786831"/>
    <w:rsid w:val="00790EE7"/>
    <w:rsid w:val="007A14FE"/>
    <w:rsid w:val="007A2951"/>
    <w:rsid w:val="007A6C6B"/>
    <w:rsid w:val="007C01E4"/>
    <w:rsid w:val="007C08BD"/>
    <w:rsid w:val="007C6BD0"/>
    <w:rsid w:val="007C7DB8"/>
    <w:rsid w:val="007D3A47"/>
    <w:rsid w:val="007D4209"/>
    <w:rsid w:val="007D4DED"/>
    <w:rsid w:val="007E15F7"/>
    <w:rsid w:val="00803B42"/>
    <w:rsid w:val="00804494"/>
    <w:rsid w:val="00806B91"/>
    <w:rsid w:val="0081366B"/>
    <w:rsid w:val="00824FCF"/>
    <w:rsid w:val="00834880"/>
    <w:rsid w:val="00840919"/>
    <w:rsid w:val="00843E6E"/>
    <w:rsid w:val="008467C7"/>
    <w:rsid w:val="00852061"/>
    <w:rsid w:val="0085613F"/>
    <w:rsid w:val="0086461B"/>
    <w:rsid w:val="008646E2"/>
    <w:rsid w:val="0087577A"/>
    <w:rsid w:val="00876318"/>
    <w:rsid w:val="00887FDF"/>
    <w:rsid w:val="00896D69"/>
    <w:rsid w:val="008A0680"/>
    <w:rsid w:val="008A2608"/>
    <w:rsid w:val="008A7EF5"/>
    <w:rsid w:val="008C09F7"/>
    <w:rsid w:val="008C1A0B"/>
    <w:rsid w:val="008C1FFD"/>
    <w:rsid w:val="008C2618"/>
    <w:rsid w:val="008C3774"/>
    <w:rsid w:val="008D1106"/>
    <w:rsid w:val="008D3637"/>
    <w:rsid w:val="008D5F49"/>
    <w:rsid w:val="008E4B8E"/>
    <w:rsid w:val="008E5F70"/>
    <w:rsid w:val="008F1A4F"/>
    <w:rsid w:val="00901B52"/>
    <w:rsid w:val="00905D0E"/>
    <w:rsid w:val="00911684"/>
    <w:rsid w:val="009128B3"/>
    <w:rsid w:val="0091525E"/>
    <w:rsid w:val="00917C40"/>
    <w:rsid w:val="0092494F"/>
    <w:rsid w:val="009311FF"/>
    <w:rsid w:val="00932513"/>
    <w:rsid w:val="009451E8"/>
    <w:rsid w:val="00954D5C"/>
    <w:rsid w:val="00962BBA"/>
    <w:rsid w:val="00963729"/>
    <w:rsid w:val="009639FC"/>
    <w:rsid w:val="0097132D"/>
    <w:rsid w:val="00973BAE"/>
    <w:rsid w:val="00982CDB"/>
    <w:rsid w:val="00985FED"/>
    <w:rsid w:val="0098726C"/>
    <w:rsid w:val="00987E8D"/>
    <w:rsid w:val="00993FAA"/>
    <w:rsid w:val="00994451"/>
    <w:rsid w:val="0099770B"/>
    <w:rsid w:val="009A01EA"/>
    <w:rsid w:val="009A173B"/>
    <w:rsid w:val="009A45E4"/>
    <w:rsid w:val="009A559A"/>
    <w:rsid w:val="009A5CF2"/>
    <w:rsid w:val="009B4825"/>
    <w:rsid w:val="009C452E"/>
    <w:rsid w:val="009C46C8"/>
    <w:rsid w:val="009C51D8"/>
    <w:rsid w:val="009D3FA0"/>
    <w:rsid w:val="009D4398"/>
    <w:rsid w:val="009F2969"/>
    <w:rsid w:val="009F638A"/>
    <w:rsid w:val="009F72DE"/>
    <w:rsid w:val="00A00EB2"/>
    <w:rsid w:val="00A02218"/>
    <w:rsid w:val="00A07064"/>
    <w:rsid w:val="00A14192"/>
    <w:rsid w:val="00A16DA2"/>
    <w:rsid w:val="00A2126A"/>
    <w:rsid w:val="00A21BE5"/>
    <w:rsid w:val="00A26175"/>
    <w:rsid w:val="00A30F85"/>
    <w:rsid w:val="00A32350"/>
    <w:rsid w:val="00A35F82"/>
    <w:rsid w:val="00A41545"/>
    <w:rsid w:val="00A4267F"/>
    <w:rsid w:val="00A46604"/>
    <w:rsid w:val="00A527EE"/>
    <w:rsid w:val="00A56E90"/>
    <w:rsid w:val="00A621D1"/>
    <w:rsid w:val="00A81375"/>
    <w:rsid w:val="00A87AFE"/>
    <w:rsid w:val="00A919F0"/>
    <w:rsid w:val="00AA316B"/>
    <w:rsid w:val="00AA36C0"/>
    <w:rsid w:val="00AA60E8"/>
    <w:rsid w:val="00AB1705"/>
    <w:rsid w:val="00AB2F2A"/>
    <w:rsid w:val="00AC0FD6"/>
    <w:rsid w:val="00AD0850"/>
    <w:rsid w:val="00AD5226"/>
    <w:rsid w:val="00AD5500"/>
    <w:rsid w:val="00AE0892"/>
    <w:rsid w:val="00AE40FB"/>
    <w:rsid w:val="00AE50D6"/>
    <w:rsid w:val="00AE5CE6"/>
    <w:rsid w:val="00AE6F6E"/>
    <w:rsid w:val="00AF02A9"/>
    <w:rsid w:val="00AF17E2"/>
    <w:rsid w:val="00AF2D75"/>
    <w:rsid w:val="00B00B16"/>
    <w:rsid w:val="00B03EB8"/>
    <w:rsid w:val="00B06E99"/>
    <w:rsid w:val="00B1447A"/>
    <w:rsid w:val="00B24651"/>
    <w:rsid w:val="00B25CDF"/>
    <w:rsid w:val="00B26975"/>
    <w:rsid w:val="00B3692B"/>
    <w:rsid w:val="00B36E41"/>
    <w:rsid w:val="00B40093"/>
    <w:rsid w:val="00B42ACF"/>
    <w:rsid w:val="00B43356"/>
    <w:rsid w:val="00B57E66"/>
    <w:rsid w:val="00B623C8"/>
    <w:rsid w:val="00B632AF"/>
    <w:rsid w:val="00B87667"/>
    <w:rsid w:val="00B928C9"/>
    <w:rsid w:val="00B935F0"/>
    <w:rsid w:val="00B94D42"/>
    <w:rsid w:val="00BA3F16"/>
    <w:rsid w:val="00BB7857"/>
    <w:rsid w:val="00BC22D7"/>
    <w:rsid w:val="00BD113C"/>
    <w:rsid w:val="00BE1B38"/>
    <w:rsid w:val="00C00ECD"/>
    <w:rsid w:val="00C12B79"/>
    <w:rsid w:val="00C13607"/>
    <w:rsid w:val="00C3271D"/>
    <w:rsid w:val="00C356AC"/>
    <w:rsid w:val="00C42DDA"/>
    <w:rsid w:val="00C45C06"/>
    <w:rsid w:val="00C46493"/>
    <w:rsid w:val="00C50A0D"/>
    <w:rsid w:val="00C53913"/>
    <w:rsid w:val="00C5602B"/>
    <w:rsid w:val="00C567D3"/>
    <w:rsid w:val="00C56E2A"/>
    <w:rsid w:val="00C823B9"/>
    <w:rsid w:val="00C86E55"/>
    <w:rsid w:val="00C87627"/>
    <w:rsid w:val="00C87C17"/>
    <w:rsid w:val="00C91D10"/>
    <w:rsid w:val="00C94F86"/>
    <w:rsid w:val="00C97995"/>
    <w:rsid w:val="00C97D3F"/>
    <w:rsid w:val="00CA011B"/>
    <w:rsid w:val="00CA456C"/>
    <w:rsid w:val="00CA7E78"/>
    <w:rsid w:val="00CB2827"/>
    <w:rsid w:val="00CB52D9"/>
    <w:rsid w:val="00CB5FF6"/>
    <w:rsid w:val="00CC1BD9"/>
    <w:rsid w:val="00CD2BE9"/>
    <w:rsid w:val="00CE35D2"/>
    <w:rsid w:val="00CE5A86"/>
    <w:rsid w:val="00CE5E90"/>
    <w:rsid w:val="00CE72DE"/>
    <w:rsid w:val="00CF10D6"/>
    <w:rsid w:val="00CF5DE4"/>
    <w:rsid w:val="00D009AC"/>
    <w:rsid w:val="00D0732F"/>
    <w:rsid w:val="00D13907"/>
    <w:rsid w:val="00D17720"/>
    <w:rsid w:val="00D23D2B"/>
    <w:rsid w:val="00D26054"/>
    <w:rsid w:val="00D308BB"/>
    <w:rsid w:val="00D33EDA"/>
    <w:rsid w:val="00D3775B"/>
    <w:rsid w:val="00D41985"/>
    <w:rsid w:val="00D431B3"/>
    <w:rsid w:val="00D4338A"/>
    <w:rsid w:val="00D4512E"/>
    <w:rsid w:val="00D63A02"/>
    <w:rsid w:val="00D65230"/>
    <w:rsid w:val="00D76892"/>
    <w:rsid w:val="00D8469E"/>
    <w:rsid w:val="00DA25AB"/>
    <w:rsid w:val="00DA48E7"/>
    <w:rsid w:val="00DA753E"/>
    <w:rsid w:val="00DC23F3"/>
    <w:rsid w:val="00DC71DF"/>
    <w:rsid w:val="00DC77CB"/>
    <w:rsid w:val="00DD3562"/>
    <w:rsid w:val="00DE1EEC"/>
    <w:rsid w:val="00DF5636"/>
    <w:rsid w:val="00DF7551"/>
    <w:rsid w:val="00E02121"/>
    <w:rsid w:val="00E0394C"/>
    <w:rsid w:val="00E14255"/>
    <w:rsid w:val="00E14EEB"/>
    <w:rsid w:val="00E16A5D"/>
    <w:rsid w:val="00E17FBE"/>
    <w:rsid w:val="00E24BA6"/>
    <w:rsid w:val="00E311D0"/>
    <w:rsid w:val="00E3535B"/>
    <w:rsid w:val="00E430FF"/>
    <w:rsid w:val="00E454F4"/>
    <w:rsid w:val="00E6229A"/>
    <w:rsid w:val="00E74AA4"/>
    <w:rsid w:val="00E8150E"/>
    <w:rsid w:val="00E915AF"/>
    <w:rsid w:val="00E91FC8"/>
    <w:rsid w:val="00EA27EB"/>
    <w:rsid w:val="00EA32CE"/>
    <w:rsid w:val="00EB3B3F"/>
    <w:rsid w:val="00EB7A3D"/>
    <w:rsid w:val="00EC6D65"/>
    <w:rsid w:val="00ED4268"/>
    <w:rsid w:val="00ED4ADA"/>
    <w:rsid w:val="00ED54AD"/>
    <w:rsid w:val="00EE0BDA"/>
    <w:rsid w:val="00EE2206"/>
    <w:rsid w:val="00EE61DD"/>
    <w:rsid w:val="00EF15AC"/>
    <w:rsid w:val="00EF429D"/>
    <w:rsid w:val="00EF633D"/>
    <w:rsid w:val="00EF65A8"/>
    <w:rsid w:val="00F1392D"/>
    <w:rsid w:val="00F178F9"/>
    <w:rsid w:val="00F256F3"/>
    <w:rsid w:val="00F270B2"/>
    <w:rsid w:val="00F33978"/>
    <w:rsid w:val="00F43B8C"/>
    <w:rsid w:val="00F76BD1"/>
    <w:rsid w:val="00F80E5B"/>
    <w:rsid w:val="00F816FA"/>
    <w:rsid w:val="00F82449"/>
    <w:rsid w:val="00F86B1E"/>
    <w:rsid w:val="00F87DEE"/>
    <w:rsid w:val="00F966DE"/>
    <w:rsid w:val="00FA5E3C"/>
    <w:rsid w:val="00FA615A"/>
    <w:rsid w:val="00FB39C9"/>
    <w:rsid w:val="00FB4CB8"/>
    <w:rsid w:val="00FB6CE1"/>
    <w:rsid w:val="00FD14F9"/>
    <w:rsid w:val="00FD1FEF"/>
    <w:rsid w:val="00FD3BB2"/>
    <w:rsid w:val="00FE0969"/>
    <w:rsid w:val="00FE3A8D"/>
    <w:rsid w:val="00FE6FC3"/>
    <w:rsid w:val="00FF46C6"/>
    <w:rsid w:val="00FF73B1"/>
    <w:rsid w:val="037046BE"/>
    <w:rsid w:val="5470B074"/>
    <w:rsid w:val="5D724096"/>
    <w:rsid w:val="76280A86"/>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9B2DA9"/>
  <w15:docId w15:val="{1E76D664-59C4-4285-9EE5-5ADDE4A6375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annotation text" w:uiPriority="99"/>
    <w:lsdException w:name="annotation reference"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a" w:default="1">
    <w:name w:val="Normal"/>
    <w:qFormat/>
    <w:rsid w:val="00A00EB2"/>
  </w:style>
  <w:style w:type="paragraph" w:styleId="1">
    <w:name w:val="heading 1"/>
    <w:basedOn w:val="a"/>
    <w:next w:val="a0"/>
    <w:uiPriority w:val="9"/>
    <w:qFormat/>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hAnsiTheme="majorHAnsi" w:eastAsiaTheme="majorEastAsia"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hAnsiTheme="majorHAnsi" w:eastAsiaTheme="majorEastAsia"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hAnsiTheme="majorHAnsi" w:eastAsiaTheme="majorEastAsia"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hAnsiTheme="majorHAnsi" w:eastAsiaTheme="majorEastAsia"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hAnsiTheme="majorHAnsi" w:eastAsiaTheme="majorEastAsia"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hAnsiTheme="majorHAnsi" w:eastAsiaTheme="majorEastAsia"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hAnsiTheme="majorHAnsi" w:eastAsiaTheme="majorEastAsia" w:cstheme="majorBidi"/>
      <w:color w:val="4F81BD" w:themeColor="accent1"/>
    </w:rPr>
  </w:style>
  <w:style w:type="character" w:styleId="a1" w:default="1">
    <w:name w:val="Default Paragraph Font"/>
    <w:uiPriority w:val="1"/>
    <w:unhideWhenUsed/>
  </w:style>
  <w:style w:type="table" w:styleId="a2" w:default="1">
    <w:name w:val="Normal Table"/>
    <w:uiPriority w:val="99"/>
    <w:semiHidden/>
    <w:unhideWhenUsed/>
    <w:tblPr>
      <w:tblInd w:w="0" w:type="dxa"/>
      <w:tblCellMar>
        <w:top w:w="0" w:type="dxa"/>
        <w:left w:w="108" w:type="dxa"/>
        <w:bottom w:w="0" w:type="dxa"/>
        <w:right w:w="108" w:type="dxa"/>
      </w:tblCellMar>
    </w:tblPr>
  </w:style>
  <w:style w:type="numbering" w:styleId="a3" w:default="1">
    <w:name w:val="No List"/>
    <w:uiPriority w:val="99"/>
    <w:semiHidden/>
    <w:unhideWhenUsed/>
  </w:style>
  <w:style w:type="paragraph" w:styleId="a0">
    <w:name w:val="Body Text"/>
    <w:basedOn w:val="a"/>
    <w:qFormat/>
    <w:pPr>
      <w:spacing w:before="180" w:after="180"/>
    </w:pPr>
  </w:style>
  <w:style w:type="paragraph" w:styleId="FirstParagraph" w:customStyle="1">
    <w:name w:val="First Paragraph"/>
    <w:basedOn w:val="a0"/>
    <w:next w:val="a0"/>
    <w:qFormat/>
  </w:style>
  <w:style w:type="paragraph" w:styleId="Compact" w:customStyle="1">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hAnsiTheme="majorHAnsi" w:eastAsiaTheme="majorEastAsia"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styleId="Author" w:customStyle="1">
    <w:name w:val="Author"/>
    <w:next w:val="a0"/>
    <w:qFormat/>
    <w:pPr>
      <w:keepNext/>
      <w:keepLines/>
      <w:jc w:val="center"/>
    </w:pPr>
  </w:style>
  <w:style w:type="paragraph" w:styleId="a6">
    <w:name w:val="Date"/>
    <w:next w:val="a0"/>
    <w:qFormat/>
    <w:pPr>
      <w:keepNext/>
      <w:keepLines/>
      <w:jc w:val="center"/>
    </w:pPr>
  </w:style>
  <w:style w:type="paragraph" w:styleId="AbstractTitle" w:customStyle="1">
    <w:name w:val="Abstract Title"/>
    <w:basedOn w:val="a"/>
    <w:next w:val="Abstract"/>
    <w:qFormat/>
    <w:pPr>
      <w:keepNext/>
      <w:keepLines/>
      <w:spacing w:before="300" w:after="0"/>
      <w:jc w:val="center"/>
    </w:pPr>
    <w:rPr>
      <w:b/>
      <w:color w:val="345A8A"/>
      <w:sz w:val="20"/>
      <w:szCs w:val="20"/>
    </w:rPr>
  </w:style>
  <w:style w:type="paragraph" w:styleId="Abstract" w:customStyle="1">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a"/>
    <w:next w:val="Definition"/>
    <w:pPr>
      <w:keepNext/>
      <w:keepLines/>
      <w:spacing w:after="0"/>
    </w:pPr>
    <w:rPr>
      <w:b/>
    </w:rPr>
  </w:style>
  <w:style w:type="paragraph" w:styleId="Definition" w:customStyle="1">
    <w:name w:val="Definition"/>
    <w:basedOn w:val="a"/>
  </w:style>
  <w:style w:type="paragraph" w:styleId="aa">
    <w:name w:val="caption"/>
    <w:basedOn w:val="a"/>
    <w:link w:val="ab"/>
    <w:pPr>
      <w:spacing w:after="120"/>
    </w:pPr>
    <w:rPr>
      <w:i/>
    </w:rPr>
  </w:style>
  <w:style w:type="paragraph" w:styleId="TableCaption" w:customStyle="1">
    <w:name w:val="Table Caption"/>
    <w:basedOn w:val="aa"/>
    <w:pPr>
      <w:keepNext/>
    </w:pPr>
  </w:style>
  <w:style w:type="paragraph" w:styleId="ImageCaption" w:customStyle="1">
    <w:name w:val="Image Caption"/>
    <w:basedOn w:val="aa"/>
  </w:style>
  <w:style w:type="paragraph" w:styleId="Figure" w:customStyle="1">
    <w:name w:val="Figure"/>
    <w:basedOn w:val="a"/>
  </w:style>
  <w:style w:type="paragraph" w:styleId="CaptionedFigure" w:customStyle="1">
    <w:name w:val="Captioned Figure"/>
    <w:basedOn w:val="Figure"/>
    <w:pPr>
      <w:keepNext/>
    </w:pPr>
  </w:style>
  <w:style w:type="character" w:styleId="ab" w:customStyle="1">
    <w:name w:val="题注 字符"/>
    <w:basedOn w:val="a1"/>
    <w:link w:val="aa"/>
  </w:style>
  <w:style w:type="character" w:styleId="VerbatimChar" w:customStyle="1">
    <w:name w:val="Verbatim Char"/>
    <w:basedOn w:val="ab"/>
    <w:link w:val="SourceCode"/>
    <w:rPr>
      <w:rFonts w:ascii="Consolas" w:hAnsi="Consolas"/>
      <w:sz w:val="22"/>
    </w:rPr>
  </w:style>
  <w:style w:type="character" w:styleId="SectionNumber" w:customStyle="1">
    <w:name w:val="Section Number"/>
    <w:basedOn w:val="ab"/>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styleId="SourceCode" w:customStyle="1">
    <w:name w:val="Source Code"/>
    <w:basedOn w:val="a"/>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paragraph" w:styleId="TOC1">
    <w:name w:val="toc 1"/>
    <w:basedOn w:val="a"/>
    <w:next w:val="a"/>
    <w:autoRedefine/>
    <w:uiPriority w:val="39"/>
    <w:rsid w:val="00D3775B"/>
  </w:style>
  <w:style w:type="paragraph" w:styleId="TOC2">
    <w:name w:val="toc 2"/>
    <w:basedOn w:val="a"/>
    <w:next w:val="a"/>
    <w:autoRedefine/>
    <w:uiPriority w:val="39"/>
    <w:rsid w:val="00D3775B"/>
    <w:pPr>
      <w:ind w:left="420" w:leftChars="200"/>
    </w:pPr>
  </w:style>
  <w:style w:type="paragraph" w:styleId="TOC3">
    <w:name w:val="toc 3"/>
    <w:basedOn w:val="a"/>
    <w:next w:val="a"/>
    <w:autoRedefine/>
    <w:uiPriority w:val="39"/>
    <w:rsid w:val="00D3775B"/>
    <w:pPr>
      <w:ind w:left="840" w:leftChars="400"/>
    </w:pPr>
  </w:style>
  <w:style w:type="paragraph" w:styleId="ae">
    <w:name w:val="header"/>
    <w:basedOn w:val="a"/>
    <w:link w:val="af"/>
    <w:rsid w:val="0067333C"/>
    <w:pPr>
      <w:tabs>
        <w:tab w:val="center" w:pos="4153"/>
        <w:tab w:val="right" w:pos="8306"/>
      </w:tabs>
      <w:snapToGrid w:val="0"/>
      <w:jc w:val="center"/>
    </w:pPr>
    <w:rPr>
      <w:sz w:val="18"/>
      <w:szCs w:val="18"/>
    </w:rPr>
  </w:style>
  <w:style w:type="character" w:styleId="af" w:customStyle="1">
    <w:name w:val="页眉 字符"/>
    <w:basedOn w:val="a1"/>
    <w:link w:val="ae"/>
    <w:rsid w:val="0067333C"/>
    <w:rPr>
      <w:sz w:val="18"/>
      <w:szCs w:val="18"/>
    </w:rPr>
  </w:style>
  <w:style w:type="paragraph" w:styleId="af0">
    <w:name w:val="footer"/>
    <w:basedOn w:val="a"/>
    <w:link w:val="af1"/>
    <w:rsid w:val="0067333C"/>
    <w:pPr>
      <w:tabs>
        <w:tab w:val="center" w:pos="4153"/>
        <w:tab w:val="right" w:pos="8306"/>
      </w:tabs>
      <w:snapToGrid w:val="0"/>
    </w:pPr>
    <w:rPr>
      <w:sz w:val="18"/>
      <w:szCs w:val="18"/>
    </w:rPr>
  </w:style>
  <w:style w:type="character" w:styleId="af1" w:customStyle="1">
    <w:name w:val="页脚 字符"/>
    <w:basedOn w:val="a1"/>
    <w:link w:val="af0"/>
    <w:rsid w:val="0067333C"/>
    <w:rPr>
      <w:sz w:val="18"/>
      <w:szCs w:val="18"/>
    </w:rPr>
  </w:style>
  <w:style w:type="character" w:styleId="af2">
    <w:name w:val="annotation reference"/>
    <w:basedOn w:val="a1"/>
    <w:uiPriority w:val="99"/>
    <w:rsid w:val="0067333C"/>
    <w:rPr>
      <w:sz w:val="21"/>
      <w:szCs w:val="21"/>
    </w:rPr>
  </w:style>
  <w:style w:type="paragraph" w:styleId="af3">
    <w:name w:val="annotation text"/>
    <w:basedOn w:val="a"/>
    <w:link w:val="af4"/>
    <w:uiPriority w:val="99"/>
    <w:rsid w:val="0067333C"/>
  </w:style>
  <w:style w:type="character" w:styleId="af4" w:customStyle="1">
    <w:name w:val="批注文字 字符"/>
    <w:basedOn w:val="a1"/>
    <w:link w:val="af3"/>
    <w:rsid w:val="0067333C"/>
  </w:style>
  <w:style w:type="paragraph" w:styleId="af5">
    <w:name w:val="annotation subject"/>
    <w:basedOn w:val="af3"/>
    <w:next w:val="af3"/>
    <w:link w:val="af6"/>
    <w:rsid w:val="0067333C"/>
    <w:rPr>
      <w:b/>
      <w:bCs/>
    </w:rPr>
  </w:style>
  <w:style w:type="character" w:styleId="af6" w:customStyle="1">
    <w:name w:val="批注主题 字符"/>
    <w:basedOn w:val="af4"/>
    <w:link w:val="af5"/>
    <w:rsid w:val="0067333C"/>
    <w:rPr>
      <w:b/>
      <w:bCs/>
    </w:rPr>
  </w:style>
  <w:style w:type="character" w:styleId="10" w:customStyle="1">
    <w:name w:val="批注文字 字符1"/>
    <w:basedOn w:val="a1"/>
    <w:uiPriority w:val="99"/>
    <w:rsid w:val="001557C9"/>
    <w:rPr>
      <w:rFonts w:ascii="Times New Roman" w:hAnsi="Times New Roman" w:cs="Times New Roman"/>
      <w:kern w:val="0"/>
    </w:rPr>
  </w:style>
  <w:style w:type="paragraph" w:styleId="af7">
    <w:name w:val="List Paragraph"/>
    <w:aliases w:val="Document revision table"/>
    <w:basedOn w:val="a"/>
    <w:uiPriority w:val="34"/>
    <w:qFormat/>
    <w:rsid w:val="001557C9"/>
    <w:pPr>
      <w:spacing w:after="160" w:line="278" w:lineRule="auto"/>
      <w:ind w:left="720"/>
      <w:contextualSpacing/>
    </w:pPr>
    <w:rPr>
      <w:kern w:val="2"/>
      <w:lang w:eastAsia="zh-CN"/>
    </w:rPr>
  </w:style>
  <w:style w:type="table" w:styleId="af8">
    <w:name w:val="Table Grid"/>
    <w:basedOn w:val="a2"/>
    <w:uiPriority w:val="59"/>
    <w:qFormat/>
    <w:rsid w:val="001557C9"/>
    <w:pPr>
      <w:spacing w:after="0"/>
    </w:pPr>
    <w:rPr>
      <w:kern w:val="2"/>
      <w:sz w:val="21"/>
      <w:szCs w:val="22"/>
      <w:lang w:eastAsia="zh-CN"/>
    </w:rPr>
    <w:tblPr/>
  </w:style>
  <w:style w:type="paragraph" w:styleId="af9">
    <w:name w:val="Revision"/>
    <w:hidden/>
    <w:rsid w:val="001557C9"/>
    <w:pPr>
      <w:spacing w:after="0"/>
    </w:pPr>
  </w:style>
  <w:style w:type="table" w:styleId="afa">
    <w:name w:val="Grid Table Light"/>
    <w:basedOn w:val="a2"/>
    <w:rsid w:val="00381E00"/>
    <w:pPr>
      <w:spacing w:after="0"/>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11">
    <w:name w:val="Plain Table 1"/>
    <w:basedOn w:val="a2"/>
    <w:rsid w:val="00381E00"/>
    <w:pPr>
      <w:spacing w:after="0"/>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0">
    <w:name w:val="Plain Table 2"/>
    <w:basedOn w:val="a2"/>
    <w:rsid w:val="00381E00"/>
    <w:pPr>
      <w:spacing w:after="0"/>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30">
    <w:name w:val="Plain Table 3"/>
    <w:basedOn w:val="a2"/>
    <w:rsid w:val="00381E00"/>
    <w:pPr>
      <w:spacing w:after="0"/>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2">
    <w:name w:val="Grid Table 1 Light"/>
    <w:basedOn w:val="a2"/>
    <w:rsid w:val="00381E00"/>
    <w:pPr>
      <w:spacing w:after="0"/>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21">
    <w:name w:val="Grid Table 2"/>
    <w:basedOn w:val="a2"/>
    <w:rsid w:val="00381E00"/>
    <w:pPr>
      <w:spacing w:after="0"/>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14030">
      <w:marLeft w:val="0"/>
      <w:marRight w:val="0"/>
      <w:marTop w:val="0"/>
      <w:marBottom w:val="0"/>
      <w:divBdr>
        <w:top w:val="none" w:sz="0" w:space="0" w:color="auto"/>
        <w:left w:val="none" w:sz="0" w:space="0" w:color="auto"/>
        <w:bottom w:val="none" w:sz="0" w:space="0" w:color="auto"/>
        <w:right w:val="none" w:sz="0" w:space="0" w:color="auto"/>
      </w:divBdr>
    </w:div>
    <w:div w:id="414013469">
      <w:marLeft w:val="0"/>
      <w:marRight w:val="0"/>
      <w:marTop w:val="0"/>
      <w:marBottom w:val="0"/>
      <w:divBdr>
        <w:top w:val="none" w:sz="0" w:space="0" w:color="auto"/>
        <w:left w:val="none" w:sz="0" w:space="0" w:color="auto"/>
        <w:bottom w:val="none" w:sz="0" w:space="0" w:color="auto"/>
        <w:right w:val="none" w:sz="0" w:space="0" w:color="auto"/>
      </w:divBdr>
    </w:div>
    <w:div w:id="702438589">
      <w:marLeft w:val="0"/>
      <w:marRight w:val="0"/>
      <w:marTop w:val="0"/>
      <w:marBottom w:val="0"/>
      <w:divBdr>
        <w:top w:val="none" w:sz="0" w:space="0" w:color="auto"/>
        <w:left w:val="none" w:sz="0" w:space="0" w:color="auto"/>
        <w:bottom w:val="none" w:sz="0" w:space="0" w:color="auto"/>
        <w:right w:val="none" w:sz="0" w:space="0" w:color="auto"/>
      </w:divBdr>
    </w:div>
    <w:div w:id="739451265">
      <w:marLeft w:val="0"/>
      <w:marRight w:val="0"/>
      <w:marTop w:val="0"/>
      <w:marBottom w:val="0"/>
      <w:divBdr>
        <w:top w:val="none" w:sz="0" w:space="0" w:color="auto"/>
        <w:left w:val="none" w:sz="0" w:space="0" w:color="auto"/>
        <w:bottom w:val="none" w:sz="0" w:space="0" w:color="auto"/>
        <w:right w:val="none" w:sz="0" w:space="0" w:color="auto"/>
      </w:divBdr>
    </w:div>
    <w:div w:id="949749987">
      <w:marLeft w:val="0"/>
      <w:marRight w:val="0"/>
      <w:marTop w:val="0"/>
      <w:marBottom w:val="0"/>
      <w:divBdr>
        <w:top w:val="none" w:sz="0" w:space="0" w:color="auto"/>
        <w:left w:val="none" w:sz="0" w:space="0" w:color="auto"/>
        <w:bottom w:val="none" w:sz="0" w:space="0" w:color="auto"/>
        <w:right w:val="none" w:sz="0" w:space="0" w:color="auto"/>
      </w:divBdr>
    </w:div>
    <w:div w:id="1210145956">
      <w:marLeft w:val="0"/>
      <w:marRight w:val="0"/>
      <w:marTop w:val="0"/>
      <w:marBottom w:val="0"/>
      <w:divBdr>
        <w:top w:val="none" w:sz="0" w:space="0" w:color="auto"/>
        <w:left w:val="none" w:sz="0" w:space="0" w:color="auto"/>
        <w:bottom w:val="none" w:sz="0" w:space="0" w:color="auto"/>
        <w:right w:val="none" w:sz="0" w:space="0" w:color="auto"/>
      </w:divBdr>
    </w:div>
    <w:div w:id="1440448289">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image" Target="media/image10.jpeg"/><Relationship Id="rId34"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jpeg"/><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customXml" Target="../customXml/item4.xml"/><Relationship Id="rId10" Type="http://schemas.microsoft.com/office/2016/09/relationships/commentsIds" Target="commentsIds.xml"/><Relationship Id="rId19" Type="http://schemas.openxmlformats.org/officeDocument/2006/relationships/image" Target="media/image8.jpeg"/><Relationship Id="rId31"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customXml" Target="../customXml/item3.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C6EF75B038EAF45A672EB5EDDC6A306" ma:contentTypeVersion="10" ma:contentTypeDescription="Create a new document." ma:contentTypeScope="" ma:versionID="453e6144a72aae334567c3f6e51e0377">
  <xsd:schema xmlns:xsd="http://www.w3.org/2001/XMLSchema" xmlns:xs="http://www.w3.org/2001/XMLSchema" xmlns:p="http://schemas.microsoft.com/office/2006/metadata/properties" xmlns:ns2="d080600e-a422-4c01-abf9-23ba5c0d42d8" xmlns:ns3="9f6d6f06-10ac-4358-b8fe-e19367c65bf8" targetNamespace="http://schemas.microsoft.com/office/2006/metadata/properties" ma:root="true" ma:fieldsID="9585cf12d89deae6e574ccc58dd57dd0" ns2:_="" ns3:_="">
    <xsd:import namespace="d080600e-a422-4c01-abf9-23ba5c0d42d8"/>
    <xsd:import namespace="9f6d6f06-10ac-4358-b8fe-e19367c65bf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80600e-a422-4c01-abf9-23ba5c0d42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0b48e82-fb35-4037-98ac-54648e67cf9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f6d6f06-10ac-4358-b8fe-e19367c65bf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af3a8e7-bfff-4244-aaa5-58c0c46d3ce1}" ma:internalName="TaxCatchAll" ma:showField="CatchAllData" ma:web="9f6d6f06-10ac-4358-b8fe-e19367c65b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80600e-a422-4c01-abf9-23ba5c0d42d8">
      <Terms xmlns="http://schemas.microsoft.com/office/infopath/2007/PartnerControls"/>
    </lcf76f155ced4ddcb4097134ff3c332f>
    <TaxCatchAll xmlns="9f6d6f06-10ac-4358-b8fe-e19367c65bf8" xsi:nil="true"/>
  </documentManagement>
</p:properties>
</file>

<file path=customXml/itemProps1.xml><?xml version="1.0" encoding="utf-8"?>
<ds:datastoreItem xmlns:ds="http://schemas.openxmlformats.org/officeDocument/2006/customXml" ds:itemID="{44600043-84E1-4463-9323-2ED3D9C36B2E}">
  <ds:schemaRefs>
    <ds:schemaRef ds:uri="http://schemas.openxmlformats.org/officeDocument/2006/bibliography"/>
  </ds:schemaRefs>
</ds:datastoreItem>
</file>

<file path=customXml/itemProps2.xml><?xml version="1.0" encoding="utf-8"?>
<ds:datastoreItem xmlns:ds="http://schemas.openxmlformats.org/officeDocument/2006/customXml" ds:itemID="{FDA68DAD-6399-41D2-8C5E-C4C72D3D7AD7}"/>
</file>

<file path=customXml/itemProps3.xml><?xml version="1.0" encoding="utf-8"?>
<ds:datastoreItem xmlns:ds="http://schemas.openxmlformats.org/officeDocument/2006/customXml" ds:itemID="{55FC7192-D146-467E-AEF1-24AFD82CFE29}"/>
</file>

<file path=customXml/itemProps4.xml><?xml version="1.0" encoding="utf-8"?>
<ds:datastoreItem xmlns:ds="http://schemas.openxmlformats.org/officeDocument/2006/customXml" ds:itemID="{5D2BC971-3B02-45E0-BC08-B2B44445D2F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lastModifiedBy>Zihan Gao</lastModifiedBy>
  <revision>380</revision>
  <dcterms:created xsi:type="dcterms:W3CDTF">2026-06-03T13:51:00.0000000Z</dcterms:created>
  <dcterms:modified xsi:type="dcterms:W3CDTF">2026-07-27T00:51:59.1494539Z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0x010100FC6EF75B038EAF45A672EB5EDDC6A306</vt:lpwstr>
  </property>
  <property fmtid="{D5CDD505-2E9C-101B-9397-08002B2CF9AE}" pid="3" name="MediaServiceImageTags">
    <vt:lpwstr/>
  </property>
</Properties>
</file>