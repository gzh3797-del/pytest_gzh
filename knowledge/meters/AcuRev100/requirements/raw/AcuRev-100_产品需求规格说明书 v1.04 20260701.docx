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5F5F" w14:textId="154B84C4" w:rsidR="00645F9E" w:rsidRDefault="00420E62" w:rsidP="003E1A52">
      <w:pPr>
        <w:pStyle w:val="a3"/>
        <w:rPr>
          <w:rFonts w:hint="eastAsia"/>
        </w:rPr>
      </w:pPr>
      <w:del w:id="0" w:author="Yizhuo Ren" w:date="2026-06-23T15:22:00Z" w16du:dateUtc="2026-06-23T07:22:00Z">
        <w:r>
          <w:delText>Residential AC Meter G</w:delText>
        </w:r>
      </w:del>
      <w:r>
        <w:t xml:space="preserve">AcuRev-100 </w:t>
      </w:r>
      <w:r>
        <w:t>产品需求规格说明书</w:t>
      </w:r>
    </w:p>
    <w:p w14:paraId="08DE59E5" w14:textId="786D0263" w:rsidR="003E1A52" w:rsidRDefault="003E1A52">
      <w:pPr>
        <w:widowControl/>
        <w:rPr>
          <w:rFonts w:hint="eastAsia"/>
        </w:rPr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5F9E" w14:paraId="1BCD8216" w14:textId="77777777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2944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lastRenderedPageBreak/>
              <w:t>Version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E6C2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作者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845F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13C9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变更</w:t>
            </w:r>
          </w:p>
        </w:tc>
      </w:tr>
      <w:tr w:rsidR="00645F9E" w14:paraId="3E0C554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43FB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v1.01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C178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崔少航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F990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2026-01-22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E1BC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初版</w:t>
            </w:r>
          </w:p>
        </w:tc>
      </w:tr>
      <w:tr w:rsidR="00645F9E" w14:paraId="7AB8EFB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0FA5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v1.02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071C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崔少航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9FCD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2026-04-22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6AA1C" w14:textId="1C057B4D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增加认证型/标准型分型；整理订购编码；修订接线章节；修正电压范围；明确 RS485 规格；对齐 RACF 补充功耗、分辨率、物理层、功率符号、电能存储、LED 状态等规格；补充</w:t>
            </w:r>
            <w:r>
              <w:rPr>
                <w:rFonts w:eastAsia="微软雅黑" w:hint="eastAsia"/>
                <w:sz w:val="20"/>
                <w:szCs w:val="20"/>
              </w:rPr>
              <w:t>s</w:t>
            </w:r>
            <w:r>
              <w:rPr>
                <w:rFonts w:eastAsia="微软雅黑"/>
                <w:sz w:val="20"/>
                <w:szCs w:val="20"/>
              </w:rPr>
              <w:t>输出规格、LCD 显示内容、固件升级失败处理等</w:t>
            </w:r>
          </w:p>
        </w:tc>
      </w:tr>
      <w:tr w:rsidR="00645F9E" w14:paraId="3E887DAE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1A09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v1.03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9A70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崔少航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994E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2026-06-02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24832" w14:textId="26BAA6CA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 xml:space="preserve">明确认证分层（电表单元独立过 UL/CE，带 Panel+CT 过 CTEP/NYPSC）；CT 支持多规格（含 800A/1200A），认证仅用 200A/400A；删除 CT 内阻自适应；标准型改为 Modbus 手动配置；确认分相使用 A/C；ANSI C12 仅自测不认证；认证型不支持 clear energy/factory reset；认证型不支持固件升级（legally relevant software 锁定）；脉冲输出 SELV；脉冲 LED </w:t>
            </w:r>
            <w:del w:id="1" w:author="Yizhuo Ren" w:date="2026-06-26T14:39:00Z" w16du:dateUtc="2026-06-26T06:39:00Z">
              <w:r>
                <w:rPr>
                  <w:rFonts w:eastAsia="微软雅黑"/>
                  <w:sz w:val="20"/>
                  <w:szCs w:val="20"/>
                </w:rPr>
                <w:delText>100</w:delText>
              </w:r>
            </w:del>
            <w:ins w:id="2" w:author="Yizhuo Ren" w:date="2026-06-26T14:39:00Z" w16du:dateUtc="2026-06-26T06:39:00Z">
              <w:r>
                <w:rPr>
                  <w:rFonts w:eastAsia="微软雅黑" w:hint="eastAsia"/>
                  <w:sz w:val="20"/>
                  <w:szCs w:val="20"/>
                </w:rPr>
                <w:t>50</w:t>
              </w:r>
            </w:ins>
            <w:r>
              <w:rPr>
                <w:rFonts w:eastAsia="微软雅黑"/>
                <w:sz w:val="20"/>
                <w:szCs w:val="20"/>
              </w:rPr>
              <w:t xml:space="preserve"> imp/kWh（认证/能量脉冲测试），脉冲输出 1 imp/kWh，脉冲宽度 20ms；尺寸</w:t>
            </w:r>
            <w:r>
              <w:rPr>
                <w:rFonts w:eastAsia="微软雅黑"/>
                <w:sz w:val="20"/>
                <w:szCs w:val="20"/>
              </w:rPr>
              <w:lastRenderedPageBreak/>
              <w:t>更新为 120×70×70mm；增加 Acuview2 上位机；全文 review</w:t>
            </w:r>
          </w:p>
        </w:tc>
      </w:tr>
      <w:tr w:rsidR="006A6A50" w14:paraId="4EE13C06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337E3" w14:textId="2B41C1EB" w:rsidR="006A6A50" w:rsidRDefault="006A6A50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lastRenderedPageBreak/>
              <w:t>v1.04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3F1A8" w14:textId="62D703A7" w:rsidR="006A6A50" w:rsidRDefault="006A6A50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任一卓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A8CFA" w14:textId="465F8477" w:rsidR="006A6A50" w:rsidRDefault="006A6A50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2026-0</w:t>
            </w:r>
            <w:r w:rsidR="00F11677">
              <w:rPr>
                <w:rFonts w:eastAsia="微软雅黑" w:hint="eastAsia"/>
                <w:sz w:val="20"/>
                <w:szCs w:val="20"/>
              </w:rPr>
              <w:t>7</w:t>
            </w:r>
            <w:r>
              <w:rPr>
                <w:rFonts w:eastAsia="微软雅黑" w:hint="eastAsia"/>
                <w:sz w:val="20"/>
                <w:szCs w:val="20"/>
              </w:rPr>
              <w:t>-</w:t>
            </w:r>
            <w:r w:rsidR="00F11677">
              <w:rPr>
                <w:rFonts w:eastAsia="微软雅黑" w:hint="eastAsia"/>
                <w:sz w:val="20"/>
                <w:szCs w:val="20"/>
              </w:rPr>
              <w:t>01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37B65" w14:textId="596D5D9F" w:rsidR="007E0156" w:rsidRDefault="007E0156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计量周期更新为100ms;</w:t>
            </w:r>
          </w:p>
          <w:p w14:paraId="43AC3525" w14:textId="519B4002" w:rsidR="008A0C57" w:rsidRDefault="006A6A50">
            <w:pPr>
              <w:rPr>
                <w:rFonts w:eastAsia="微软雅黑" w:hint="eastAsia"/>
              </w:rPr>
            </w:pPr>
            <w:r>
              <w:rPr>
                <w:rFonts w:eastAsia="微软雅黑" w:hint="eastAsia"/>
                <w:sz w:val="20"/>
                <w:szCs w:val="20"/>
              </w:rPr>
              <w:t>修改电流测量端子安全等级为HLV;</w:t>
            </w:r>
            <w:r>
              <w:rPr>
                <w:rFonts w:eastAsia="微软雅黑"/>
                <w:b/>
                <w:bCs/>
              </w:rPr>
              <w:t xml:space="preserve"> </w:t>
            </w:r>
            <w:r>
              <w:rPr>
                <w:rFonts w:eastAsia="微软雅黑"/>
              </w:rPr>
              <w:t>2E3W1Phase电流通道增加Iavg</w:t>
            </w:r>
            <w:r>
              <w:rPr>
                <w:rFonts w:eastAsia="微软雅黑" w:hint="eastAsia"/>
              </w:rPr>
              <w:t>;</w:t>
            </w:r>
          </w:p>
          <w:p w14:paraId="223CE92F" w14:textId="77777777" w:rsidR="008A0C57" w:rsidRDefault="00CE0FBB">
            <w:pPr>
              <w:rPr>
                <w:rFonts w:eastAsia="微软雅黑" w:hint="eastAsia"/>
              </w:rPr>
            </w:pPr>
            <w:r>
              <w:rPr>
                <w:rFonts w:eastAsia="微软雅黑" w:hint="eastAsia"/>
              </w:rPr>
              <w:t>接线方式中增加接线图；</w:t>
            </w:r>
          </w:p>
          <w:p w14:paraId="112BF502" w14:textId="77777777" w:rsidR="008A0C57" w:rsidRDefault="00984778">
            <w:pPr>
              <w:rPr>
                <w:rFonts w:eastAsia="微软雅黑" w:hint="eastAsia"/>
              </w:rPr>
            </w:pPr>
            <w:r>
              <w:rPr>
                <w:rFonts w:eastAsia="微软雅黑" w:hint="eastAsia"/>
              </w:rPr>
              <w:t>增加接线检查周期；</w:t>
            </w:r>
          </w:p>
          <w:p w14:paraId="5B2697E6" w14:textId="77777777" w:rsidR="006A6A50" w:rsidRDefault="008A0C57">
            <w:pPr>
              <w:rPr>
                <w:rFonts w:eastAsia="微软雅黑" w:hint="eastAsia"/>
              </w:rPr>
            </w:pPr>
            <w:r>
              <w:rPr>
                <w:rFonts w:eastAsia="微软雅黑" w:hint="eastAsia"/>
              </w:rPr>
              <w:t>补充</w:t>
            </w:r>
            <w:r>
              <w:rPr>
                <w:rFonts w:eastAsia="微软雅黑"/>
              </w:rPr>
              <w:t>ADC采样频率的校准</w:t>
            </w:r>
            <w:r>
              <w:rPr>
                <w:rFonts w:eastAsia="微软雅黑" w:hint="eastAsia"/>
              </w:rPr>
              <w:t>；</w:t>
            </w:r>
          </w:p>
          <w:p w14:paraId="4091089F" w14:textId="3272EFD7" w:rsidR="008A0C57" w:rsidRDefault="00D6556F">
            <w:pPr>
              <w:rPr>
                <w:ins w:id="3" w:author="Yizhuo Ren" w:date="2026-06-17T16:49:00Z" w16du:dateUtc="2026-06-17T08:49:00Z"/>
                <w:rFonts w:eastAsia="微软雅黑" w:hint="eastAsia"/>
              </w:rPr>
            </w:pPr>
            <w:r>
              <w:rPr>
                <w:rFonts w:eastAsia="微软雅黑" w:hint="eastAsia"/>
              </w:rPr>
              <w:t>增加电表单元拨码铅封说明；</w:t>
            </w:r>
          </w:p>
          <w:p w14:paraId="4AB0DCDE" w14:textId="77777777" w:rsidR="005126AC" w:rsidRDefault="005126AC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接线配置中增加参数；</w:t>
            </w:r>
          </w:p>
          <w:p w14:paraId="1C1096CC" w14:textId="77777777" w:rsidR="00B66A80" w:rsidRDefault="00B66A80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增加USB通信接口；</w:t>
            </w:r>
          </w:p>
          <w:p w14:paraId="73A71F7F" w14:textId="77777777" w:rsidR="00EC4303" w:rsidRDefault="00EC4303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增加LCD显示信息；</w:t>
            </w:r>
          </w:p>
          <w:p w14:paraId="0371F92D" w14:textId="0E354889" w:rsidR="00004489" w:rsidRDefault="00821657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增加</w:t>
            </w:r>
            <w:r w:rsidR="00004489">
              <w:rPr>
                <w:rFonts w:eastAsia="微软雅黑" w:hint="eastAsia"/>
                <w:sz w:val="20"/>
                <w:szCs w:val="20"/>
              </w:rPr>
              <w:t>产品型号；</w:t>
            </w:r>
          </w:p>
          <w:p w14:paraId="24E4E1DB" w14:textId="77777777" w:rsidR="00030D75" w:rsidRDefault="00EA12E8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增加序列号格式；</w:t>
            </w:r>
          </w:p>
          <w:p w14:paraId="099A9FD9" w14:textId="77777777" w:rsidR="00F72310" w:rsidRDefault="00F72310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/>
                <w:sz w:val="20"/>
                <w:szCs w:val="20"/>
              </w:rPr>
              <w:t>增加LCD弹窗</w:t>
            </w:r>
            <w:r>
              <w:rPr>
                <w:rFonts w:eastAsia="微软雅黑" w:hint="eastAsia"/>
                <w:sz w:val="20"/>
                <w:szCs w:val="20"/>
              </w:rPr>
              <w:t>显示；</w:t>
            </w:r>
          </w:p>
          <w:p w14:paraId="62C348F0" w14:textId="77777777" w:rsidR="00A704B1" w:rsidRDefault="00464562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修改脉冲常数；</w:t>
            </w:r>
          </w:p>
          <w:p w14:paraId="46F564A6" w14:textId="1FA39CE6" w:rsidR="00821657" w:rsidRDefault="00821657">
            <w:pPr>
              <w:rPr>
                <w:rFonts w:eastAsia="微软雅黑" w:hint="eastAsia"/>
                <w:sz w:val="20"/>
                <w:szCs w:val="20"/>
              </w:rPr>
            </w:pPr>
            <w:r w:rsidRPr="00821657">
              <w:rPr>
                <w:rFonts w:eastAsia="微软雅黑" w:hint="eastAsia"/>
                <w:sz w:val="20"/>
                <w:szCs w:val="20"/>
              </w:rPr>
              <w:t>增加铅封</w:t>
            </w:r>
            <w:r w:rsidR="00413BE8">
              <w:rPr>
                <w:rFonts w:eastAsia="微软雅黑" w:hint="eastAsia"/>
                <w:sz w:val="20"/>
                <w:szCs w:val="20"/>
              </w:rPr>
              <w:t>锁定</w:t>
            </w:r>
            <w:r w:rsidRPr="00821657">
              <w:rPr>
                <w:rFonts w:eastAsia="微软雅黑" w:hint="eastAsia"/>
                <w:sz w:val="20"/>
                <w:szCs w:val="20"/>
              </w:rPr>
              <w:t>后禁止配置内容；</w:t>
            </w:r>
          </w:p>
          <w:p w14:paraId="025E8393" w14:textId="77777777" w:rsidR="00F11677" w:rsidRDefault="00F11677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增加LCD灯语优先级；</w:t>
            </w:r>
          </w:p>
          <w:p w14:paraId="4E4F2F95" w14:textId="585E2908" w:rsidR="009A374A" w:rsidRDefault="009A374A">
            <w:pPr>
              <w:rPr>
                <w:rFonts w:eastAsia="微软雅黑" w:hint="eastAsia"/>
                <w:sz w:val="20"/>
                <w:szCs w:val="20"/>
              </w:rPr>
            </w:pPr>
            <w:r>
              <w:rPr>
                <w:rFonts w:eastAsia="微软雅黑" w:hint="eastAsia"/>
                <w:sz w:val="20"/>
                <w:szCs w:val="20"/>
              </w:rPr>
              <w:t>增加最小电流；</w:t>
            </w:r>
          </w:p>
        </w:tc>
      </w:tr>
    </w:tbl>
    <w:p w14:paraId="2CA38E9A" w14:textId="77777777" w:rsidR="008D6A16" w:rsidRDefault="008D6A16">
      <w:pPr>
        <w:pStyle w:val="TOC"/>
        <w:rPr>
          <w:rFonts w:ascii="微软雅黑" w:eastAsiaTheme="minorEastAsia" w:hAnsi="微软雅黑" w:cs="微软雅黑" w:hint="eastAsia"/>
          <w:color w:val="auto"/>
          <w:sz w:val="21"/>
          <w:szCs w:val="21"/>
          <w:lang w:eastAsia="zh-CN"/>
        </w:rPr>
      </w:pPr>
    </w:p>
    <w:p w14:paraId="05F4FDC1" w14:textId="77777777" w:rsidR="008D6A16" w:rsidRDefault="008D6A16">
      <w:pPr>
        <w:widowControl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="微软雅黑" w:eastAsiaTheme="minorEastAsia" w:hAnsi="微软雅黑" w:cs="微软雅黑"/>
          <w:color w:val="auto"/>
          <w:sz w:val="21"/>
          <w:szCs w:val="21"/>
          <w:lang w:eastAsia="zh-CN"/>
        </w:rPr>
        <w:id w:val="12746720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C0F66E" w14:textId="19A26478" w:rsidR="003E1A52" w:rsidRDefault="003E1A52">
          <w:pPr>
            <w:pStyle w:val="TOC"/>
            <w:rPr>
              <w:rFonts w:hint="eastAsia"/>
            </w:rPr>
          </w:pPr>
          <w:r>
            <w:t>Contents</w:t>
          </w:r>
        </w:p>
        <w:p w14:paraId="471B9CF3" w14:textId="1A6C4F51" w:rsidR="00A959D2" w:rsidRDefault="003E1A5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17267" w:history="1">
            <w:r w:rsidR="00A959D2" w:rsidRPr="00FB2CD9">
              <w:rPr>
                <w:rStyle w:val="a5"/>
                <w:noProof/>
              </w:rPr>
              <w:t xml:space="preserve">1 </w:t>
            </w:r>
            <w:r w:rsidR="00A959D2" w:rsidRPr="00FB2CD9">
              <w:rPr>
                <w:rStyle w:val="a5"/>
                <w:noProof/>
              </w:rPr>
              <w:t>引言</w:t>
            </w:r>
            <w:r w:rsidR="00A959D2">
              <w:rPr>
                <w:rFonts w:hint="eastAsia"/>
                <w:noProof/>
                <w:webHidden/>
              </w:rPr>
              <w:tab/>
            </w:r>
            <w:r w:rsidR="00A959D2">
              <w:rPr>
                <w:rFonts w:hint="eastAsia"/>
                <w:noProof/>
                <w:webHidden/>
              </w:rPr>
              <w:fldChar w:fldCharType="begin"/>
            </w:r>
            <w:r w:rsidR="00A959D2">
              <w:rPr>
                <w:rFonts w:hint="eastAsia"/>
                <w:noProof/>
                <w:webHidden/>
              </w:rPr>
              <w:instrText xml:space="preserve"> </w:instrText>
            </w:r>
            <w:r w:rsidR="00A959D2">
              <w:rPr>
                <w:noProof/>
                <w:webHidden/>
              </w:rPr>
              <w:instrText>PAGEREF _Toc233817267 \h</w:instrText>
            </w:r>
            <w:r w:rsidR="00A959D2">
              <w:rPr>
                <w:rFonts w:hint="eastAsia"/>
                <w:noProof/>
                <w:webHidden/>
              </w:rPr>
              <w:instrText xml:space="preserve"> </w:instrText>
            </w:r>
            <w:r w:rsidR="00A959D2">
              <w:rPr>
                <w:rFonts w:hint="eastAsia"/>
                <w:noProof/>
                <w:webHidden/>
              </w:rPr>
            </w:r>
            <w:r w:rsidR="00A959D2">
              <w:rPr>
                <w:rFonts w:hint="eastAsia"/>
                <w:noProof/>
                <w:webHidden/>
              </w:rPr>
              <w:fldChar w:fldCharType="separate"/>
            </w:r>
            <w:r w:rsidR="00A959D2">
              <w:rPr>
                <w:rFonts w:hint="eastAsia"/>
                <w:noProof/>
                <w:webHidden/>
              </w:rPr>
              <w:t>6</w:t>
            </w:r>
            <w:r w:rsidR="00A959D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61004E" w14:textId="4B643CEC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68" w:history="1">
            <w:r w:rsidRPr="00FB2CD9">
              <w:rPr>
                <w:rStyle w:val="a5"/>
                <w:noProof/>
              </w:rPr>
              <w:t xml:space="preserve">1.1 </w:t>
            </w:r>
            <w:r w:rsidRPr="00FB2CD9">
              <w:rPr>
                <w:rStyle w:val="a5"/>
                <w:noProof/>
              </w:rPr>
              <w:t>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564A2" w14:textId="1BB5BA38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69" w:history="1">
            <w:r w:rsidRPr="00FB2CD9">
              <w:rPr>
                <w:rStyle w:val="a5"/>
                <w:noProof/>
              </w:rPr>
              <w:t xml:space="preserve">1.2 </w:t>
            </w:r>
            <w:r w:rsidRPr="00FB2CD9">
              <w:rPr>
                <w:rStyle w:val="a5"/>
                <w:noProof/>
              </w:rPr>
              <w:t>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0292D1" w14:textId="4A0C17BD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0" w:history="1">
            <w:r w:rsidRPr="00FB2CD9">
              <w:rPr>
                <w:rStyle w:val="a5"/>
                <w:noProof/>
              </w:rPr>
              <w:t xml:space="preserve">1.3 </w:t>
            </w:r>
            <w:r w:rsidRPr="00FB2CD9">
              <w:rPr>
                <w:rStyle w:val="a5"/>
                <w:noProof/>
              </w:rPr>
              <w:t>定义、简称及缩写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707FB" w14:textId="4FC56348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1" w:history="1">
            <w:r w:rsidRPr="00FB2CD9">
              <w:rPr>
                <w:rStyle w:val="a5"/>
                <w:noProof/>
              </w:rPr>
              <w:t xml:space="preserve">1.4 </w:t>
            </w:r>
            <w:r w:rsidRPr="00FB2CD9">
              <w:rPr>
                <w:rStyle w:val="a5"/>
                <w:noProof/>
              </w:rPr>
              <w:t>参考文档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A20E5" w14:textId="308DFD78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2" w:history="1">
            <w:r w:rsidRPr="00FB2CD9">
              <w:rPr>
                <w:rStyle w:val="a5"/>
                <w:noProof/>
              </w:rPr>
              <w:t xml:space="preserve">2 </w:t>
            </w:r>
            <w:r w:rsidRPr="00FB2CD9">
              <w:rPr>
                <w:rStyle w:val="a5"/>
                <w:noProof/>
              </w:rPr>
              <w:t>整体描述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CBC92" w14:textId="3F6457CC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3" w:history="1">
            <w:r w:rsidRPr="00FB2CD9">
              <w:rPr>
                <w:rStyle w:val="a5"/>
                <w:noProof/>
              </w:rPr>
              <w:t xml:space="preserve">2.1 </w:t>
            </w:r>
            <w:r w:rsidRPr="00FB2CD9">
              <w:rPr>
                <w:rStyle w:val="a5"/>
                <w:noProof/>
              </w:rPr>
              <w:t>产品外部接口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AFC89" w14:textId="2FCAFF37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4" w:history="1">
            <w:r w:rsidRPr="00FB2CD9">
              <w:rPr>
                <w:rStyle w:val="a5"/>
                <w:noProof/>
              </w:rPr>
              <w:t xml:space="preserve">2.2 </w:t>
            </w:r>
            <w:r w:rsidRPr="00FB2CD9">
              <w:rPr>
                <w:rStyle w:val="a5"/>
                <w:noProof/>
              </w:rPr>
              <w:t>产品功能概览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70942" w14:textId="394F372D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5" w:history="1">
            <w:r w:rsidRPr="00FB2CD9">
              <w:rPr>
                <w:rStyle w:val="a5"/>
                <w:noProof/>
              </w:rPr>
              <w:t xml:space="preserve">2.3 </w:t>
            </w:r>
            <w:r w:rsidRPr="00FB2CD9">
              <w:rPr>
                <w:rStyle w:val="a5"/>
                <w:noProof/>
              </w:rPr>
              <w:t>用户特征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AFB9F" w14:textId="5DA38934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6" w:history="1">
            <w:r w:rsidRPr="00FB2CD9">
              <w:rPr>
                <w:rStyle w:val="a5"/>
                <w:noProof/>
              </w:rPr>
              <w:t xml:space="preserve">2.4 </w:t>
            </w:r>
            <w:r w:rsidRPr="00FB2CD9">
              <w:rPr>
                <w:rStyle w:val="a5"/>
                <w:noProof/>
              </w:rPr>
              <w:t>限制条件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3EA04" w14:textId="7BE7CCF4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7" w:history="1">
            <w:r w:rsidRPr="00FB2CD9">
              <w:rPr>
                <w:rStyle w:val="a5"/>
                <w:noProof/>
              </w:rPr>
              <w:t xml:space="preserve">2.5 </w:t>
            </w:r>
            <w:r w:rsidRPr="00FB2CD9">
              <w:rPr>
                <w:rStyle w:val="a5"/>
                <w:noProof/>
              </w:rPr>
              <w:t>假设和依赖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55A78" w14:textId="761B4CEF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8" w:history="1">
            <w:r w:rsidRPr="00FB2CD9">
              <w:rPr>
                <w:rStyle w:val="a5"/>
                <w:noProof/>
              </w:rPr>
              <w:t xml:space="preserve">2.6 </w:t>
            </w:r>
            <w:r w:rsidRPr="00FB2CD9">
              <w:rPr>
                <w:rStyle w:val="a5"/>
                <w:noProof/>
              </w:rPr>
              <w:t>订购信息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C7E38" w14:textId="50B69EBC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79" w:history="1">
            <w:r w:rsidRPr="00FB2CD9">
              <w:rPr>
                <w:rStyle w:val="a5"/>
                <w:noProof/>
              </w:rPr>
              <w:t xml:space="preserve">3 </w:t>
            </w:r>
            <w:r w:rsidRPr="00FB2CD9">
              <w:rPr>
                <w:rStyle w:val="a5"/>
                <w:noProof/>
              </w:rPr>
              <w:t>产品功能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2EEE6" w14:textId="269FCCF6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0" w:history="1">
            <w:r w:rsidRPr="00FB2CD9">
              <w:rPr>
                <w:rStyle w:val="a5"/>
                <w:noProof/>
              </w:rPr>
              <w:t xml:space="preserve">3.1 </w:t>
            </w:r>
            <w:r w:rsidRPr="00FB2CD9">
              <w:rPr>
                <w:rStyle w:val="a5"/>
                <w:noProof/>
              </w:rPr>
              <w:t>交流电参数测量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33F57A" w14:textId="5DB7D18E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1" w:history="1">
            <w:r w:rsidRPr="00FB2CD9">
              <w:rPr>
                <w:rStyle w:val="a5"/>
                <w:noProof/>
              </w:rPr>
              <w:t xml:space="preserve">3.2 </w:t>
            </w:r>
            <w:r w:rsidRPr="00FB2CD9">
              <w:rPr>
                <w:rStyle w:val="a5"/>
                <w:noProof/>
              </w:rPr>
              <w:t>接线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5D0FFB" w14:textId="42E947AC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2" w:history="1">
            <w:r w:rsidRPr="00FB2CD9">
              <w:rPr>
                <w:rStyle w:val="a5"/>
                <w:noProof/>
              </w:rPr>
              <w:t xml:space="preserve">3.2.1 </w:t>
            </w:r>
            <w:r w:rsidRPr="00FB2CD9">
              <w:rPr>
                <w:rStyle w:val="a5"/>
                <w:noProof/>
              </w:rPr>
              <w:t>接线方式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ACEAD" w14:textId="6FBFDD76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3" w:history="1">
            <w:r w:rsidRPr="00FB2CD9">
              <w:rPr>
                <w:rStyle w:val="a5"/>
                <w:noProof/>
              </w:rPr>
              <w:t xml:space="preserve">3.2.2 </w:t>
            </w:r>
            <w:r w:rsidRPr="00FB2CD9">
              <w:rPr>
                <w:rStyle w:val="a5"/>
                <w:noProof/>
              </w:rPr>
              <w:t>接线识别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7890E" w14:textId="455C5191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4" w:history="1">
            <w:r w:rsidRPr="00FB2CD9">
              <w:rPr>
                <w:rStyle w:val="a5"/>
                <w:noProof/>
              </w:rPr>
              <w:t xml:space="preserve">3.2.3 </w:t>
            </w:r>
            <w:r w:rsidRPr="00FB2CD9">
              <w:rPr>
                <w:rStyle w:val="a5"/>
                <w:noProof/>
              </w:rPr>
              <w:t>接线告警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1BF7E" w14:textId="27667A4E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5" w:history="1">
            <w:r w:rsidRPr="00FB2CD9">
              <w:rPr>
                <w:rStyle w:val="a5"/>
                <w:noProof/>
              </w:rPr>
              <w:t xml:space="preserve">3.2.4 </w:t>
            </w:r>
            <w:r w:rsidRPr="00FB2CD9">
              <w:rPr>
                <w:rStyle w:val="a5"/>
                <w:noProof/>
              </w:rPr>
              <w:t>接线配置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C23B4" w14:textId="31EB1697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6" w:history="1">
            <w:r w:rsidRPr="00FB2CD9">
              <w:rPr>
                <w:rStyle w:val="a5"/>
                <w:noProof/>
              </w:rPr>
              <w:t xml:space="preserve">3.3 </w:t>
            </w:r>
            <w:r w:rsidRPr="00FB2CD9">
              <w:rPr>
                <w:rStyle w:val="a5"/>
                <w:noProof/>
              </w:rPr>
              <w:t>时间功能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02B5E9" w14:textId="61E88526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7" w:history="1">
            <w:r w:rsidRPr="00FB2CD9">
              <w:rPr>
                <w:rStyle w:val="a5"/>
                <w:noProof/>
              </w:rPr>
              <w:t xml:space="preserve">3.3.1 RTC </w:t>
            </w:r>
            <w:r w:rsidRPr="00FB2CD9">
              <w:rPr>
                <w:rStyle w:val="a5"/>
                <w:noProof/>
              </w:rPr>
              <w:t>与时间保持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99FDC" w14:textId="7B4D3DAC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8" w:history="1">
            <w:r w:rsidRPr="00FB2CD9">
              <w:rPr>
                <w:rStyle w:val="a5"/>
                <w:noProof/>
              </w:rPr>
              <w:t xml:space="preserve">3.3.2 </w:t>
            </w:r>
            <w:r w:rsidRPr="00FB2CD9">
              <w:rPr>
                <w:rStyle w:val="a5"/>
                <w:noProof/>
              </w:rPr>
              <w:t>时间配置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68A33" w14:textId="1185CDBE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89" w:history="1">
            <w:r w:rsidRPr="00FB2CD9">
              <w:rPr>
                <w:rStyle w:val="a5"/>
                <w:noProof/>
              </w:rPr>
              <w:t xml:space="preserve">3.3.3 </w:t>
            </w:r>
            <w:r w:rsidRPr="00FB2CD9">
              <w:rPr>
                <w:rStyle w:val="a5"/>
                <w:noProof/>
              </w:rPr>
              <w:t>运行时间</w:t>
            </w:r>
            <w:r w:rsidRPr="00FB2CD9">
              <w:rPr>
                <w:rStyle w:val="a5"/>
                <w:noProof/>
              </w:rPr>
              <w:t xml:space="preserve"> (Run Time)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080C0" w14:textId="113AE5BD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0" w:history="1">
            <w:r w:rsidRPr="00FB2CD9">
              <w:rPr>
                <w:rStyle w:val="a5"/>
                <w:noProof/>
              </w:rPr>
              <w:t xml:space="preserve">3.4 </w:t>
            </w:r>
            <w:r w:rsidRPr="00FB2CD9">
              <w:rPr>
                <w:rStyle w:val="a5"/>
                <w:noProof/>
              </w:rPr>
              <w:t>通信协议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7FE65" w14:textId="6D90A6DC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1" w:history="1">
            <w:r w:rsidRPr="00FB2CD9">
              <w:rPr>
                <w:rStyle w:val="a5"/>
                <w:noProof/>
              </w:rPr>
              <w:t>3.4.1</w:t>
            </w:r>
            <w:r w:rsidRPr="00FB2CD9">
              <w:rPr>
                <w:rStyle w:val="a5"/>
                <w:noProof/>
              </w:rPr>
              <w:t>通信接口</w:t>
            </w:r>
            <w:r w:rsidRPr="00FB2CD9">
              <w:rPr>
                <w:rStyle w:val="a5"/>
                <w:noProof/>
              </w:rPr>
              <w:t xml:space="preserve"> (RS-485</w:t>
            </w:r>
            <w:r w:rsidRPr="00FB2CD9">
              <w:rPr>
                <w:rStyle w:val="a5"/>
                <w:noProof/>
              </w:rPr>
              <w:t>与</w:t>
            </w:r>
            <w:r w:rsidRPr="00FB2CD9">
              <w:rPr>
                <w:rStyle w:val="a5"/>
                <w:noProof/>
              </w:rPr>
              <w:t>USB)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774ED2" w14:textId="74459E61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2" w:history="1">
            <w:r w:rsidRPr="00FB2CD9">
              <w:rPr>
                <w:rStyle w:val="a5"/>
                <w:noProof/>
              </w:rPr>
              <w:t xml:space="preserve">3.5 </w:t>
            </w:r>
            <w:r w:rsidRPr="00FB2CD9">
              <w:rPr>
                <w:rStyle w:val="a5"/>
                <w:noProof/>
              </w:rPr>
              <w:t>固件更新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797DE" w14:textId="196DDA49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3" w:history="1">
            <w:r w:rsidRPr="00FB2CD9">
              <w:rPr>
                <w:rStyle w:val="a5"/>
                <w:noProof/>
              </w:rPr>
              <w:t xml:space="preserve">3.5.1 </w:t>
            </w:r>
            <w:r w:rsidRPr="00FB2CD9">
              <w:rPr>
                <w:rStyle w:val="a5"/>
                <w:noProof/>
              </w:rPr>
              <w:t>固件更新范围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2A07BA" w14:textId="2DA5F85E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4" w:history="1">
            <w:r w:rsidRPr="00FB2CD9">
              <w:rPr>
                <w:rStyle w:val="a5"/>
                <w:noProof/>
              </w:rPr>
              <w:t xml:space="preserve">3.5.2 </w:t>
            </w:r>
            <w:r w:rsidRPr="00FB2CD9">
              <w:rPr>
                <w:rStyle w:val="a5"/>
                <w:noProof/>
              </w:rPr>
              <w:t>固件更新方法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72982" w14:textId="5A61AC24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5" w:history="1">
            <w:r w:rsidRPr="00FB2CD9">
              <w:rPr>
                <w:rStyle w:val="a5"/>
                <w:noProof/>
              </w:rPr>
              <w:t xml:space="preserve">3.5.3 </w:t>
            </w:r>
            <w:r w:rsidRPr="00FB2CD9">
              <w:rPr>
                <w:rStyle w:val="a5"/>
                <w:noProof/>
              </w:rPr>
              <w:t>固件更新限制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0503E" w14:textId="102E92D3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6" w:history="1">
            <w:r w:rsidRPr="00FB2CD9">
              <w:rPr>
                <w:rStyle w:val="a5"/>
                <w:noProof/>
              </w:rPr>
              <w:t xml:space="preserve">3.5.4 </w:t>
            </w:r>
            <w:r w:rsidRPr="00FB2CD9">
              <w:rPr>
                <w:rStyle w:val="a5"/>
                <w:noProof/>
              </w:rPr>
              <w:t>升级失败处理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9349A4" w14:textId="160AC920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7" w:history="1">
            <w:r w:rsidRPr="00FB2CD9">
              <w:rPr>
                <w:rStyle w:val="a5"/>
                <w:noProof/>
              </w:rPr>
              <w:t xml:space="preserve">3.6 </w:t>
            </w:r>
            <w:r w:rsidRPr="00FB2CD9">
              <w:rPr>
                <w:rStyle w:val="a5"/>
                <w:noProof/>
              </w:rPr>
              <w:t>校准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D00BA" w14:textId="45002CAB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8" w:history="1">
            <w:r w:rsidRPr="00FB2CD9">
              <w:rPr>
                <w:rStyle w:val="a5"/>
                <w:noProof/>
              </w:rPr>
              <w:t xml:space="preserve">3.7 </w:t>
            </w:r>
            <w:r w:rsidRPr="00FB2CD9">
              <w:rPr>
                <w:rStyle w:val="a5"/>
                <w:noProof/>
              </w:rPr>
              <w:t>脉冲输出与</w:t>
            </w:r>
            <w:r w:rsidRPr="00FB2CD9">
              <w:rPr>
                <w:rStyle w:val="a5"/>
                <w:noProof/>
              </w:rPr>
              <w:t xml:space="preserve"> LoRa Pulse </w:t>
            </w:r>
            <w:r w:rsidRPr="00FB2CD9">
              <w:rPr>
                <w:rStyle w:val="a5"/>
                <w:noProof/>
              </w:rPr>
              <w:t>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91CBD7" w14:textId="51585DAD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299" w:history="1">
            <w:r w:rsidRPr="00FB2CD9">
              <w:rPr>
                <w:rStyle w:val="a5"/>
                <w:noProof/>
              </w:rPr>
              <w:t xml:space="preserve">3.8 LCD </w:t>
            </w:r>
            <w:r w:rsidRPr="00FB2CD9">
              <w:rPr>
                <w:rStyle w:val="a5"/>
                <w:noProof/>
              </w:rPr>
              <w:t>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5E301" w14:textId="36243633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0" w:history="1">
            <w:r w:rsidRPr="00FB2CD9">
              <w:rPr>
                <w:rStyle w:val="a5"/>
                <w:noProof/>
              </w:rPr>
              <w:t xml:space="preserve">3.9 </w:t>
            </w:r>
            <w:r w:rsidRPr="00FB2CD9">
              <w:rPr>
                <w:rStyle w:val="a5"/>
                <w:noProof/>
              </w:rPr>
              <w:t>铅封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2666C" w14:textId="023CEE77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1" w:history="1">
            <w:r w:rsidRPr="00FB2CD9">
              <w:rPr>
                <w:rStyle w:val="a5"/>
                <w:noProof/>
              </w:rPr>
              <w:t xml:space="preserve">4 </w:t>
            </w:r>
            <w:r w:rsidRPr="00FB2CD9">
              <w:rPr>
                <w:rStyle w:val="a5"/>
                <w:noProof/>
              </w:rPr>
              <w:t>机械规格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FF488" w14:textId="4DA8AFAB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2" w:history="1">
            <w:r w:rsidRPr="00FB2CD9">
              <w:rPr>
                <w:rStyle w:val="a5"/>
                <w:noProof/>
              </w:rPr>
              <w:t xml:space="preserve">4.1 </w:t>
            </w:r>
            <w:r w:rsidRPr="00FB2CD9">
              <w:rPr>
                <w:rStyle w:val="a5"/>
                <w:noProof/>
              </w:rPr>
              <w:t>尺寸与安装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4E131" w14:textId="429AC178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3" w:history="1">
            <w:r w:rsidRPr="00FB2CD9">
              <w:rPr>
                <w:rStyle w:val="a5"/>
                <w:noProof/>
              </w:rPr>
              <w:t xml:space="preserve">4.2 </w:t>
            </w:r>
            <w:r w:rsidRPr="00FB2CD9">
              <w:rPr>
                <w:rStyle w:val="a5"/>
                <w:noProof/>
              </w:rPr>
              <w:t>机械要求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100233" w14:textId="1426DB6A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4" w:history="1">
            <w:r w:rsidRPr="00FB2CD9">
              <w:rPr>
                <w:rStyle w:val="a5"/>
                <w:noProof/>
              </w:rPr>
              <w:t xml:space="preserve">4.2.1 </w:t>
            </w:r>
            <w:r w:rsidRPr="00FB2CD9">
              <w:rPr>
                <w:rStyle w:val="a5"/>
                <w:noProof/>
              </w:rPr>
              <w:t>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311980" w14:textId="18F7F3D3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5" w:history="1">
            <w:r w:rsidRPr="00FB2CD9">
              <w:rPr>
                <w:rStyle w:val="a5"/>
                <w:noProof/>
              </w:rPr>
              <w:t xml:space="preserve">4.2.2 </w:t>
            </w:r>
            <w:r w:rsidRPr="00FB2CD9">
              <w:rPr>
                <w:rStyle w:val="a5"/>
                <w:noProof/>
              </w:rPr>
              <w:t>冲击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BF51A" w14:textId="090123E6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6" w:history="1">
            <w:r w:rsidRPr="00FB2CD9">
              <w:rPr>
                <w:rStyle w:val="a5"/>
                <w:noProof/>
              </w:rPr>
              <w:t xml:space="preserve">4.3 </w:t>
            </w:r>
            <w:r w:rsidRPr="00FB2CD9">
              <w:rPr>
                <w:rStyle w:val="a5"/>
                <w:noProof/>
              </w:rPr>
              <w:t>防护等级要求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6C9BA" w14:textId="023F93B8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7" w:history="1">
            <w:r w:rsidRPr="00FB2CD9">
              <w:rPr>
                <w:rStyle w:val="a5"/>
                <w:noProof/>
              </w:rPr>
              <w:t xml:space="preserve">4.4 </w:t>
            </w:r>
            <w:r w:rsidRPr="00FB2CD9">
              <w:rPr>
                <w:rStyle w:val="a5"/>
                <w:noProof/>
              </w:rPr>
              <w:t>电表单元标记与布局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5B1E5" w14:textId="535C36CA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8" w:history="1">
            <w:r w:rsidRPr="00FB2CD9">
              <w:rPr>
                <w:rStyle w:val="a5"/>
                <w:noProof/>
              </w:rPr>
              <w:t xml:space="preserve">5 </w:t>
            </w:r>
            <w:r w:rsidRPr="00FB2CD9">
              <w:rPr>
                <w:rStyle w:val="a5"/>
                <w:noProof/>
              </w:rPr>
              <w:t>电气规格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16896A" w14:textId="349D82DA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09" w:history="1">
            <w:r w:rsidRPr="00FB2CD9">
              <w:rPr>
                <w:rStyle w:val="a5"/>
                <w:noProof/>
              </w:rPr>
              <w:t xml:space="preserve">5.1 </w:t>
            </w:r>
            <w:r w:rsidRPr="00FB2CD9">
              <w:rPr>
                <w:rStyle w:val="a5"/>
                <w:noProof/>
              </w:rPr>
              <w:t>电压输入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27E94" w14:textId="4EFE1BDA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0" w:history="1">
            <w:r w:rsidRPr="00FB2CD9">
              <w:rPr>
                <w:rStyle w:val="a5"/>
                <w:noProof/>
              </w:rPr>
              <w:t xml:space="preserve">5.2 </w:t>
            </w:r>
            <w:r w:rsidRPr="00FB2CD9">
              <w:rPr>
                <w:rStyle w:val="a5"/>
                <w:noProof/>
              </w:rPr>
              <w:t>电流输入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DEA9CB" w14:textId="017CC6CC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1" w:history="1">
            <w:r w:rsidRPr="00FB2CD9">
              <w:rPr>
                <w:rStyle w:val="a5"/>
                <w:noProof/>
              </w:rPr>
              <w:t>6 EMC</w:t>
            </w:r>
            <w:r w:rsidRPr="00FB2CD9">
              <w:rPr>
                <w:rStyle w:val="a5"/>
                <w:noProof/>
              </w:rPr>
              <w:t>（电磁兼容性）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2482CC" w14:textId="6A83A48D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2" w:history="1">
            <w:r w:rsidRPr="00FB2CD9">
              <w:rPr>
                <w:rStyle w:val="a5"/>
                <w:noProof/>
              </w:rPr>
              <w:t xml:space="preserve">7 </w:t>
            </w:r>
            <w:r w:rsidRPr="00FB2CD9">
              <w:rPr>
                <w:rStyle w:val="a5"/>
                <w:noProof/>
              </w:rPr>
              <w:t>安全要求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AB2D6" w14:textId="2FF5108E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3" w:history="1">
            <w:r w:rsidRPr="00FB2CD9">
              <w:rPr>
                <w:rStyle w:val="a5"/>
                <w:noProof/>
              </w:rPr>
              <w:t xml:space="preserve">8 </w:t>
            </w:r>
            <w:r w:rsidRPr="00FB2CD9">
              <w:rPr>
                <w:rStyle w:val="a5"/>
                <w:noProof/>
              </w:rPr>
              <w:t>环境特性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B96B5" w14:textId="09CB497C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4" w:history="1">
            <w:r w:rsidRPr="00FB2CD9">
              <w:rPr>
                <w:rStyle w:val="a5"/>
                <w:noProof/>
              </w:rPr>
              <w:t xml:space="preserve">9 </w:t>
            </w:r>
            <w:r w:rsidRPr="00FB2CD9">
              <w:rPr>
                <w:rStyle w:val="a5"/>
                <w:noProof/>
              </w:rPr>
              <w:t>认证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164DD" w14:textId="546AB979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5" w:history="1">
            <w:r w:rsidRPr="00FB2CD9">
              <w:rPr>
                <w:rStyle w:val="a5"/>
                <w:noProof/>
              </w:rPr>
              <w:t xml:space="preserve">10 </w:t>
            </w:r>
            <w:r w:rsidRPr="00FB2CD9">
              <w:rPr>
                <w:rStyle w:val="a5"/>
                <w:noProof/>
              </w:rPr>
              <w:t>工具软件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73439" w14:textId="2C02A643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6" w:history="1">
            <w:r w:rsidRPr="00FB2CD9">
              <w:rPr>
                <w:rStyle w:val="a5"/>
                <w:noProof/>
              </w:rPr>
              <w:t xml:space="preserve">10.1 </w:t>
            </w:r>
            <w:r w:rsidRPr="00FB2CD9">
              <w:rPr>
                <w:rStyle w:val="a5"/>
                <w:noProof/>
              </w:rPr>
              <w:t>测试台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B428E" w14:textId="3021D6F6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7" w:history="1">
            <w:r w:rsidRPr="00FB2CD9">
              <w:rPr>
                <w:rStyle w:val="a5"/>
                <w:noProof/>
              </w:rPr>
              <w:t xml:space="preserve">10.1.1 </w:t>
            </w:r>
            <w:r w:rsidRPr="00FB2CD9">
              <w:rPr>
                <w:rStyle w:val="a5"/>
                <w:noProof/>
              </w:rPr>
              <w:t>校准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E4FEE0" w14:textId="48F4F0EE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8" w:history="1">
            <w:r w:rsidRPr="00FB2CD9">
              <w:rPr>
                <w:rStyle w:val="a5"/>
                <w:noProof/>
              </w:rPr>
              <w:t xml:space="preserve">10.1.2 </w:t>
            </w:r>
            <w:r w:rsidRPr="00FB2CD9">
              <w:rPr>
                <w:rStyle w:val="a5"/>
                <w:noProof/>
              </w:rPr>
              <w:t>工厂配置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2C78B" w14:textId="5EF2E712" w:rsidR="00A959D2" w:rsidRDefault="00A959D2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19" w:history="1">
            <w:r w:rsidRPr="00FB2CD9">
              <w:rPr>
                <w:rStyle w:val="a5"/>
                <w:noProof/>
              </w:rPr>
              <w:t xml:space="preserve">10.1.3 </w:t>
            </w:r>
            <w:r w:rsidRPr="00FB2CD9">
              <w:rPr>
                <w:rStyle w:val="a5"/>
                <w:noProof/>
              </w:rPr>
              <w:t>工厂验证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DF61C" w14:textId="7C1E6FA0" w:rsidR="00A959D2" w:rsidRDefault="00A959D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20" w:history="1">
            <w:r w:rsidRPr="00FB2CD9">
              <w:rPr>
                <w:rStyle w:val="a5"/>
                <w:noProof/>
              </w:rPr>
              <w:t xml:space="preserve">10.2 </w:t>
            </w:r>
            <w:r w:rsidRPr="00FB2CD9">
              <w:rPr>
                <w:rStyle w:val="a5"/>
                <w:noProof/>
              </w:rPr>
              <w:t>上位机软件</w:t>
            </w:r>
            <w:r w:rsidRPr="00FB2CD9">
              <w:rPr>
                <w:rStyle w:val="a5"/>
                <w:noProof/>
              </w:rPr>
              <w:t xml:space="preserve"> Acuview2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578F7A" w14:textId="32961497" w:rsidR="00A959D2" w:rsidRDefault="00A959D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33817321" w:history="1">
            <w:r w:rsidRPr="00FB2CD9">
              <w:rPr>
                <w:rStyle w:val="a5"/>
                <w:noProof/>
              </w:rPr>
              <w:t xml:space="preserve">11 </w:t>
            </w:r>
            <w:r w:rsidRPr="00FB2CD9">
              <w:rPr>
                <w:rStyle w:val="a5"/>
                <w:noProof/>
              </w:rPr>
              <w:t>可制造性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_Toc233817321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A9826" w14:textId="3628061A" w:rsidR="003E1A52" w:rsidRDefault="003E1A52">
          <w:pPr>
            <w:rPr>
              <w:rFonts w:hint="eastAsia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D3AD52D" w14:textId="77777777" w:rsidR="003E1A52" w:rsidRDefault="003E1A52">
      <w:pPr>
        <w:rPr>
          <w:rFonts w:hint="eastAsia"/>
        </w:rPr>
      </w:pPr>
    </w:p>
    <w:p w14:paraId="71D65F9A" w14:textId="77777777" w:rsidR="00645F9E" w:rsidRDefault="00000000">
      <w:pPr>
        <w:rPr>
          <w:rFonts w:hint="eastAsia"/>
        </w:rPr>
      </w:pPr>
      <w:r>
        <w:br w:type="page"/>
      </w:r>
    </w:p>
    <w:p w14:paraId="481E92E0" w14:textId="77777777" w:rsidR="00645F9E" w:rsidRDefault="00000000">
      <w:pPr>
        <w:pStyle w:val="1"/>
        <w:rPr>
          <w:rFonts w:hint="eastAsia"/>
        </w:rPr>
      </w:pPr>
      <w:bookmarkStart w:id="4" w:name="_Toc231413785"/>
      <w:bookmarkStart w:id="5" w:name="_Toc233817267"/>
      <w:r>
        <w:rPr>
          <w:sz w:val="21"/>
          <w:szCs w:val="21"/>
        </w:rPr>
        <w:lastRenderedPageBreak/>
        <w:t>1 引言</w:t>
      </w:r>
      <w:bookmarkEnd w:id="4"/>
      <w:bookmarkEnd w:id="5"/>
    </w:p>
    <w:p w14:paraId="57F585FF" w14:textId="77777777" w:rsidR="00645F9E" w:rsidRDefault="00000000">
      <w:pPr>
        <w:pStyle w:val="2"/>
        <w:rPr>
          <w:rFonts w:hint="eastAsia"/>
        </w:rPr>
      </w:pPr>
      <w:bookmarkStart w:id="6" w:name="_Toc231413786"/>
      <w:bookmarkStart w:id="7" w:name="_Toc233817268"/>
      <w:r>
        <w:rPr>
          <w:sz w:val="21"/>
          <w:szCs w:val="21"/>
        </w:rPr>
        <w:t>1.1 目的</w:t>
      </w:r>
      <w:bookmarkEnd w:id="6"/>
      <w:bookmarkEnd w:id="7"/>
    </w:p>
    <w:p w14:paraId="012273B0" w14:textId="5A7C6D40" w:rsidR="00645F9E" w:rsidRDefault="00000000">
      <w:pPr>
        <w:spacing w:after="100"/>
        <w:rPr>
          <w:rFonts w:hint="eastAsia"/>
        </w:rPr>
      </w:pPr>
      <w:ins w:id="8" w:author="Claude" w:date="2026-07-01T00:00:00Z">
        <w:r>
          <w:rPr>
            <w:rFonts w:eastAsia="微软雅黑"/>
          </w:rPr>
          <w:t xml:space="preserve">此需求规格说明书定义了新一代计费级 kWh 子表 </w:t>
        </w:r>
      </w:ins>
      <w:ins w:id="9" w:author="Yizhuo Ren" w:date="2026-06-23T14:49:00Z" w16du:dateUtc="2026-06-23T06:49:00Z">
        <w:r>
          <w:rPr>
            <w:rFonts w:eastAsia="微软雅黑"/>
          </w:rPr>
          <w:t>AcuRev-100</w:t>
        </w:r>
      </w:ins>
      <w:r>
        <w:rPr>
          <w:rFonts w:eastAsia="微软雅黑"/>
        </w:rPr>
        <w:t>的要求和规格。此 PRS 针对不同的人员和不同的目的：设计工程师和测试。</w:t>
      </w:r>
    </w:p>
    <w:p w14:paraId="21BCD791" w14:textId="77777777" w:rsidR="00645F9E" w:rsidRDefault="00000000">
      <w:pPr>
        <w:pStyle w:val="2"/>
        <w:rPr>
          <w:rFonts w:hint="eastAsia"/>
        </w:rPr>
      </w:pPr>
      <w:bookmarkStart w:id="10" w:name="_Toc231413787"/>
      <w:bookmarkStart w:id="11" w:name="_Toc233817269"/>
      <w:r>
        <w:rPr>
          <w:sz w:val="21"/>
          <w:szCs w:val="21"/>
        </w:rPr>
        <w:t>1.2 范围</w:t>
      </w:r>
      <w:bookmarkEnd w:id="10"/>
      <w:bookmarkEnd w:id="11"/>
    </w:p>
    <w:p w14:paraId="64A6AB19" w14:textId="249F2044" w:rsidR="00645F9E" w:rsidRDefault="00645F9E">
      <w:pPr>
        <w:spacing w:after="100"/>
        <w:rPr>
          <w:rFonts w:hint="eastAsia"/>
        </w:rPr>
      </w:pPr>
      <w:ins w:id="12" w:author="Claude" w:date="2026-06-30T00:00:00Z">
        <w:r>
          <w:rPr>
            <w:rFonts w:eastAsia="微软雅黑"/>
          </w:rPr>
          <w:t>AcuRev-100 为产品系列名称，当前系列下包含 AcuRev-101-mA（CT 二次侧 100mA 或 80mA）与 AcuRev-101-mV（CT 二次侧 333mV）两个型号。</w:t>
        </w:r>
      </w:ins>
    </w:p>
    <w:p w14:paraId="64A6AB18" w14:textId="19AC7AD2" w:rsidR="00645F9E" w:rsidRDefault="00000000">
      <w:pPr>
        <w:spacing w:after="100"/>
        <w:rPr>
          <w:rFonts w:hint="eastAsia"/>
        </w:rPr>
      </w:pPr>
      <w:ins w:id="13" w:author="Yizhuo Ren" w:date="2026-06-23T14:38:00Z" w16du:dateUtc="2026-06-23T06:38:00Z">
        <w:r>
          <w:rPr>
            <w:rFonts w:eastAsia="微软雅黑"/>
          </w:rPr>
          <w:t>AcuRev-100</w:t>
        </w:r>
      </w:ins>
      <w:ins w:id="14" w:author="Claude" w:date="2026-07-01T00:00:00Z">
        <w:r>
          <w:rPr>
            <w:rFonts w:eastAsia="微软雅黑"/>
          </w:rPr>
          <w:t>是一款计费级 kWh 子表（Revenue Grade kWh Submeter），本产品为开放式 (open style) 电表单元，安装于配电箱内部（需装入外壳使用），通过电压引线与多路 CT 输入采集电气参数的测量设备。产品本身不直接执行电能管理策略，而是将采集结果上报至系统控制器，由控制器执行功率调度、逆潮限制等逻辑。</w:t>
        </w:r>
      </w:ins>
    </w:p>
    <w:p w14:paraId="4FCF41F8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产品主要功能包括：</w:t>
      </w:r>
    </w:p>
    <w:p w14:paraId="5D22ACD8" w14:textId="0A097FFC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15" w:author="Claude" w:date="2026-06-30T00:00:00Z">
        <w:r>
          <w:rPr>
            <w:rFonts w:eastAsia="微软雅黑"/>
          </w:rPr>
          <w:t>电压直接接入，电流通过80mA或 100mA 或 333mV 互感器接入，从 Va 和 Vn 端子取电</w:t>
        </w:r>
      </w:ins>
    </w:p>
    <w:p w14:paraId="164DCDF0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支持接线方式</w:t>
      </w:r>
    </w:p>
    <w:p w14:paraId="41E22024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单相 (1 Element 2 Wire)：120V–277V LN</w:t>
      </w:r>
    </w:p>
    <w:p w14:paraId="1AF7E883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分相 (2 Element 3 Wire 1 Phase)：120V–277V LN, 208V–480V LL</w:t>
      </w:r>
    </w:p>
    <w:p w14:paraId="339F9E7E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三相 (3 Element 4 Wire Y)：120V–277V LN, 208V–480V LL</w:t>
      </w:r>
    </w:p>
    <w:p w14:paraId="69054824" w14:textId="36954980" w:rsidR="00645F9E" w:rsidRDefault="00000000" w:rsidP="00CF0213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16" w:author="Claude" w:date="2026-06-30T00:00:00Z">
        <w:r>
          <w:rPr>
            <w:rFonts w:eastAsia="微软雅黑"/>
          </w:rPr>
          <w:t>支持多种 CT 规格（solid core / split core），包括 800A / 1200A。CTEP 认证应用使用 AcuRev-101-mV 型号，须选配以下认证 CT：</w:t>
        </w:r>
      </w:ins>
    </w:p>
    <w:p w14:paraId="69054850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del w:id="17" w:author="Claude" w:date="2026-06-30T00:00:00Z">
        <w:r>
          <w:rPr>
            <w:rFonts w:eastAsia="微软雅黑"/>
          </w:rPr>
          <w:delText>AcuCT-S77-200-100mA（200A）</w:delText>
        </w:r>
      </w:del>
    </w:p>
    <w:p w14:paraId="69054851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del w:id="18" w:author="Claude" w:date="2026-06-30T00:00:00Z">
        <w:r>
          <w:rPr>
            <w:rFonts w:eastAsia="微软雅黑"/>
          </w:rPr>
          <w:delText>AcuCT-S165-400-100mA（400A）</w:delText>
        </w:r>
      </w:del>
    </w:p>
    <w:p w14:paraId="69054825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19" w:author="Claude" w:date="2026-06-30T00:00:00Z">
        <w:r>
          <w:rPr>
            <w:rFonts w:eastAsia="微软雅黑"/>
          </w:rPr>
          <w:t>AcuCT-S77-200-333mV（200A，输出 333mV，TA 30，CL 200）</w:t>
        </w:r>
      </w:ins>
    </w:p>
    <w:p w14:paraId="69054828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0" w:author="Claude" w:date="2026-06-30T00:00:00Z">
        <w:r>
          <w:rPr>
            <w:rFonts w:eastAsia="微软雅黑"/>
          </w:rPr>
          <w:t>AcuCT-S165-400-333mV（400A，输出 333mV，TA 60，CL 400）</w:t>
        </w:r>
      </w:ins>
    </w:p>
    <w:p w14:paraId="3E655C9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测量交流电气参数（各相和系统电压、电流、P/Q/S 功率、能量、功率因数、频率）</w:t>
      </w:r>
    </w:p>
    <w:p w14:paraId="519DD0F7" w14:textId="0345F0E9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LCD 显示 / LED 指示 / 脉冲输出 / 3.3Vdc 输出（驱动外置 LoRa Pulse 模块）/ RS-485 通信 / 固件升级（</w:t>
      </w:r>
      <w:r w:rsidR="00D11A3D">
        <w:rPr>
          <w:rFonts w:eastAsia="微软雅黑"/>
        </w:rPr>
        <w:t>Dip Switch 解锁</w:t>
      </w:r>
      <w:r>
        <w:rPr>
          <w:rFonts w:eastAsia="微软雅黑"/>
        </w:rPr>
        <w:t>时支持）</w:t>
      </w:r>
    </w:p>
    <w:p w14:paraId="2E6671D8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本产品主要面向北美市场，认证分为两个层级：</w:t>
      </w:r>
    </w:p>
    <w:p w14:paraId="2B2A2457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电表单元（独立认证）：</w:t>
      </w:r>
    </w:p>
    <w:p w14:paraId="0AC0F24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安全认证：UL</w:t>
      </w:r>
    </w:p>
    <w:p w14:paraId="271B4B03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合规认证：CE（IEC 61326-1 + EN 55032 Class B）、FCC Part 15 Class B</w:t>
      </w:r>
    </w:p>
    <w:p w14:paraId="5D1974ED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电表单元 + Panel（外壳）+ CT（系统认证）：</w:t>
      </w:r>
    </w:p>
    <w:p w14:paraId="34A782D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lastRenderedPageBreak/>
        <w:t>精度认证：MC (Measurement Canada)</w:t>
      </w:r>
    </w:p>
    <w:p w14:paraId="1953244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精度自测：ANSI C12 Class 0.5（仅自测验证，不需要正式认证）</w:t>
      </w:r>
    </w:p>
    <w:p w14:paraId="25A4B900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计费认证：CTEP（加州型式认证计划）、NYPSC（纽约州公共服务委员会）</w:t>
      </w:r>
    </w:p>
    <w:p w14:paraId="3B5A07B9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系统认证以 Flush Mount / Surface Mount / MMU 形态进行</w:t>
      </w:r>
    </w:p>
    <w:p w14:paraId="07E70C11" w14:textId="297F971A" w:rsidR="00645F9E" w:rsidRDefault="00000000">
      <w:pPr>
        <w:spacing w:after="100"/>
        <w:rPr>
          <w:rFonts w:hint="eastAsia"/>
        </w:rPr>
      </w:pPr>
      <w:ins w:id="21" w:author="Claude" w:date="2026-06-30T00:00:00Z">
        <w:r>
          <w:rPr>
            <w:rFonts w:eastAsia="微软雅黑"/>
          </w:rPr>
          <w:t>产品正式发布前，电表单元必须完成 UL/CE/FCC 认证。CTEP 认证应用场景下，系统（电表 + Panel + CT）须完成 MC、CTEP 和 NYPSC 认证；须选配 AcuRev-101-mV 型</w:t>
        </w:r>
      </w:ins>
      <w:r>
        <w:rPr>
          <w:rFonts w:eastAsia="微软雅黑" w:hint="eastAsia"/>
        </w:rPr>
        <w:t>、</w:t>
      </w:r>
      <w:ins w:id="22" w:author="Claude" w:date="2026-06-30T00:00:00Z">
        <w:r>
          <w:rPr>
            <w:rFonts w:eastAsia="微软雅黑"/>
          </w:rPr>
          <w:t>认证 CT（AcuCT-S77-200-333mV</w:t>
        </w:r>
      </w:ins>
      <w:r>
        <w:rPr>
          <w:rFonts w:eastAsia="微软雅黑" w:hint="eastAsia"/>
        </w:rPr>
        <w:t>/</w:t>
      </w:r>
      <w:r>
        <w:rPr>
          <w:rFonts w:eastAsia="微软雅黑"/>
        </w:rPr>
        <w:t xml:space="preserve"> </w:t>
      </w:r>
      <w:ins w:id="23" w:author="Claude" w:date="2026-06-30T00:00:00Z">
        <w:r>
          <w:rPr>
            <w:rFonts w:eastAsia="微软雅黑"/>
          </w:rPr>
          <w:t>AcuCT-S165-400-333mV）及认证 Panel 方可进行系统认证。ANSI 型式测试仅用于性能验证，不需要正式证书。</w:t>
        </w:r>
      </w:ins>
    </w:p>
    <w:p w14:paraId="45C6A312" w14:textId="77777777" w:rsidR="00645F9E" w:rsidRDefault="00000000">
      <w:pPr>
        <w:pStyle w:val="2"/>
        <w:rPr>
          <w:rFonts w:hint="eastAsia"/>
        </w:rPr>
      </w:pPr>
      <w:bookmarkStart w:id="24" w:name="_Toc231413788"/>
      <w:bookmarkStart w:id="25" w:name="_Toc233817270"/>
      <w:r>
        <w:rPr>
          <w:sz w:val="21"/>
          <w:szCs w:val="21"/>
        </w:rPr>
        <w:t>1.3 定义、简称及缩写</w:t>
      </w:r>
      <w:bookmarkEnd w:id="24"/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00ACDC93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ABA8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缩写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3012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全称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0C1F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说明</w:t>
            </w:r>
          </w:p>
        </w:tc>
      </w:tr>
      <w:tr w:rsidR="00645F9E" w14:paraId="2D8FCBA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8063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CT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3427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Current Transformer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A900C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电流互感器</w:t>
            </w:r>
          </w:p>
        </w:tc>
      </w:tr>
      <w:tr w:rsidR="00645F9E" w14:paraId="4CA3BE4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58F9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VLN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1F18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Line-to-Neutral Voltage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C0DA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相电压</w:t>
            </w:r>
          </w:p>
        </w:tc>
      </w:tr>
      <w:tr w:rsidR="00645F9E" w14:paraId="0D0599B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88C3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VLL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786D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Line-to-Line Voltage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E0D0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线电压</w:t>
            </w:r>
          </w:p>
        </w:tc>
      </w:tr>
      <w:tr w:rsidR="00645F9E" w14:paraId="5023172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787E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RMS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4A0A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Root Mean Square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2E47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均方根值/有效值</w:t>
            </w:r>
          </w:p>
        </w:tc>
      </w:tr>
      <w:tr w:rsidR="00645F9E" w14:paraId="2995FAE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CD57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PF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51D7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Power Factor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7B70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功率因数</w:t>
            </w:r>
          </w:p>
        </w:tc>
      </w:tr>
      <w:tr w:rsidR="00645F9E" w14:paraId="4818C89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7954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SELV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6E6C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Safety Extra-Low Voltage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C0A22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安全特低电压</w:t>
            </w:r>
          </w:p>
        </w:tc>
      </w:tr>
      <w:tr w:rsidR="00645F9E" w14:paraId="6F3537D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44BA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HLV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8319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Hazardous Live Voltage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376E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危险带电电压</w:t>
            </w:r>
          </w:p>
        </w:tc>
      </w:tr>
      <w:tr w:rsidR="00645F9E" w14:paraId="43371DE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CD8B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RTC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411E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Real-Time Clock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F575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实时时钟</w:t>
            </w:r>
          </w:p>
        </w:tc>
      </w:tr>
      <w:tr w:rsidR="00645F9E" w14:paraId="3CEFA8F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299E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635B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Measurement Canada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7735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加拿大计量认证</w:t>
            </w:r>
          </w:p>
        </w:tc>
      </w:tr>
    </w:tbl>
    <w:p w14:paraId="5132E573" w14:textId="77777777" w:rsidR="00645F9E" w:rsidRDefault="00645F9E">
      <w:pPr>
        <w:spacing w:after="80"/>
        <w:rPr>
          <w:rFonts w:hint="eastAsia"/>
        </w:rPr>
      </w:pPr>
    </w:p>
    <w:p w14:paraId="28994A11" w14:textId="77777777" w:rsidR="00645F9E" w:rsidRDefault="00000000">
      <w:pPr>
        <w:pStyle w:val="2"/>
        <w:rPr>
          <w:rFonts w:hint="eastAsia"/>
        </w:rPr>
      </w:pPr>
      <w:bookmarkStart w:id="26" w:name="_Toc231413789"/>
      <w:bookmarkStart w:id="27" w:name="_Toc233817271"/>
      <w:r>
        <w:rPr>
          <w:sz w:val="21"/>
          <w:szCs w:val="21"/>
        </w:rPr>
        <w:t>1.4 参考文档</w:t>
      </w:r>
      <w:bookmarkEnd w:id="26"/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14873AD1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B272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标准编号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8ABE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7760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备注</w:t>
            </w:r>
          </w:p>
        </w:tc>
      </w:tr>
      <w:tr w:rsidR="00645F9E" w14:paraId="66E6773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822B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ANSI C12.1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8A89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电能表安装及测试规程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76D3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参考</w:t>
            </w:r>
          </w:p>
        </w:tc>
      </w:tr>
      <w:tr w:rsidR="00645F9E" w14:paraId="4EF1E13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8E38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ANSI C12.20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CBA3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0.2 和 0.5 精度等级电能表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158A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自测参考（不需要正式认证）</w:t>
            </w:r>
          </w:p>
        </w:tc>
      </w:tr>
      <w:tr w:rsidR="00645F9E" w14:paraId="5CE7715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AEFC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Measurement Canada S-E-06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C65A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Specifications for Electricity Meters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392E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须满足（CTEP 认证应用）</w:t>
            </w:r>
          </w:p>
        </w:tc>
      </w:tr>
      <w:tr w:rsidR="00645F9E" w14:paraId="3C320E5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43D7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Measurement Canada LMB-EG-07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7122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Specifications for Instrument Transformers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FB7F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须满足（CTEP 认证应用）</w:t>
            </w:r>
          </w:p>
        </w:tc>
      </w:tr>
      <w:tr w:rsidR="00645F9E" w14:paraId="7AB9513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D30F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IEC 61326-1:2012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2C5C4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测量、控制和实验室用电气设备 — EMC 通用要求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C125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必须满足（CE 要求）</w:t>
            </w:r>
          </w:p>
        </w:tc>
      </w:tr>
      <w:tr w:rsidR="00645F9E" w14:paraId="2EB8DC4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DF6F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EN 55032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7192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多媒体设备电磁兼容性 — 发射要求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C96F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必须满足（CE 要求）</w:t>
            </w:r>
          </w:p>
        </w:tc>
      </w:tr>
      <w:tr w:rsidR="00645F9E" w14:paraId="585422D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8238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FCC Part 15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7DCA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无意辐射设备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951C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必须满足</w:t>
            </w:r>
          </w:p>
        </w:tc>
      </w:tr>
      <w:tr w:rsidR="00645F9E" w14:paraId="606FB41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8F46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UL 61010-1:2012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622D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测量、控制和实验室用电气设备的安全要求 — 通用要求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4384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必须通过</w:t>
            </w:r>
          </w:p>
        </w:tc>
      </w:tr>
      <w:tr w:rsidR="00645F9E" w14:paraId="79A950D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BB38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CAN/CSA C22.2 No. 61010-1:2012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373E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同上（加拿大版）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306D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必须通过</w:t>
            </w:r>
          </w:p>
        </w:tc>
      </w:tr>
      <w:tr w:rsidR="00645F9E" w14:paraId="6AB9A0A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F754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UL 61010-2-030:2018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282D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具有测试或测量电路的设备的特殊安全要求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2B43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必须通过</w:t>
            </w:r>
          </w:p>
        </w:tc>
      </w:tr>
    </w:tbl>
    <w:p w14:paraId="6E547F8E" w14:textId="77777777" w:rsidR="00645F9E" w:rsidRDefault="00645F9E">
      <w:pPr>
        <w:spacing w:after="80"/>
        <w:rPr>
          <w:rFonts w:hint="eastAsia"/>
        </w:rPr>
      </w:pPr>
    </w:p>
    <w:p w14:paraId="3745AABC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28" w:name="_Toc231413790"/>
      <w:r>
        <w:rPr>
          <w:rFonts w:hint="eastAsia"/>
        </w:rPr>
        <w:br w:type="page"/>
      </w:r>
    </w:p>
    <w:p w14:paraId="3AAE4B78" w14:textId="20D57066" w:rsidR="00645F9E" w:rsidRDefault="00000000">
      <w:pPr>
        <w:pStyle w:val="1"/>
        <w:rPr>
          <w:rFonts w:hint="eastAsia"/>
        </w:rPr>
      </w:pPr>
      <w:bookmarkStart w:id="29" w:name="_Toc233817272"/>
      <w:r>
        <w:rPr>
          <w:sz w:val="21"/>
          <w:szCs w:val="21"/>
        </w:rPr>
        <w:lastRenderedPageBreak/>
        <w:t>2 整体描述</w:t>
      </w:r>
      <w:bookmarkEnd w:id="28"/>
      <w:bookmarkEnd w:id="29"/>
    </w:p>
    <w:p w14:paraId="4B920F30" w14:textId="77777777" w:rsidR="00645F9E" w:rsidRDefault="00000000">
      <w:pPr>
        <w:pStyle w:val="2"/>
        <w:rPr>
          <w:rFonts w:hint="eastAsia"/>
        </w:rPr>
      </w:pPr>
      <w:bookmarkStart w:id="30" w:name="_Toc231413791"/>
      <w:bookmarkStart w:id="31" w:name="_Toc233817273"/>
      <w:r>
        <w:rPr>
          <w:sz w:val="21"/>
          <w:szCs w:val="21"/>
        </w:rPr>
        <w:t>2.1 产品外部接口</w:t>
      </w:r>
      <w:bookmarkEnd w:id="30"/>
      <w:bookmarkEnd w:id="31"/>
    </w:p>
    <w:p w14:paraId="3D5D810D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产品外观尺寸（不大于）：120mm (宽) × 70mm (高) × 70mm (深)。当前设计为 120 × 70 × 54mm。</w:t>
      </w:r>
    </w:p>
    <w:p w14:paraId="472C96AE" w14:textId="644E665E" w:rsidR="00645F9E" w:rsidRDefault="00000000">
      <w:pPr>
        <w:spacing w:after="100"/>
        <w:rPr>
          <w:rFonts w:hint="eastAsia"/>
        </w:rPr>
      </w:pPr>
      <w:del w:id="32" w:author="Yizhuo Ren" w:date="2026-06-23T14:39:00Z" w16du:dateUtc="2026-06-23T06:39:00Z">
        <w:r>
          <w:rPr>
            <w:rFonts w:eastAsia="微软雅黑"/>
          </w:rPr>
          <w:delText xml:space="preserve">RACG </w:delText>
        </w:r>
      </w:del>
      <w:ins w:id="33" w:author="Yizhuo Ren" w:date="2026-06-23T14:39:00Z" w16du:dateUtc="2026-06-23T06:39:00Z">
        <w:r>
          <w:rPr>
            <w:rFonts w:eastAsia="微软雅黑"/>
          </w:rPr>
          <w:t>AcuRev-100</w:t>
        </w:r>
      </w:ins>
      <w:r>
        <w:rPr>
          <w:rFonts w:eastAsia="微软雅黑"/>
        </w:rPr>
        <w:t>为开放式 (open style) 电表单元，需装入外壳使用。外壳设计不在本项目范围内，由未来 Panel 组负责。</w:t>
      </w:r>
      <w:del w:id="34" w:author="Yizhuo Ren" w:date="2026-06-23T14:40:00Z" w16du:dateUtc="2026-06-23T06:40:00Z">
        <w:r>
          <w:rPr>
            <w:rFonts w:eastAsia="微软雅黑"/>
          </w:rPr>
          <w:delText xml:space="preserve">RACG </w:delText>
        </w:r>
      </w:del>
      <w:ins w:id="35" w:author="Yizhuo Ren" w:date="2026-06-23T14:46:00Z" w16du:dateUtc="2026-06-23T06:46:00Z">
        <w:r>
          <w:rPr>
            <w:rFonts w:eastAsia="微软雅黑"/>
          </w:rPr>
          <w:t>AcuRev-100</w:t>
        </w:r>
      </w:ins>
      <w:r>
        <w:rPr>
          <w:rFonts w:eastAsia="微软雅黑"/>
        </w:rPr>
        <w:t>电表单元需支持以下安装形态：</w:t>
      </w:r>
    </w:p>
    <w:p w14:paraId="149D6B94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Flush Mount</w:t>
      </w:r>
      <w:r>
        <w:rPr>
          <w:rFonts w:eastAsia="微软雅黑"/>
        </w:rPr>
        <w:t>：嵌入式安装（类似 GG2 的 3-gang box 方案）</w:t>
      </w:r>
    </w:p>
    <w:p w14:paraId="7634C27C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Surface Mount</w:t>
      </w:r>
      <w:r>
        <w:rPr>
          <w:rFonts w:eastAsia="微软雅黑"/>
        </w:rPr>
        <w:t>：表面安装（独立 NEMA 外壳）</w:t>
      </w:r>
    </w:p>
    <w:p w14:paraId="61161850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MMU (Multi-Meter Unit)</w:t>
      </w:r>
      <w:r>
        <w:rPr>
          <w:rFonts w:eastAsia="微软雅黑"/>
        </w:rPr>
        <w:t>：多表柜堆叠安装（2–N 块表集中在一个柜体内）</w:t>
      </w:r>
    </w:p>
    <w:p w14:paraId="27AFAC46" w14:textId="4BB6E576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注：</w:t>
      </w:r>
      <w:del w:id="36" w:author="Yizhuo Ren" w:date="2026-06-23T14:39:00Z" w16du:dateUtc="2026-06-23T06:39:00Z">
        <w:r>
          <w:rPr>
            <w:rFonts w:eastAsia="微软雅黑"/>
            <w:color w:val="444444"/>
            <w:sz w:val="20"/>
            <w:szCs w:val="20"/>
          </w:rPr>
          <w:delText>RACG</w:delText>
        </w:r>
      </w:del>
      <w:ins w:id="37" w:author="Yizhuo Ren" w:date="2026-06-23T14:39:00Z" w16du:dateUtc="2026-06-23T06:39:00Z">
        <w:r>
          <w:rPr>
            <w:rFonts w:eastAsia="微软雅黑"/>
          </w:rPr>
          <w:t xml:space="preserve"> AcuRev-100</w:t>
        </w:r>
      </w:ins>
      <w:r>
        <w:rPr>
          <w:rFonts w:eastAsia="微软雅黑"/>
          <w:color w:val="444444"/>
          <w:sz w:val="20"/>
          <w:szCs w:val="20"/>
        </w:rPr>
        <w:t xml:space="preserve"> 与 RACF 形态不同（</w:t>
      </w:r>
      <w:del w:id="38" w:author="Yizhuo Ren" w:date="2026-06-23T14:40:00Z" w16du:dateUtc="2026-06-23T06:40:00Z">
        <w:r>
          <w:rPr>
            <w:rFonts w:eastAsia="微软雅黑"/>
            <w:color w:val="444444"/>
            <w:sz w:val="20"/>
            <w:szCs w:val="20"/>
          </w:rPr>
          <w:delText xml:space="preserve">RACG </w:delText>
        </w:r>
      </w:del>
      <w:ins w:id="39" w:author="Yizhuo Ren" w:date="2026-06-23T14:46:00Z" w16du:dateUtc="2026-06-23T06:46:00Z">
        <w:r>
          <w:rPr>
            <w:rFonts w:eastAsia="微软雅黑"/>
          </w:rPr>
          <w:t>AcuRev-100</w:t>
        </w:r>
      </w:ins>
      <w:r>
        <w:rPr>
          <w:rFonts w:eastAsia="微软雅黑"/>
          <w:color w:val="444444"/>
          <w:sz w:val="20"/>
          <w:szCs w:val="20"/>
        </w:rPr>
        <w:t>为开放式电表单元，RACF 为自带外壳的独立产品），无法共用 PCB 和结构。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6D7F4D98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0D2E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7706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说明</w:t>
            </w:r>
          </w:p>
        </w:tc>
      </w:tr>
      <w:tr w:rsidR="00645F9E" w14:paraId="79DFC93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0B2E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供电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D584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从 Va 和 Vn 端子取电，100–294 VAC</w:t>
            </w:r>
          </w:p>
        </w:tc>
      </w:tr>
      <w:tr w:rsidR="00645F9E" w14:paraId="7B12151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7631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功耗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1BCBA" w14:textId="5A015DF8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≤ 3W（不含外置 LoRa Pulse 模块）；需评估 3.3V 输出端口驱动 LoRa Pulse 模块（自研或 NextCentury）后的总功耗</w:t>
            </w:r>
          </w:p>
        </w:tc>
      </w:tr>
      <w:tr w:rsidR="00645F9E" w14:paraId="649CB8F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F23C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电压测量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CC489" w14:textId="589602BA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 相电压测量 (Va/Vb/Vc/Vn)，50Hz/60Hz，CAT III 277V/480V。</w:t>
            </w:r>
            <w:ins w:id="40" w:author="Claude" w:date="2026-06-30T00:00:00Z">
              <w:r>
                <w:rPr>
                  <w:rFonts w:eastAsia="微软雅黑"/>
                  <w:sz w:val="20"/>
                  <w:szCs w:val="20"/>
                </w:rPr>
                <w:t>1E2W</w:t>
              </w:r>
            </w:ins>
            <w:r>
              <w:rPr>
                <w:rFonts w:eastAsia="微软雅黑"/>
                <w:sz w:val="20"/>
                <w:szCs w:val="20"/>
              </w:rPr>
              <w:t>: 120–277V LN；2E3W1P: 120–277V LN, 208–480V LL；3E4WY: 120–277V LN, 208–480V LL</w:t>
            </w:r>
          </w:p>
        </w:tc>
      </w:tr>
      <w:tr w:rsidR="00645F9E" w14:paraId="5665E76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1164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电流测量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16CC0" w14:textId="4936EF98" w:rsidR="00645F9E" w:rsidRDefault="00000000">
            <w:pPr>
              <w:rPr>
                <w:rFonts w:hint="eastAsia"/>
              </w:rPr>
            </w:pPr>
            <w:ins w:id="41" w:author="Claude" w:date="2026-06-30T00:00:00Z">
              <w:r>
                <w:rPr>
                  <w:rFonts w:eastAsia="微软雅黑"/>
                  <w:sz w:val="20"/>
                  <w:szCs w:val="20"/>
                </w:rPr>
                <w:t>3 路电流输入，支持多种 CT 规格（</w:t>
              </w:r>
            </w:ins>
            <w:r>
              <w:rPr>
                <w:rFonts w:eastAsia="微软雅黑" w:hint="eastAsia"/>
                <w:sz w:val="20"/>
                <w:szCs w:val="20"/>
              </w:rPr>
              <w:t>200A/400A/</w:t>
            </w:r>
            <w:ins w:id="42" w:author="Claude" w:date="2026-06-30T00:00:00Z">
              <w:r>
                <w:rPr>
                  <w:rFonts w:eastAsia="微软雅黑"/>
                  <w:sz w:val="20"/>
                  <w:szCs w:val="20"/>
                </w:rPr>
                <w:t xml:space="preserve"> 800A/1200A）；</w:t>
              </w:r>
            </w:ins>
            <w:r>
              <w:rPr>
                <w:rFonts w:eastAsia="微软雅黑"/>
                <w:sz w:val="20"/>
                <w:szCs w:val="20"/>
              </w:rPr>
              <w:t xml:space="preserve"> </w:t>
            </w:r>
            <w:ins w:id="43" w:author="Claude" w:date="2026-06-30T00:00:00Z">
              <w:r>
                <w:rPr>
                  <w:rFonts w:eastAsia="微软雅黑"/>
                  <w:sz w:val="20"/>
                  <w:szCs w:val="20"/>
                </w:rPr>
                <w:t>CTEP 认证应用使用 AcuRev-101-mV，须选配认证 CT (AcuCT-S77-200-333mV 200A / AcuCT-S165-400-333mV 400A)；solid core 和 split core</w:t>
              </w:r>
            </w:ins>
          </w:p>
        </w:tc>
      </w:tr>
      <w:tr w:rsidR="00645F9E" w14:paraId="228D677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C2D2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显示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DAC07" w14:textId="2FDF4855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1× LCD</w:t>
            </w:r>
            <w:ins w:id="44" w:author="Claude" w:date="2026-06-30T00:00:00Z">
              <w:r>
                <w:rPr>
                  <w:rFonts w:eastAsia="微软雅黑"/>
                  <w:sz w:val="20"/>
                  <w:szCs w:val="20"/>
                </w:rPr>
                <w:t>（点阵图形屏，量产 160×64；测试阶段暂用 256×64）</w:t>
              </w:r>
            </w:ins>
            <w:r>
              <w:rPr>
                <w:rFonts w:eastAsia="微软雅黑"/>
                <w:sz w:val="20"/>
                <w:szCs w:val="20"/>
              </w:rPr>
              <w:t>，显示进线有功电能累计值；开机依次显示</w:t>
            </w:r>
            <w:ins w:id="45" w:author="Yizhuo Ren" w:date="2026-06-25T08:56:00Z" w16du:dateUtc="2026-06-25T00:56:00Z">
              <w:r>
                <w:rPr>
                  <w:rFonts w:eastAsia="微软雅黑" w:hint="eastAsia"/>
                  <w:sz w:val="20"/>
                  <w:szCs w:val="20"/>
                </w:rPr>
                <w:t>公司logo</w:t>
              </w:r>
              <w:r>
                <w:rPr>
                  <w:rFonts w:eastAsia="微软雅黑"/>
                  <w:sz w:val="20"/>
                  <w:szCs w:val="20"/>
                </w:rPr>
                <w:t>→</w:t>
              </w:r>
            </w:ins>
            <w:r>
              <w:rPr>
                <w:rFonts w:eastAsia="微软雅黑"/>
                <w:sz w:val="20"/>
                <w:szCs w:val="20"/>
              </w:rPr>
              <w:t>型号→</w:t>
            </w:r>
            <w:ins w:id="46" w:author="Yizhuo Ren" w:date="2026-06-25T08:56:00Z" w16du:dateUtc="2026-06-25T00:56:00Z">
              <w:r>
                <w:rPr>
                  <w:rFonts w:eastAsia="微软雅黑" w:hint="eastAsia"/>
                  <w:sz w:val="20"/>
                  <w:szCs w:val="20"/>
                </w:rPr>
                <w:t>序列号</w:t>
              </w:r>
              <w:r>
                <w:rPr>
                  <w:rFonts w:eastAsia="微软雅黑"/>
                  <w:sz w:val="20"/>
                  <w:szCs w:val="20"/>
                </w:rPr>
                <w:t>→</w:t>
              </w:r>
            </w:ins>
            <w:r>
              <w:rPr>
                <w:rFonts w:eastAsia="微软雅黑"/>
                <w:sz w:val="20"/>
                <w:szCs w:val="20"/>
              </w:rPr>
              <w:t>固件版本→接线方式→kWh</w:t>
            </w:r>
          </w:p>
        </w:tc>
      </w:tr>
      <w:tr w:rsidR="00645F9E" w14:paraId="06D8054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7927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LED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4B4662" w14:textId="28FE7E53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 xml:space="preserve">1× 双色 LED（红/绿），用于指示运行状态和接线检查结果（详见 §3.2.3）；1× 脉冲 LED（Test Pulse, </w:t>
            </w:r>
            <w:del w:id="47" w:author="Yizhuo Ren" w:date="2026-06-26T14:39:00Z" w16du:dateUtc="2026-06-26T06:39:00Z">
              <w:r>
                <w:rPr>
                  <w:rFonts w:eastAsia="微软雅黑"/>
                  <w:sz w:val="20"/>
                  <w:szCs w:val="20"/>
                </w:rPr>
                <w:delText xml:space="preserve">100 </w:delText>
              </w:r>
            </w:del>
            <w:ins w:id="48" w:author="Yizhuo Ren" w:date="2026-06-26T14:39:00Z" w16du:dateUtc="2026-06-26T06:39:00Z">
              <w:r>
                <w:rPr>
                  <w:rFonts w:eastAsia="微软雅黑" w:hint="eastAsia"/>
                  <w:sz w:val="20"/>
                  <w:szCs w:val="20"/>
                </w:rPr>
                <w:t>50</w:t>
              </w:r>
            </w:ins>
            <w:r>
              <w:rPr>
                <w:rFonts w:eastAsia="微软雅黑"/>
                <w:sz w:val="20"/>
                <w:szCs w:val="20"/>
              </w:rPr>
              <w:t>imp/kWh</w:t>
            </w:r>
            <w:ins w:id="49" w:author="Yizhuo Ren" w:date="2026-06-30T15:10:00Z" w16du:dateUtc="2026-06-30T07:10:00Z">
              <w:r>
                <w:rPr>
                  <w:rFonts w:eastAsia="微软雅黑" w:hint="eastAsia"/>
                  <w:sz w:val="20"/>
                  <w:szCs w:val="20"/>
                </w:rPr>
                <w:t>(</w:t>
              </w:r>
              <w:r>
                <w:rPr>
                  <w:rFonts w:eastAsia="微软雅黑"/>
                  <w:sz w:val="20"/>
                  <w:szCs w:val="20"/>
                </w:rPr>
                <w:t xml:space="preserve">出厂默认值，可经 </w:t>
              </w:r>
              <w:r>
                <w:rPr>
                  <w:rFonts w:eastAsia="微软雅黑"/>
                  <w:sz w:val="20"/>
                  <w:szCs w:val="20"/>
                </w:rPr>
                <w:lastRenderedPageBreak/>
                <w:t>Acuview2 在 0.1–50 imp/kWh 范围内调整</w:t>
              </w:r>
              <w:r>
                <w:rPr>
                  <w:rFonts w:eastAsia="微软雅黑" w:hint="eastAsia"/>
                  <w:sz w:val="20"/>
                  <w:szCs w:val="20"/>
                </w:rPr>
                <w:t>)</w:t>
              </w:r>
            </w:ins>
            <w:r>
              <w:rPr>
                <w:rFonts w:eastAsia="微软雅黑"/>
                <w:sz w:val="20"/>
                <w:szCs w:val="20"/>
              </w:rPr>
              <w:t>，用于认证/能量脉冲测试），详见 §3.7</w:t>
            </w:r>
          </w:p>
        </w:tc>
      </w:tr>
      <w:tr w:rsidR="00645F9E" w14:paraId="51FE4E5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043C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脉冲输出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5C75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1× 电脉冲输出（详见 §3.7）</w:t>
            </w:r>
          </w:p>
        </w:tc>
      </w:tr>
      <w:tr w:rsidR="00645F9E" w14:paraId="5BA9DED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F6C3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3.3V 输出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75E4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1× 3.3V 输出供电（最大 200mA），用于给外置 LoRa Pulse 模块供电（自研模块或第三方 NextCentury LoRa Pulse 模块）</w:t>
            </w:r>
          </w:p>
        </w:tc>
      </w:tr>
      <w:tr w:rsidR="0047059A" w14:paraId="667BD69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D74F9A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通信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A42FA" w14:textId="1394E6E3" w:rsidR="0047059A" w:rsidRDefault="0047059A" w:rsidP="0047059A">
            <w:pPr>
              <w:rPr>
                <w:ins w:id="50" w:author="Yizhuo Ren" w:date="2026-06-18T09:33:00Z" w16du:dateUtc="2026-06-18T01:33:00Z"/>
                <w:rFonts w:eastAsia="微软雅黑" w:hint="eastAsia"/>
                <w:sz w:val="20"/>
                <w:szCs w:val="20"/>
              </w:rPr>
            </w:pPr>
            <w:ins w:id="51" w:author="Yizhuo Ren" w:date="2026-06-18T09:31:00Z" w16du:dateUtc="2026-06-18T01:31:00Z">
              <w:r>
                <w:rPr>
                  <w:rFonts w:eastAsia="微软雅黑"/>
                  <w:sz w:val="20"/>
                  <w:szCs w:val="20"/>
                </w:rPr>
                <w:t>2× 通信接口（RS-485 和 USB），均承载 Modbus RTU 协议；波特率</w:t>
              </w:r>
              <w:r>
                <w:rPr>
                  <w:rFonts w:eastAsia="微软雅黑" w:hint="eastAsia"/>
                  <w:sz w:val="20"/>
                  <w:szCs w:val="20"/>
                </w:rPr>
                <w:t>和帧格式</w:t>
              </w:r>
              <w:r>
                <w:rPr>
                  <w:rFonts w:eastAsia="微软雅黑"/>
                  <w:sz w:val="20"/>
                  <w:szCs w:val="20"/>
                </w:rPr>
                <w:t>各自独立配置，Modbus 从机地址共享；两接口可同时连接通信；</w:t>
              </w:r>
            </w:ins>
          </w:p>
          <w:p w14:paraId="0F4E5E35" w14:textId="2904A1D5" w:rsidR="0047059A" w:rsidRDefault="0047059A" w:rsidP="0047059A">
            <w:pPr>
              <w:rPr>
                <w:ins w:id="52" w:author="Yizhuo Ren" w:date="2026-06-18T09:33:00Z" w16du:dateUtc="2026-06-18T01:33:00Z"/>
                <w:rFonts w:eastAsia="微软雅黑" w:hint="eastAsia"/>
                <w:sz w:val="20"/>
                <w:szCs w:val="20"/>
              </w:rPr>
            </w:pPr>
            <w:ins w:id="53" w:author="Yizhuo Ren" w:date="2026-06-18T09:31:00Z" w16du:dateUtc="2026-06-18T01:31:00Z">
              <w:r>
                <w:rPr>
                  <w:rFonts w:eastAsia="微软雅黑"/>
                  <w:sz w:val="20"/>
                  <w:szCs w:val="20"/>
                </w:rPr>
                <w:t>RS-485：2.5kV 隔离，半双工，120Ω 终端电阻；</w:t>
              </w:r>
            </w:ins>
          </w:p>
          <w:p w14:paraId="45158AD5" w14:textId="6D7EF383" w:rsidR="0047059A" w:rsidRPr="0047059A" w:rsidRDefault="001C418A" w:rsidP="0047059A">
            <w:pPr>
              <w:rPr>
                <w:rFonts w:eastAsia="微软雅黑" w:hint="eastAsia"/>
                <w:sz w:val="20"/>
                <w:szCs w:val="20"/>
              </w:rPr>
            </w:pPr>
            <w:ins w:id="54" w:author="Yizhuo Ren" w:date="2026-06-18T10:28:00Z" w16du:dateUtc="2026-06-18T02:28:00Z">
              <w:r>
                <w:rPr>
                  <w:rFonts w:eastAsia="微软雅黑"/>
                  <w:sz w:val="20"/>
                  <w:szCs w:val="20"/>
                </w:rPr>
                <w:t>USB：USB 转串口（UART），2.5 kV 隔离</w:t>
              </w:r>
            </w:ins>
          </w:p>
        </w:tc>
      </w:tr>
      <w:tr w:rsidR="0047059A" w14:paraId="7A36F2A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3FDBA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通信回线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99C1E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有</w:t>
            </w:r>
          </w:p>
        </w:tc>
      </w:tr>
      <w:tr w:rsidR="0047059A" w14:paraId="5DE65A4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8D780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端子布局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01EB1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所有端子从电表单元背面出（参考 GG2 布局：电压端子、CT 端子、脉冲输出、3.3V 输出、RS485 均在背面）</w:t>
            </w:r>
          </w:p>
        </w:tc>
      </w:tr>
      <w:tr w:rsidR="0047059A" w14:paraId="095500D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2E1F6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调试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377B9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串口调试端口 / JTAG-SWD 编程调试端口（内部，不外露）</w:t>
            </w:r>
          </w:p>
        </w:tc>
      </w:tr>
      <w:tr w:rsidR="0047059A" w14:paraId="5415753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E5C6D" w14:textId="77777777" w:rsidR="0047059A" w:rsidRDefault="0047059A" w:rsidP="0047059A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铅封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C8209" w14:textId="5CDA86D4" w:rsidR="0047059A" w:rsidRPr="00BA5EBA" w:rsidRDefault="00AD2BE3" w:rsidP="0047059A">
            <w:pPr>
              <w:rPr>
                <w:rFonts w:eastAsia="微软雅黑" w:hint="eastAsia"/>
                <w:sz w:val="20"/>
                <w:szCs w:val="20"/>
              </w:rPr>
            </w:pPr>
            <w:ins w:id="55" w:author="Yizhuo Ren" w:date="2026-06-25T15:37:00Z" w16du:dateUtc="2026-06-25T07:37:00Z">
              <w:r>
                <w:rPr>
                  <w:rFonts w:eastAsia="微软雅黑" w:hint="eastAsia"/>
                  <w:sz w:val="20"/>
                  <w:szCs w:val="20"/>
                </w:rPr>
                <w:t>电表</w:t>
              </w:r>
              <w:r>
                <w:rPr>
                  <w:rFonts w:eastAsia="微软雅黑"/>
                  <w:sz w:val="20"/>
                  <w:szCs w:val="20"/>
                </w:rPr>
                <w:t>背面（端子侧）配备 Dip Switch 铅封开关：打开时允许配置测量相关参数，LCD 弹窗显示 “Remote Configuration Mode”（无法手动关闭）；关闭时禁止修改测量相关配置。CTEP 认证应用场景下由工厂出厂前</w:t>
              </w:r>
            </w:ins>
            <w:r w:rsidR="00D11A3D">
              <w:rPr>
                <w:rFonts w:eastAsia="微软雅黑" w:hint="eastAsia"/>
                <w:sz w:val="20"/>
                <w:szCs w:val="20"/>
              </w:rPr>
              <w:t>锁定</w:t>
            </w:r>
            <w:ins w:id="56" w:author="Yizhuo Ren" w:date="2026-06-25T15:37:00Z" w16du:dateUtc="2026-06-25T07:37:00Z">
              <w:r>
                <w:rPr>
                  <w:rFonts w:eastAsia="微软雅黑"/>
                  <w:sz w:val="20"/>
                  <w:szCs w:val="20"/>
                </w:rPr>
                <w:t xml:space="preserve"> Dip Switch；其他场景出厂时 Dip Switch 默认</w:t>
              </w:r>
            </w:ins>
            <w:r w:rsidR="00D11A3D">
              <w:rPr>
                <w:rFonts w:eastAsia="微软雅黑" w:hint="eastAsia"/>
                <w:sz w:val="20"/>
                <w:szCs w:val="20"/>
              </w:rPr>
              <w:t>锁定</w:t>
            </w:r>
            <w:ins w:id="57" w:author="Yizhuo Ren" w:date="2026-06-25T15:37:00Z" w16du:dateUtc="2026-06-25T07:37:00Z">
              <w:r>
                <w:rPr>
                  <w:rFonts w:eastAsia="微软雅黑"/>
                  <w:sz w:val="20"/>
                  <w:szCs w:val="20"/>
                </w:rPr>
                <w:t>，安装调试期间可由授权人员</w:t>
              </w:r>
            </w:ins>
            <w:r w:rsidR="00D11A3D">
              <w:rPr>
                <w:rFonts w:eastAsia="微软雅黑" w:hint="eastAsia"/>
                <w:sz w:val="20"/>
                <w:szCs w:val="20"/>
              </w:rPr>
              <w:t>解锁</w:t>
            </w:r>
            <w:ins w:id="58" w:author="Yizhuo Ren" w:date="2026-06-25T15:37:00Z" w16du:dateUtc="2026-06-25T07:37:00Z">
              <w:r>
                <w:rPr>
                  <w:rFonts w:eastAsia="微软雅黑"/>
                  <w:sz w:val="20"/>
                  <w:szCs w:val="20"/>
                </w:rPr>
                <w:t>。外壳级物理铅封由 Panel 组负责。</w:t>
              </w:r>
            </w:ins>
          </w:p>
        </w:tc>
      </w:tr>
    </w:tbl>
    <w:p w14:paraId="563E0EE0" w14:textId="77777777" w:rsidR="00645F9E" w:rsidRDefault="00645F9E">
      <w:pPr>
        <w:spacing w:after="80"/>
        <w:rPr>
          <w:rFonts w:hint="eastAsia"/>
        </w:rPr>
      </w:pPr>
    </w:p>
    <w:p w14:paraId="25CD900D" w14:textId="77777777" w:rsidR="00645F9E" w:rsidRDefault="00000000">
      <w:pPr>
        <w:pStyle w:val="2"/>
        <w:rPr>
          <w:rFonts w:hint="eastAsia"/>
        </w:rPr>
      </w:pPr>
      <w:bookmarkStart w:id="59" w:name="_Toc231413792"/>
      <w:bookmarkStart w:id="60" w:name="_Toc233817274"/>
      <w:r>
        <w:rPr>
          <w:sz w:val="21"/>
          <w:szCs w:val="21"/>
        </w:rPr>
        <w:t>2.2 产品功能概览</w:t>
      </w:r>
      <w:bookmarkEnd w:id="59"/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36DE80AA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C130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3826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子项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EC1D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备注</w:t>
            </w:r>
          </w:p>
        </w:tc>
      </w:tr>
      <w:tr w:rsidR="00645F9E" w14:paraId="7ACC5A3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ACF6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交流电参数测量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36D8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实时量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C7B21" w14:textId="607735E5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频率（分辨率 0.1Hz）、三相 VLN/VLL（分辨率 0.1V）、各</w:t>
            </w:r>
            <w:r>
              <w:rPr>
                <w:rFonts w:eastAsia="微软雅黑"/>
                <w:sz w:val="20"/>
                <w:szCs w:val="20"/>
              </w:rPr>
              <w:lastRenderedPageBreak/>
              <w:t xml:space="preserve">路电流（分辨率 0.1A）、P/Q/S 功率（分辨率 1W）；内部计算周期 </w:t>
            </w:r>
            <w:del w:id="61" w:author="Yizhuo Ren" w:date="2026-06-17T16:47:00Z" w16du:dateUtc="2026-06-17T08:47:00Z">
              <w:r>
                <w:rPr>
                  <w:rFonts w:eastAsia="微软雅黑" w:hint="eastAsia"/>
                  <w:sz w:val="20"/>
                  <w:szCs w:val="20"/>
                  <w:rPrChange w:id="62" w:author="Yizhuo Ren" w:date="2026-06-17T16:47:00Z" w16du:dateUtc="2026-06-17T08:47:00Z">
                    <w:rPr>
                      <w:rFonts w:eastAsia="微软雅黑" w:hint="eastAsia"/>
                      <w:strike/>
                      <w:sz w:val="20"/>
                      <w:szCs w:val="20"/>
                    </w:rPr>
                  </w:rPrChange>
                </w:rPr>
                <w:delText>50</w:delText>
              </w:r>
            </w:del>
            <w:commentRangeStart w:id="63"/>
            <w:r>
              <w:rPr>
                <w:rFonts w:eastAsia="微软雅黑" w:hint="eastAsia"/>
                <w:sz w:val="20"/>
                <w:szCs w:val="20"/>
              </w:rPr>
              <w:t>100</w:t>
            </w:r>
            <w:commentRangeEnd w:id="63"/>
            <w:r>
              <w:rPr>
                <w:rStyle w:val="ac"/>
                <w:rFonts w:eastAsia="微软雅黑"/>
                <w:sz w:val="20"/>
                <w:szCs w:val="20"/>
              </w:rPr>
              <w:commentReference w:id="63"/>
            </w:r>
            <w:r>
              <w:rPr>
                <w:rFonts w:eastAsia="微软雅黑"/>
                <w:sz w:val="20"/>
                <w:szCs w:val="20"/>
              </w:rPr>
              <w:t>ms</w:t>
            </w:r>
          </w:p>
        </w:tc>
      </w:tr>
      <w:tr w:rsidR="00645F9E" w14:paraId="678DA23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E8C73" w14:textId="77777777" w:rsidR="00645F9E" w:rsidRDefault="00645F9E">
            <w:pPr>
              <w:rPr>
                <w:rFonts w:hint="eastAsia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ECF2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电能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DC79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1/2/3 路及系统总：有功/无功/视在电能（分辨率 1Wh），进线/出线/净/总</w:t>
            </w:r>
          </w:p>
        </w:tc>
      </w:tr>
      <w:tr w:rsidR="00645F9E" w14:paraId="24A5B9A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5466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接线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B24F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接线方式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57352" w14:textId="4C8DDE49" w:rsidR="00645F9E" w:rsidRDefault="00000000">
            <w:pPr>
              <w:rPr>
                <w:rFonts w:hint="eastAsia"/>
              </w:rPr>
            </w:pPr>
            <w:ins w:id="64" w:author="Claude" w:date="2026-06-30T00:00:00Z">
              <w:r>
                <w:rPr>
                  <w:rFonts w:eastAsia="微软雅黑"/>
                  <w:sz w:val="20"/>
                  <w:szCs w:val="20"/>
                </w:rPr>
                <w:t xml:space="preserve">电压接线 + </w:t>
              </w:r>
              <w:r>
                <w:rPr>
                  <w:rFonts w:eastAsia="微软雅黑"/>
                </w:rPr>
                <w:t>80mA或</w:t>
              </w:r>
              <w:r>
                <w:rPr>
                  <w:rFonts w:eastAsia="微软雅黑"/>
                  <w:sz w:val="20"/>
                  <w:szCs w:val="20"/>
                </w:rPr>
                <w:t>100mA 或 333mV CT</w:t>
              </w:r>
            </w:ins>
          </w:p>
        </w:tc>
      </w:tr>
      <w:tr w:rsidR="00645F9E" w14:paraId="1AE96FD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F08BE" w14:textId="77777777" w:rsidR="00645F9E" w:rsidRDefault="00645F9E">
            <w:pPr>
              <w:rPr>
                <w:rFonts w:hint="eastAsia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F1DC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接线识别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6B423" w14:textId="467348A9" w:rsidR="00645F9E" w:rsidRDefault="00000000">
            <w:pPr>
              <w:rPr>
                <w:rFonts w:hint="eastAsia"/>
              </w:rPr>
            </w:pPr>
            <w:ins w:id="65" w:author="Claude" w:date="2026-07-01T00:00:00Z">
              <w:r>
                <w:rPr>
                  <w:rFonts w:eastAsia="微软雅黑"/>
                  <w:sz w:val="20"/>
                  <w:szCs w:val="20"/>
                </w:rPr>
                <w:t>接线方式</w:t>
              </w:r>
            </w:ins>
            <w:r>
              <w:rPr>
                <w:rFonts w:eastAsia="微软雅黑" w:hint="eastAsia"/>
                <w:sz w:val="20"/>
                <w:szCs w:val="20"/>
              </w:rPr>
              <w:t>和</w:t>
            </w:r>
            <w:ins w:id="66" w:author="Claude" w:date="2026-07-01T00:00:00Z">
              <w:r>
                <w:rPr>
                  <w:rFonts w:eastAsia="微软雅黑"/>
                  <w:sz w:val="20"/>
                  <w:szCs w:val="20"/>
                </w:rPr>
                <w:t>CT 类型：用户通过 Modbus 配置；</w:t>
              </w:r>
            </w:ins>
            <w:r w:rsidR="00D11A3D">
              <w:rPr>
                <w:rFonts w:eastAsia="微软雅黑"/>
                <w:sz w:val="20"/>
                <w:szCs w:val="20"/>
              </w:rPr>
              <w:t>Dip Switch 锁定</w:t>
            </w:r>
            <w:ins w:id="67" w:author="Claude" w:date="2026-07-01T00:00:00Z">
              <w:r>
                <w:rPr>
                  <w:rFonts w:eastAsia="微软雅黑"/>
                  <w:sz w:val="20"/>
                  <w:szCs w:val="20"/>
                </w:rPr>
                <w:t>后不可修改。</w:t>
              </w:r>
            </w:ins>
          </w:p>
        </w:tc>
      </w:tr>
      <w:tr w:rsidR="00645F9E" w14:paraId="4C011BE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37B3F" w14:textId="77777777" w:rsidR="00645F9E" w:rsidRDefault="00645F9E">
            <w:pPr>
              <w:rPr>
                <w:rFonts w:hint="eastAsia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BDCF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接线告警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857E7" w14:textId="70BE9364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支持；发现接线故障时告警提示</w:t>
            </w:r>
          </w:p>
        </w:tc>
      </w:tr>
      <w:tr w:rsidR="00645F9E" w14:paraId="2DA7501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81E5E" w14:textId="77777777" w:rsidR="00645F9E" w:rsidRDefault="00645F9E">
            <w:pPr>
              <w:rPr>
                <w:rFonts w:hint="eastAsia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1F7D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接线配置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E6220" w14:textId="415E3CC2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支持，可通过 Modbus 配置；</w:t>
            </w:r>
            <w:r w:rsidR="00D11A3D">
              <w:rPr>
                <w:rFonts w:eastAsia="微软雅黑"/>
                <w:sz w:val="20"/>
                <w:szCs w:val="20"/>
              </w:rPr>
              <w:t>Dip Switch 锁定</w:t>
            </w:r>
            <w:r>
              <w:rPr>
                <w:rFonts w:eastAsia="微软雅黑"/>
                <w:sz w:val="20"/>
                <w:szCs w:val="20"/>
              </w:rPr>
              <w:t>后不可修改</w:t>
            </w:r>
          </w:p>
        </w:tc>
      </w:tr>
      <w:tr w:rsidR="00645F9E" w14:paraId="4242C3E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8AD3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显示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9100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LCD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8FDF1" w14:textId="337E8A9C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进线有功电能累计值（10 位）；开机依次显示</w:t>
            </w:r>
            <w:ins w:id="68" w:author="Yizhuo Ren" w:date="2026-06-25T08:58:00Z" w16du:dateUtc="2026-06-25T00:58:00Z">
              <w:r>
                <w:rPr>
                  <w:rFonts w:eastAsia="微软雅黑" w:hint="eastAsia"/>
                  <w:sz w:val="20"/>
                  <w:szCs w:val="20"/>
                </w:rPr>
                <w:t>公司logo</w:t>
              </w:r>
              <w:r>
                <w:rPr>
                  <w:rFonts w:eastAsia="微软雅黑"/>
                  <w:sz w:val="20"/>
                  <w:szCs w:val="20"/>
                </w:rPr>
                <w:t>→</w:t>
              </w:r>
            </w:ins>
            <w:r>
              <w:rPr>
                <w:rFonts w:eastAsia="微软雅黑"/>
                <w:sz w:val="20"/>
                <w:szCs w:val="20"/>
              </w:rPr>
              <w:t>型号→</w:t>
            </w:r>
            <w:ins w:id="69" w:author="Yizhuo Ren" w:date="2026-06-25T08:58:00Z" w16du:dateUtc="2026-06-25T00:58:00Z">
              <w:r>
                <w:rPr>
                  <w:rFonts w:eastAsia="微软雅黑" w:hint="eastAsia"/>
                  <w:sz w:val="20"/>
                  <w:szCs w:val="20"/>
                </w:rPr>
                <w:t>序列号</w:t>
              </w:r>
              <w:r>
                <w:rPr>
                  <w:rFonts w:eastAsia="微软雅黑"/>
                  <w:sz w:val="20"/>
                  <w:szCs w:val="20"/>
                </w:rPr>
                <w:t>→</w:t>
              </w:r>
            </w:ins>
            <w:r>
              <w:rPr>
                <w:rFonts w:eastAsia="微软雅黑"/>
                <w:sz w:val="20"/>
                <w:szCs w:val="20"/>
              </w:rPr>
              <w:t>固件版本→接线方式→kWh</w:t>
            </w:r>
          </w:p>
        </w:tc>
      </w:tr>
      <w:tr w:rsidR="00645F9E" w14:paraId="68F60C1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2DF26" w14:textId="77777777" w:rsidR="00645F9E" w:rsidRDefault="00645F9E">
            <w:pPr>
              <w:rPr>
                <w:rFonts w:hint="eastAsia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760E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LED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EB081" w14:textId="162F018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双色 LED：运行状态 / 接线告警 / 固件升级 / 故障；脉冲 LED：</w:t>
            </w:r>
            <w:del w:id="70" w:author="Yizhuo Ren" w:date="2026-06-26T14:40:00Z" w16du:dateUtc="2026-06-26T06:40:00Z">
              <w:r>
                <w:rPr>
                  <w:rFonts w:eastAsia="微软雅黑"/>
                  <w:sz w:val="20"/>
                  <w:szCs w:val="20"/>
                </w:rPr>
                <w:delText>100</w:delText>
              </w:r>
            </w:del>
            <w:ins w:id="71" w:author="Yizhuo Ren" w:date="2026-06-26T14:40:00Z" w16du:dateUtc="2026-06-26T06:40:00Z">
              <w:r>
                <w:rPr>
                  <w:rFonts w:eastAsia="微软雅黑" w:hint="eastAsia"/>
                  <w:sz w:val="20"/>
                  <w:szCs w:val="20"/>
                </w:rPr>
                <w:t>50</w:t>
              </w:r>
            </w:ins>
            <w:r>
              <w:rPr>
                <w:rFonts w:eastAsia="微软雅黑"/>
                <w:sz w:val="20"/>
                <w:szCs w:val="20"/>
              </w:rPr>
              <w:t xml:space="preserve"> imp/kWh（认证/能量脉冲测试）</w:t>
            </w:r>
          </w:p>
        </w:tc>
      </w:tr>
      <w:tr w:rsidR="00645F9E" w14:paraId="7C4D282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BD12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脉冲输出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2F75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电脉冲 + 脉冲 LED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6C2D5" w14:textId="1DC00B45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有功电能脉冲输出（1 imp/kWh）；脉冲 LED（</w:t>
            </w:r>
            <w:del w:id="72" w:author="Yizhuo Ren" w:date="2026-06-26T14:40:00Z" w16du:dateUtc="2026-06-26T06:40:00Z">
              <w:r>
                <w:rPr>
                  <w:rFonts w:eastAsia="微软雅黑"/>
                  <w:sz w:val="20"/>
                  <w:szCs w:val="20"/>
                </w:rPr>
                <w:delText xml:space="preserve">100 </w:delText>
              </w:r>
            </w:del>
            <w:ins w:id="73" w:author="Yizhuo Ren" w:date="2026-06-26T14:40:00Z" w16du:dateUtc="2026-06-26T06:40:00Z">
              <w:r>
                <w:rPr>
                  <w:rFonts w:eastAsia="微软雅黑" w:hint="eastAsia"/>
                  <w:sz w:val="20"/>
                  <w:szCs w:val="20"/>
                </w:rPr>
                <w:t>50</w:t>
              </w:r>
            </w:ins>
            <w:r>
              <w:rPr>
                <w:rFonts w:eastAsia="微软雅黑"/>
                <w:sz w:val="20"/>
                <w:szCs w:val="20"/>
              </w:rPr>
              <w:t>imp/kWh）用于认证/能量脉冲测试；脉冲输出可接外置 LoRa Pulse 模块（模块做脉冲计数和通信转发）</w:t>
            </w:r>
            <w:ins w:id="74" w:author="Claude" w:date="2026-06-30T00:00:00Z">
              <w:r>
                <w:rPr>
                  <w:rFonts w:eastAsia="微软雅黑"/>
                  <w:sz w:val="20"/>
                  <w:szCs w:val="20"/>
                </w:rPr>
                <w:t>；以上脉冲常数均为出厂默认值，可经 Acuview2 在 0.1–50 imp/kWh 范围内调整</w:t>
              </w:r>
            </w:ins>
          </w:p>
        </w:tc>
      </w:tr>
      <w:tr w:rsidR="00645F9E" w14:paraId="55DE298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9C0D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3.3V 供电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821A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3.3V DC 输出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078F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为外置 LoRa Pulse 模块供电</w:t>
            </w:r>
            <w:r>
              <w:rPr>
                <w:rFonts w:eastAsia="微软雅黑"/>
                <w:sz w:val="20"/>
                <w:szCs w:val="20"/>
              </w:rPr>
              <w:lastRenderedPageBreak/>
              <w:t>（自研或 NextCentury）</w:t>
            </w:r>
          </w:p>
        </w:tc>
      </w:tr>
      <w:tr w:rsidR="00645F9E" w14:paraId="30D3CD3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ECBD1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时间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E33E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RTC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91E7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断电保留 7 天；精度 ≤0.5s/天</w:t>
            </w:r>
          </w:p>
        </w:tc>
      </w:tr>
      <w:tr w:rsidR="00645F9E" w14:paraId="636F39E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4E171" w14:textId="77777777" w:rsidR="00645F9E" w:rsidRDefault="00645F9E">
            <w:pPr>
              <w:rPr>
                <w:rFonts w:hint="eastAsia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F98EC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时间配置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85E1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通过 Modbus 配置</w:t>
            </w:r>
          </w:p>
        </w:tc>
      </w:tr>
      <w:tr w:rsidR="00645F9E" w14:paraId="4D13ADE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C412F" w14:textId="77777777" w:rsidR="00645F9E" w:rsidRDefault="00645F9E">
            <w:pPr>
              <w:rPr>
                <w:rFonts w:hint="eastAsia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D76C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运行时间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172F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设备运行时间 / 负载时间</w:t>
            </w:r>
          </w:p>
        </w:tc>
      </w:tr>
      <w:tr w:rsidR="00645F9E" w14:paraId="0751011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2E6F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通信协议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32AC2" w14:textId="54ADAFC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RS-485</w:t>
            </w:r>
            <w:ins w:id="75" w:author="Yizhuo Ren" w:date="2026-06-18T09:37:00Z" w16du:dateUtc="2026-06-18T01:37:00Z">
              <w:r>
                <w:rPr>
                  <w:rFonts w:eastAsia="微软雅黑" w:hint="eastAsia"/>
                  <w:sz w:val="20"/>
                  <w:szCs w:val="20"/>
                </w:rPr>
                <w:t>与USB</w:t>
              </w:r>
            </w:ins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C2195" w14:textId="76BA8C73" w:rsidR="00645F9E" w:rsidRDefault="005E6F04">
            <w:pPr>
              <w:rPr>
                <w:rFonts w:hint="eastAsia"/>
              </w:rPr>
            </w:pPr>
            <w:ins w:id="76" w:author="Yizhuo Ren" w:date="2026-06-18T09:37:00Z" w16du:dateUtc="2026-06-18T01:37:00Z">
              <w:r>
                <w:rPr>
                  <w:rFonts w:eastAsia="微软雅黑"/>
                  <w:sz w:val="20"/>
                  <w:szCs w:val="20"/>
                </w:rPr>
                <w:t xml:space="preserve">RS-485 和 USB 均承载 </w:t>
              </w:r>
            </w:ins>
            <w:r>
              <w:rPr>
                <w:rFonts w:eastAsia="微软雅黑"/>
                <w:sz w:val="20"/>
                <w:szCs w:val="20"/>
              </w:rPr>
              <w:t>Modbus RTU（默认 19200 bit/s, 8-N-1）</w:t>
            </w:r>
          </w:p>
        </w:tc>
      </w:tr>
      <w:tr w:rsidR="00645F9E" w14:paraId="63ABE3E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3660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固件升级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F28B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Firmware Update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9B119" w14:textId="5D70CF68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支持（RS-485/USB）；</w:t>
            </w:r>
            <w:r w:rsidR="00D11A3D">
              <w:rPr>
                <w:rFonts w:eastAsia="微软雅黑"/>
                <w:sz w:val="20"/>
                <w:szCs w:val="20"/>
              </w:rPr>
              <w:t>Dip Switch 锁定</w:t>
            </w:r>
            <w:r>
              <w:rPr>
                <w:rFonts w:eastAsia="微软雅黑"/>
                <w:sz w:val="20"/>
                <w:szCs w:val="20"/>
              </w:rPr>
              <w:t>后不支持</w:t>
            </w:r>
          </w:p>
        </w:tc>
      </w:tr>
      <w:tr w:rsidR="00645F9E" w14:paraId="49B6416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2C3E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校准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2242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工厂校准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0A3BC" w14:textId="209CF7FB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电压/电流增益及相角校准</w:t>
            </w:r>
            <w:ins w:id="77" w:author="Yizhuo Ren" w:date="2026-06-17T15:48:00Z" w16du:dateUtc="2026-06-17T07:48:00Z">
              <w:r>
                <w:rPr>
                  <w:rFonts w:eastAsia="微软雅黑" w:hint="eastAsia"/>
                  <w:sz w:val="20"/>
                  <w:szCs w:val="20"/>
                </w:rPr>
                <w:t>/ADC采样频率</w:t>
              </w:r>
            </w:ins>
          </w:p>
        </w:tc>
      </w:tr>
    </w:tbl>
    <w:p w14:paraId="6FF81203" w14:textId="77777777" w:rsidR="00645F9E" w:rsidRDefault="00645F9E">
      <w:pPr>
        <w:spacing w:after="80"/>
        <w:rPr>
          <w:rFonts w:hint="eastAsia"/>
        </w:rPr>
      </w:pPr>
    </w:p>
    <w:p w14:paraId="1AD7F820" w14:textId="77777777" w:rsidR="00645F9E" w:rsidRDefault="00000000">
      <w:pPr>
        <w:pStyle w:val="2"/>
        <w:rPr>
          <w:rFonts w:hint="eastAsia"/>
        </w:rPr>
      </w:pPr>
      <w:bookmarkStart w:id="78" w:name="_Toc231413793"/>
      <w:bookmarkStart w:id="79" w:name="_Toc233817275"/>
      <w:r>
        <w:rPr>
          <w:sz w:val="21"/>
          <w:szCs w:val="21"/>
        </w:rPr>
        <w:t>2.3 用户特征</w:t>
      </w:r>
      <w:bookmarkEnd w:id="78"/>
      <w:bookmarkEnd w:id="79"/>
    </w:p>
    <w:p w14:paraId="6A56A0FD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工厂制造技术员 — 工厂配置、校准和验证</w:t>
      </w:r>
    </w:p>
    <w:p w14:paraId="186B010D" w14:textId="41ABD2EB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铅封机构检验员 — CTEP 认证应用场景下负责验证和铅封（</w:t>
      </w:r>
      <w:r w:rsidR="00D11A3D">
        <w:rPr>
          <w:rFonts w:eastAsia="微软雅黑" w:hint="eastAsia"/>
        </w:rPr>
        <w:t>锁定</w:t>
      </w:r>
      <w:r>
        <w:rPr>
          <w:rFonts w:eastAsia="微软雅黑"/>
        </w:rPr>
        <w:t xml:space="preserve"> Dip Switch）</w:t>
      </w:r>
    </w:p>
    <w:p w14:paraId="5C13FBDB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安装技术员 — 安装、配置和验证</w:t>
      </w:r>
    </w:p>
    <w:p w14:paraId="05B1D9E1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日常操作员 — 监控、记录</w:t>
      </w:r>
    </w:p>
    <w:p w14:paraId="13002DA3" w14:textId="77777777" w:rsidR="00645F9E" w:rsidRDefault="00000000">
      <w:pPr>
        <w:pStyle w:val="2"/>
        <w:rPr>
          <w:rFonts w:hint="eastAsia"/>
        </w:rPr>
      </w:pPr>
      <w:bookmarkStart w:id="80" w:name="_Toc231413794"/>
      <w:bookmarkStart w:id="81" w:name="_Toc233817276"/>
      <w:r>
        <w:rPr>
          <w:sz w:val="21"/>
          <w:szCs w:val="21"/>
        </w:rPr>
        <w:t>2.4 限制条件</w:t>
      </w:r>
      <w:bookmarkEnd w:id="80"/>
      <w:bookmarkEnd w:id="81"/>
    </w:p>
    <w:p w14:paraId="08E36FBB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关键组件（MCU、ADC、内存等）应从国际制造商采购，不得使用中国产品。</w:t>
      </w:r>
    </w:p>
    <w:p w14:paraId="1841FE2D" w14:textId="45B730EF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del w:id="82" w:author="Yizhuo Ren" w:date="2026-06-23T14:40:00Z" w16du:dateUtc="2026-06-23T06:40:00Z">
        <w:r>
          <w:rPr>
            <w:rFonts w:eastAsia="微软雅黑"/>
          </w:rPr>
          <w:delText xml:space="preserve">RACG </w:delText>
        </w:r>
      </w:del>
      <w:ins w:id="83" w:author="Yizhuo Ren" w:date="2026-06-23T14:40:00Z" w16du:dateUtc="2026-06-23T06:40:00Z">
        <w:r>
          <w:rPr>
            <w:rFonts w:eastAsia="微软雅黑"/>
          </w:rPr>
          <w:t>AcuRev-100</w:t>
        </w:r>
      </w:ins>
      <w:r>
        <w:rPr>
          <w:rFonts w:eastAsia="微软雅黑"/>
        </w:rPr>
        <w:t>总 BOM 成本 (PCBA + 结构) ≤ 15 美元。</w:t>
      </w:r>
    </w:p>
    <w:p w14:paraId="36C0C264" w14:textId="77777777" w:rsidR="00645F9E" w:rsidRDefault="00000000">
      <w:pPr>
        <w:pStyle w:val="2"/>
        <w:rPr>
          <w:rFonts w:hint="eastAsia"/>
        </w:rPr>
      </w:pPr>
      <w:bookmarkStart w:id="84" w:name="_Toc231413795"/>
      <w:bookmarkStart w:id="85" w:name="_Toc233817277"/>
      <w:r>
        <w:rPr>
          <w:sz w:val="21"/>
          <w:szCs w:val="21"/>
        </w:rPr>
        <w:t>2.5 假设和依赖</w:t>
      </w:r>
      <w:bookmarkEnd w:id="84"/>
      <w:bookmarkEnd w:id="85"/>
    </w:p>
    <w:p w14:paraId="1BEE3917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（待补充）</w:t>
      </w:r>
    </w:p>
    <w:p w14:paraId="1D10FB21" w14:textId="77777777" w:rsidR="00645F9E" w:rsidRDefault="00000000">
      <w:pPr>
        <w:pStyle w:val="2"/>
        <w:rPr>
          <w:rFonts w:hint="eastAsia"/>
        </w:rPr>
      </w:pPr>
      <w:bookmarkStart w:id="86" w:name="_Toc231413796"/>
      <w:bookmarkStart w:id="87" w:name="_Toc233817278"/>
      <w:r>
        <w:rPr>
          <w:sz w:val="21"/>
          <w:szCs w:val="21"/>
        </w:rPr>
        <w:t>2.6 订购信息</w:t>
      </w:r>
      <w:bookmarkEnd w:id="86"/>
      <w:bookmarkEnd w:id="87"/>
    </w:p>
    <w:tbl>
      <w:tblPr>
        <w:tblW w:w="885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3069"/>
        <w:gridCol w:w="5787"/>
      </w:tblGrid>
      <w:tr w:rsidR="003E56DF" w14:paraId="1C000001" w14:textId="77777777">
        <w:tc>
          <w:tcPr>
            <w:tcW w:w="29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00002" w14:textId="77777777" w:rsidR="003E56DF" w:rsidRDefault="00000000">
            <w:pPr>
              <w:rPr>
                <w:rFonts w:eastAsia="微软雅黑" w:hint="eastAsia"/>
                <w:color w:val="FFFFFF"/>
                <w:sz w:val="20"/>
                <w:szCs w:val="20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59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00003" w14:textId="77777777" w:rsidR="003E56DF" w:rsidRDefault="00000000">
            <w:pPr>
              <w:rPr>
                <w:rFonts w:eastAsia="微软雅黑" w:hint="eastAsia"/>
                <w:color w:val="FFFFFF"/>
                <w:sz w:val="20"/>
                <w:szCs w:val="20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说明</w:t>
            </w:r>
          </w:p>
        </w:tc>
      </w:tr>
      <w:tr w:rsidR="003E56DF" w14:paraId="1C000004" w14:textId="77777777">
        <w:tc>
          <w:tcPr>
            <w:tcW w:w="29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00005" w14:textId="5335D7DF" w:rsidR="003E56DF" w:rsidRDefault="00000000">
            <w:pPr>
              <w:rPr>
                <w:rFonts w:eastAsia="微软雅黑" w:hint="eastAsia"/>
                <w:sz w:val="20"/>
                <w:szCs w:val="20"/>
              </w:rPr>
            </w:pPr>
            <w:ins w:id="88" w:author="Claude" w:date="2026-06-30T00:00:00Z">
              <w:r>
                <w:rPr>
                  <w:rFonts w:eastAsia="微软雅黑"/>
                  <w:sz w:val="20"/>
                  <w:szCs w:val="20"/>
                </w:rPr>
                <w:t>AcuRev-101-mA</w:t>
              </w:r>
            </w:ins>
          </w:p>
        </w:tc>
        <w:tc>
          <w:tcPr>
            <w:tcW w:w="59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BE113" w14:textId="09950C15" w:rsidR="00AC11A3" w:rsidRDefault="00000000">
            <w:pPr>
              <w:rPr>
                <w:rFonts w:eastAsia="微软雅黑" w:hint="eastAsia"/>
                <w:sz w:val="20"/>
                <w:szCs w:val="20"/>
              </w:rPr>
            </w:pPr>
            <w:ins w:id="89" w:author="Claude" w:date="2026-06-30T00:00:00Z">
              <w:r>
                <w:rPr>
                  <w:rFonts w:eastAsia="微软雅黑"/>
                  <w:sz w:val="20"/>
                  <w:szCs w:val="20"/>
                </w:rPr>
                <w:t xml:space="preserve">二次侧 </w:t>
              </w:r>
              <w:r>
                <w:rPr>
                  <w:rFonts w:eastAsia="微软雅黑"/>
                </w:rPr>
                <w:t>80mA或</w:t>
              </w:r>
              <w:r>
                <w:rPr>
                  <w:rFonts w:eastAsia="微软雅黑"/>
                  <w:sz w:val="20"/>
                  <w:szCs w:val="20"/>
                </w:rPr>
                <w:t>100mA；</w:t>
              </w:r>
            </w:ins>
            <w:r>
              <w:rPr>
                <w:rFonts w:eastAsia="微软雅黑"/>
                <w:sz w:val="20"/>
                <w:szCs w:val="20"/>
              </w:rPr>
              <w:t>接线配置通过 Modbus 配置；支持 200A / 400A / 800A / 1200A CT</w:t>
            </w:r>
            <w:r>
              <w:rPr>
                <w:rFonts w:eastAsia="微软雅黑" w:hint="eastAsia"/>
                <w:sz w:val="20"/>
                <w:szCs w:val="20"/>
              </w:rPr>
              <w:t>一次侧额定电流</w:t>
            </w:r>
            <w:r>
              <w:rPr>
                <w:rFonts w:eastAsia="微软雅黑"/>
                <w:sz w:val="20"/>
                <w:szCs w:val="20"/>
              </w:rPr>
              <w:t>；</w:t>
            </w:r>
            <w:r w:rsidR="00D11A3D">
              <w:rPr>
                <w:rFonts w:eastAsia="微软雅黑"/>
                <w:sz w:val="20"/>
                <w:szCs w:val="20"/>
              </w:rPr>
              <w:t>Dip Switch 解锁</w:t>
            </w:r>
            <w:ins w:id="90" w:author="Claude" w:date="2026-06-30T00:00:00Z">
              <w:r>
                <w:rPr>
                  <w:rFonts w:eastAsia="微软雅黑"/>
                  <w:sz w:val="20"/>
                  <w:szCs w:val="20"/>
                </w:rPr>
                <w:t>时</w:t>
              </w:r>
            </w:ins>
            <w:r>
              <w:rPr>
                <w:rFonts w:eastAsia="微软雅黑"/>
                <w:sz w:val="20"/>
                <w:szCs w:val="20"/>
              </w:rPr>
              <w:t>支持固件升级、factory reset、clear energy。</w:t>
            </w:r>
          </w:p>
          <w:p w14:paraId="1C000006" w14:textId="5C8B920A" w:rsidR="003E56DF" w:rsidRDefault="00DE61FD">
            <w:pPr>
              <w:rPr>
                <w:rFonts w:eastAsia="微软雅黑" w:hint="eastAsia"/>
                <w:sz w:val="20"/>
                <w:szCs w:val="20"/>
              </w:rPr>
            </w:pPr>
            <w:ins w:id="91" w:author="Yizhuo Ren" w:date="2026-07-01T10:57:00Z" w16du:dateUtc="2026-07-01T02:57:00Z">
              <w:r>
                <w:rPr>
                  <w:rFonts w:eastAsia="微软雅黑"/>
                  <w:sz w:val="20"/>
                  <w:szCs w:val="20"/>
                </w:rPr>
                <w:lastRenderedPageBreak/>
                <w:t>出厂时 Dip Switch 默认</w:t>
              </w:r>
            </w:ins>
            <w:r w:rsidR="00D11A3D">
              <w:rPr>
                <w:rFonts w:eastAsia="微软雅黑" w:hint="eastAsia"/>
                <w:sz w:val="20"/>
                <w:szCs w:val="20"/>
              </w:rPr>
              <w:t>锁定</w:t>
            </w:r>
            <w:ins w:id="92" w:author="Yizhuo Ren" w:date="2026-07-01T10:57:00Z" w16du:dateUtc="2026-07-01T02:57:00Z">
              <w:r>
                <w:rPr>
                  <w:rFonts w:eastAsia="微软雅黑"/>
                  <w:sz w:val="20"/>
                  <w:szCs w:val="20"/>
                </w:rPr>
                <w:t>，可由授权人员</w:t>
              </w:r>
            </w:ins>
            <w:r w:rsidR="00D11A3D">
              <w:rPr>
                <w:rFonts w:eastAsia="微软雅黑" w:hint="eastAsia"/>
                <w:sz w:val="20"/>
                <w:szCs w:val="20"/>
              </w:rPr>
              <w:t>解锁</w:t>
            </w:r>
            <w:ins w:id="93" w:author="Yizhuo Ren" w:date="2026-07-01T10:57:00Z" w16du:dateUtc="2026-07-01T02:57:00Z">
              <w:r>
                <w:rPr>
                  <w:rFonts w:eastAsia="微软雅黑"/>
                  <w:sz w:val="20"/>
                  <w:szCs w:val="20"/>
                </w:rPr>
                <w:t>后经 Modbus 修改测量配置；</w:t>
              </w:r>
            </w:ins>
            <w:r w:rsidR="00852A8C">
              <w:rPr>
                <w:rFonts w:eastAsia="微软雅黑" w:hint="eastAsia"/>
                <w:sz w:val="20"/>
                <w:szCs w:val="20"/>
              </w:rPr>
              <w:t xml:space="preserve"> </w:t>
            </w:r>
            <w:r w:rsidR="00D11A3D">
              <w:rPr>
                <w:rFonts w:eastAsia="微软雅黑"/>
                <w:sz w:val="20"/>
                <w:szCs w:val="20"/>
              </w:rPr>
              <w:t>Dip Switch 锁定</w:t>
            </w:r>
            <w:ins w:id="94" w:author="Yizhuo Ren" w:date="2026-07-01T15:53:00Z" w16du:dateUtc="2026-07-01T07:53:00Z">
              <w:r w:rsidR="00852A8C">
                <w:rPr>
                  <w:rFonts w:eastAsia="微软雅黑"/>
                  <w:sz w:val="20"/>
                  <w:szCs w:val="20"/>
                </w:rPr>
                <w:t>后不支持</w:t>
              </w:r>
              <w:r w:rsidR="00852A8C">
                <w:rPr>
                  <w:rFonts w:eastAsia="微软雅黑" w:hint="eastAsia"/>
                  <w:sz w:val="20"/>
                  <w:szCs w:val="20"/>
                </w:rPr>
                <w:t>测量配置及接线配置、</w:t>
              </w:r>
              <w:r w:rsidR="00852A8C">
                <w:rPr>
                  <w:rFonts w:eastAsia="微软雅黑"/>
                  <w:sz w:val="20"/>
                  <w:szCs w:val="20"/>
                </w:rPr>
                <w:t>固件升级、factory reset、clear energy。</w:t>
              </w:r>
            </w:ins>
          </w:p>
        </w:tc>
      </w:tr>
      <w:tr w:rsidR="00645F9E" w14:paraId="1C00000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00008" w14:textId="77777777" w:rsidR="00645F9E" w:rsidRDefault="00000000">
            <w:pPr>
              <w:rPr>
                <w:rFonts w:eastAsia="微软雅黑" w:hint="eastAsia"/>
                <w:sz w:val="20"/>
                <w:szCs w:val="20"/>
              </w:rPr>
            </w:pPr>
            <w:ins w:id="95" w:author="Claude" w:date="2026-06-30T00:00:00Z">
              <w:r>
                <w:rPr>
                  <w:rFonts w:eastAsia="微软雅黑"/>
                  <w:sz w:val="20"/>
                  <w:szCs w:val="20"/>
                </w:rPr>
                <w:lastRenderedPageBreak/>
                <w:t>AcuRev-101-mV</w:t>
              </w:r>
            </w:ins>
          </w:p>
        </w:tc>
        <w:tc>
          <w:tcPr>
            <w:tcW w:w="59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00009" w14:textId="3D2F0559" w:rsidR="00645F9E" w:rsidRDefault="00DE61FD">
            <w:pPr>
              <w:rPr>
                <w:rFonts w:eastAsia="微软雅黑" w:hint="eastAsia"/>
                <w:sz w:val="20"/>
                <w:szCs w:val="20"/>
              </w:rPr>
            </w:pPr>
            <w:ins w:id="96" w:author="Yizhuo Ren" w:date="2026-07-01T10:57:00Z" w16du:dateUtc="2026-07-01T02:57:00Z">
              <w:r>
                <w:rPr>
                  <w:rFonts w:eastAsia="微软雅黑"/>
                  <w:sz w:val="20"/>
                  <w:szCs w:val="20"/>
                </w:rPr>
                <w:t>二次侧 333mV；接线配置均通过 Modbus 配置；CTEP 认证应用：须选配认证 CT（AcuCT-S77-200-333mV 200A 或 AcuCT-S165-400-333mV 400A）及认证 Panel；由工厂写入配置后</w:t>
              </w:r>
            </w:ins>
            <w:r w:rsidR="00D11A3D">
              <w:rPr>
                <w:rFonts w:eastAsia="微软雅黑" w:hint="eastAsia"/>
                <w:sz w:val="20"/>
                <w:szCs w:val="20"/>
              </w:rPr>
              <w:t>锁定</w:t>
            </w:r>
            <w:ins w:id="97" w:author="Yizhuo Ren" w:date="2026-07-01T10:57:00Z" w16du:dateUtc="2026-07-01T02:57:00Z">
              <w:r>
                <w:rPr>
                  <w:rFonts w:eastAsia="微软雅黑"/>
                  <w:sz w:val="20"/>
                  <w:szCs w:val="20"/>
                </w:rPr>
                <w:t xml:space="preserve"> Dip Switch，测量配置</w:t>
              </w:r>
              <w:r>
                <w:rPr>
                  <w:rFonts w:eastAsia="微软雅黑" w:hint="eastAsia"/>
                  <w:sz w:val="20"/>
                  <w:szCs w:val="20"/>
                </w:rPr>
                <w:t>及接线配置</w:t>
              </w:r>
              <w:r>
                <w:rPr>
                  <w:rFonts w:eastAsia="微软雅黑"/>
                  <w:sz w:val="20"/>
                  <w:szCs w:val="20"/>
                </w:rPr>
                <w:t>锁定，不支持固件升级、factory reset、clear energy。</w:t>
              </w:r>
            </w:ins>
          </w:p>
        </w:tc>
      </w:tr>
    </w:tbl>
    <w:p w14:paraId="26AEB4D0" w14:textId="77777777" w:rsidR="00D67656" w:rsidRDefault="00D67656" w:rsidP="00D67656">
      <w:pPr>
        <w:rPr>
          <w:rFonts w:hint="eastAsia"/>
        </w:rPr>
      </w:pPr>
      <w:bookmarkStart w:id="98" w:name="_Toc231413800"/>
    </w:p>
    <w:p w14:paraId="25E7E89F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r>
        <w:rPr>
          <w:rFonts w:hint="eastAsia"/>
        </w:rPr>
        <w:br w:type="page"/>
      </w:r>
    </w:p>
    <w:p w14:paraId="2B6528D6" w14:textId="175B5566" w:rsidR="00645F9E" w:rsidRDefault="00000000">
      <w:pPr>
        <w:pStyle w:val="1"/>
        <w:rPr>
          <w:rFonts w:hint="eastAsia"/>
        </w:rPr>
      </w:pPr>
      <w:bookmarkStart w:id="99" w:name="_Toc233817279"/>
      <w:r>
        <w:rPr>
          <w:sz w:val="21"/>
          <w:szCs w:val="21"/>
        </w:rPr>
        <w:lastRenderedPageBreak/>
        <w:t>3 产品功能</w:t>
      </w:r>
      <w:bookmarkEnd w:id="98"/>
      <w:bookmarkEnd w:id="99"/>
    </w:p>
    <w:p w14:paraId="62DC55E8" w14:textId="77777777" w:rsidR="00645F9E" w:rsidRDefault="00000000">
      <w:pPr>
        <w:pStyle w:val="2"/>
        <w:rPr>
          <w:rFonts w:hint="eastAsia"/>
        </w:rPr>
      </w:pPr>
      <w:bookmarkStart w:id="100" w:name="_Toc231413801"/>
      <w:bookmarkStart w:id="101" w:name="_Toc233817280"/>
      <w:r>
        <w:rPr>
          <w:sz w:val="21"/>
          <w:szCs w:val="21"/>
        </w:rPr>
        <w:t>3.1 交流电参数测量</w:t>
      </w:r>
      <w:bookmarkEnd w:id="100"/>
      <w:bookmarkEnd w:id="101"/>
    </w:p>
    <w:p w14:paraId="39D8A004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总体精度与分辨率要求：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7D227837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F812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AD53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要求</w:t>
            </w:r>
          </w:p>
        </w:tc>
      </w:tr>
      <w:tr w:rsidR="00645F9E" w14:paraId="08F6E5D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AE2F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系统精度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324C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MC S-E-06（认证）；ANSI C12 Class 0.5（自测）</w:t>
            </w:r>
          </w:p>
        </w:tc>
      </w:tr>
      <w:tr w:rsidR="00645F9E" w14:paraId="3811224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B88F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相角精度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2909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20"/>
                <w:szCs w:val="20"/>
              </w:rPr>
              <w:t>±0.5°</w:t>
            </w:r>
            <w:r>
              <w:rPr>
                <w:rFonts w:eastAsia="微软雅黑"/>
                <w:sz w:val="20"/>
                <w:szCs w:val="20"/>
              </w:rPr>
              <w:t>（分辨率 0.1°）</w:t>
            </w:r>
          </w:p>
        </w:tc>
      </w:tr>
      <w:tr w:rsidR="00645F9E" w14:paraId="05E7F5B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C1A11" w14:textId="18684080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频率分辨率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0BAB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0.1 Hz</w:t>
            </w:r>
          </w:p>
        </w:tc>
      </w:tr>
      <w:tr w:rsidR="00645F9E" w14:paraId="452554B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960C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电压分辨率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2146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0.1 V</w:t>
            </w:r>
          </w:p>
        </w:tc>
      </w:tr>
      <w:tr w:rsidR="00645F9E" w14:paraId="519A04C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EB04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电流分辨率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2DE43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0.1 A</w:t>
            </w:r>
          </w:p>
        </w:tc>
      </w:tr>
      <w:tr w:rsidR="00645F9E" w14:paraId="6C5ABF1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703F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功率分辨率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0E0B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 W</w:t>
            </w:r>
          </w:p>
        </w:tc>
      </w:tr>
      <w:tr w:rsidR="00645F9E" w14:paraId="317052E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6124E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电能分辨率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091A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 Wh</w:t>
            </w:r>
          </w:p>
        </w:tc>
      </w:tr>
      <w:tr w:rsidR="00645F9E" w14:paraId="62F6909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9AB0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内部计算周期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32B73" w14:textId="60C5A14A" w:rsidR="00645F9E" w:rsidRPr="00E45626" w:rsidRDefault="00000000">
            <w:pPr>
              <w:rPr>
                <w:rFonts w:hint="eastAsia"/>
              </w:rPr>
            </w:pPr>
            <w:del w:id="102" w:author="Yizhuo Ren" w:date="2026-06-17T16:48:00Z" w16du:dateUtc="2026-06-17T08:48:00Z">
              <w:r>
                <w:rPr>
                  <w:rFonts w:eastAsia="微软雅黑" w:hint="eastAsia"/>
                  <w:b/>
                  <w:bCs/>
                  <w:sz w:val="20"/>
                  <w:szCs w:val="20"/>
                  <w:rPrChange w:id="103" w:author="Yizhuo Ren" w:date="2026-06-17T16:48:00Z" w16du:dateUtc="2026-06-17T08:48:00Z">
                    <w:rPr>
                      <w:rFonts w:eastAsia="微软雅黑" w:hint="eastAsia"/>
                      <w:b/>
                      <w:bCs/>
                      <w:strike/>
                      <w:sz w:val="20"/>
                      <w:szCs w:val="20"/>
                    </w:rPr>
                  </w:rPrChange>
                </w:rPr>
                <w:delText>50</w:delText>
              </w:r>
            </w:del>
            <w:commentRangeStart w:id="104"/>
            <w:r>
              <w:rPr>
                <w:rFonts w:eastAsia="微软雅黑" w:hint="eastAsia"/>
                <w:b/>
                <w:bCs/>
                <w:sz w:val="20"/>
                <w:szCs w:val="20"/>
              </w:rPr>
              <w:t>100</w:t>
            </w:r>
            <w:commentRangeEnd w:id="104"/>
            <w:r>
              <w:rPr>
                <w:rStyle w:val="ac"/>
                <w:rFonts w:eastAsia="微软雅黑"/>
                <w:b/>
                <w:bCs/>
                <w:sz w:val="20"/>
                <w:szCs w:val="20"/>
              </w:rPr>
              <w:commentReference w:id="104"/>
            </w:r>
            <w:r>
              <w:rPr>
                <w:rFonts w:eastAsia="微软雅黑"/>
                <w:b/>
                <w:bCs/>
                <w:sz w:val="20"/>
                <w:szCs w:val="20"/>
              </w:rPr>
              <w:t>ms</w:t>
            </w:r>
          </w:p>
        </w:tc>
      </w:tr>
    </w:tbl>
    <w:p w14:paraId="28154148" w14:textId="77777777" w:rsidR="00645F9E" w:rsidRDefault="00645F9E">
      <w:pPr>
        <w:spacing w:after="80"/>
        <w:rPr>
          <w:rFonts w:hint="eastAsia"/>
        </w:rPr>
      </w:pPr>
    </w:p>
    <w:p w14:paraId="52762486" w14:textId="7777777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b/>
          <w:bCs/>
          <w:color w:val="444444"/>
          <w:sz w:val="20"/>
          <w:szCs w:val="20"/>
        </w:rPr>
        <w:t>精度体系说明：</w:t>
      </w:r>
      <w:r>
        <w:rPr>
          <w:rFonts w:eastAsia="微软雅黑"/>
          <w:color w:val="444444"/>
          <w:sz w:val="20"/>
          <w:szCs w:val="20"/>
        </w:rPr>
        <w:t xml:space="preserve"> 系统精度 MC S-E-06 为认证硬性要求，ANSI C12 Class 0.5 为自测验证目标，均适用于有功功率和有功电能。以下测量参数表中标注"建议"的各分量精度（电压 0.2%、电流 0.2%、无功 0.5% 等）为支撑系统精度的设计目标，非独立认证项。精度保证的电流范围应符合 MC / ANSI C12.20 的要求。</w:t>
      </w:r>
    </w:p>
    <w:p w14:paraId="1963F974" w14:textId="5B6499C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b/>
          <w:bCs/>
          <w:color w:val="444444"/>
          <w:sz w:val="20"/>
          <w:szCs w:val="20"/>
        </w:rPr>
        <w:t>说明：</w:t>
      </w:r>
      <w:r>
        <w:rPr>
          <w:rFonts w:eastAsia="微软雅黑"/>
          <w:color w:val="444444"/>
          <w:sz w:val="20"/>
          <w:szCs w:val="20"/>
        </w:rPr>
        <w:t xml:space="preserve"> 内部计算周期 </w:t>
      </w:r>
      <w:r>
        <w:rPr>
          <w:rFonts w:eastAsia="微软雅黑" w:hint="eastAsia"/>
          <w:color w:val="444444"/>
          <w:sz w:val="20"/>
          <w:szCs w:val="20"/>
        </w:rPr>
        <w:t>100</w:t>
      </w:r>
      <w:r>
        <w:rPr>
          <w:rFonts w:eastAsia="微软雅黑"/>
          <w:color w:val="444444"/>
          <w:sz w:val="20"/>
          <w:szCs w:val="20"/>
        </w:rPr>
        <w:t>ms，与 RACF 对齐。通信输出速率受 RS485 波特率限制，实际输出按通信接口能力调度。</w:t>
      </w:r>
    </w:p>
    <w:p w14:paraId="2B65A9A3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测量参数明细：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13DF3654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9AB8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参数类型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647A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814B6" w14:textId="58C38799" w:rsidR="00645F9E" w:rsidRDefault="00645F9E">
            <w:pPr>
              <w:rPr>
                <w:rFonts w:hint="eastAsia"/>
              </w:rPr>
            </w:pPr>
          </w:p>
        </w:tc>
      </w:tr>
      <w:tr w:rsidR="00645F9E" w14:paraId="06A6132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3EE6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频率 Frequency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F0D5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F081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0.01Hz (45–65Hz)，IEC 61557-12 class 0.02（建议）</w:t>
            </w:r>
          </w:p>
        </w:tc>
      </w:tr>
      <w:tr w:rsidR="00645F9E" w14:paraId="513207C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98CD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相电压 VLN RMS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E085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Van / Vbn / Vcn / Vlnavg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3272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0.2%（建议）</w:t>
            </w:r>
          </w:p>
        </w:tc>
      </w:tr>
      <w:tr w:rsidR="00645F9E" w14:paraId="1A8E8B6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1BDB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线电压 VLL RMS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77CC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Vab / Vbc / Vca / Vllavg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9D43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0.2%（建议）</w:t>
            </w:r>
          </w:p>
        </w:tc>
      </w:tr>
      <w:tr w:rsidR="00645F9E" w14:paraId="11E65B1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7F22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线电流 RMS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25B7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Ia / Ib / Ic / Iavg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B1FF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0.2%（建议）</w:t>
            </w:r>
          </w:p>
        </w:tc>
      </w:tr>
      <w:tr w:rsidR="00645F9E" w14:paraId="1840AF1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14DB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有功功率 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EF61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Pa / Pb / Pc / 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49CD0" w14:textId="5162B8C5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必须</w:t>
            </w:r>
            <w:r>
              <w:rPr>
                <w:rFonts w:eastAsia="微软雅黑"/>
                <w:sz w:val="20"/>
                <w:szCs w:val="20"/>
              </w:rPr>
              <w:t xml:space="preserve">满足 </w:t>
            </w:r>
            <w:r w:rsidR="00220902">
              <w:rPr>
                <w:rFonts w:eastAsia="微软雅黑" w:hint="eastAsia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 xml:space="preserve">MC；ANSI C12 </w:t>
            </w:r>
            <w:r>
              <w:rPr>
                <w:rFonts w:eastAsia="微软雅黑"/>
                <w:sz w:val="20"/>
                <w:szCs w:val="20"/>
              </w:rPr>
              <w:lastRenderedPageBreak/>
              <w:t xml:space="preserve">Class 0.5 </w:t>
            </w:r>
          </w:p>
        </w:tc>
      </w:tr>
      <w:tr w:rsidR="00645F9E" w14:paraId="2F6B805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9721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无功功率 Q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B0F2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Qa / Qb / Qc / Q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0745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0.5%（建议）</w:t>
            </w:r>
          </w:p>
        </w:tc>
      </w:tr>
      <w:tr w:rsidR="00645F9E" w14:paraId="76F86A8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7BB4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视在功率 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7C68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Sa / Sb / Sc / 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7933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0.5%（建议）</w:t>
            </w:r>
          </w:p>
        </w:tc>
      </w:tr>
      <w:tr w:rsidR="00645F9E" w14:paraId="3C40050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C391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PF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775C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PFa / PFb / PFc / PF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E639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可配置格式（IEC / IEEE 约定）；Accuracy: 0.2%</w:t>
            </w:r>
          </w:p>
        </w:tc>
      </w:tr>
      <w:tr w:rsidR="00645F9E" w14:paraId="00A106A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CCD2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相角 Phase Angle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7508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以 Va 为参考，各 V/I 角度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9DC9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必须</w:t>
            </w:r>
            <w:r>
              <w:rPr>
                <w:rFonts w:eastAsia="微软雅黑"/>
                <w:sz w:val="20"/>
                <w:szCs w:val="20"/>
              </w:rPr>
              <w:t xml:space="preserve"> ±0.5°</w:t>
            </w:r>
          </w:p>
        </w:tc>
      </w:tr>
      <w:tr w:rsidR="00645F9E" w14:paraId="54F5B50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9983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有功电能 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1B53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Ep_a / Ep_b / Ep_c / Ep；进线/出线/净/总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1397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20"/>
                <w:szCs w:val="20"/>
              </w:rPr>
              <w:t>必须</w:t>
            </w:r>
            <w:r>
              <w:rPr>
                <w:rFonts w:eastAsia="微软雅黑"/>
                <w:sz w:val="20"/>
                <w:szCs w:val="20"/>
              </w:rPr>
              <w:t>满足 MC；ANSI C12 Class 0.5 自测</w:t>
            </w:r>
          </w:p>
        </w:tc>
      </w:tr>
      <w:tr w:rsidR="00645F9E" w14:paraId="5F54E14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F065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无功电能 Eq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2286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Eq_a / Eq_b / Eq_c / Eq；进线/出线/净/总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5665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0.5%（建议）</w:t>
            </w:r>
          </w:p>
        </w:tc>
      </w:tr>
      <w:tr w:rsidR="00645F9E" w14:paraId="32663EE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3B61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视在电能 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E556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Es_a / Es_b / Es_c / 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9EDBE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Accuracy: 0.5%（建议）</w:t>
            </w:r>
          </w:p>
        </w:tc>
      </w:tr>
    </w:tbl>
    <w:p w14:paraId="1788CB10" w14:textId="77777777" w:rsidR="00645F9E" w:rsidRDefault="00645F9E">
      <w:pPr>
        <w:spacing w:after="80"/>
        <w:rPr>
          <w:rFonts w:hint="eastAsia"/>
        </w:rPr>
      </w:pPr>
    </w:p>
    <w:p w14:paraId="75E2EACB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功率符号约定：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1542DF26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6609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方向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52C0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有功功率符号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7870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含义</w:t>
            </w:r>
          </w:p>
        </w:tc>
      </w:tr>
      <w:tr w:rsidR="00645F9E" w14:paraId="1CA3B32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7679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从电网进线（用电）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CE84F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正 (+)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0DC6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负载消耗电能</w:t>
            </w:r>
          </w:p>
        </w:tc>
      </w:tr>
      <w:tr w:rsidR="00645F9E" w14:paraId="1A5CDF0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DD72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向电网出线（逆潮）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4058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负 (−)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3F5E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向电网反送电</w:t>
            </w:r>
          </w:p>
        </w:tc>
      </w:tr>
    </w:tbl>
    <w:p w14:paraId="77E40586" w14:textId="77777777" w:rsidR="00645F9E" w:rsidRDefault="00645F9E">
      <w:pPr>
        <w:spacing w:after="80"/>
        <w:rPr>
          <w:rFonts w:hint="eastAsia"/>
        </w:rPr>
      </w:pPr>
    </w:p>
    <w:p w14:paraId="01B4CF8F" w14:textId="0A11650B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电压门限：</w:t>
      </w:r>
      <w:r>
        <w:rPr>
          <w:rFonts w:eastAsia="微软雅黑"/>
        </w:rPr>
        <w:t xml:space="preserve"> 当某相电压 RMS 低于 </w:t>
      </w:r>
      <w:r>
        <w:rPr>
          <w:rFonts w:eastAsia="微软雅黑"/>
          <w:b/>
          <w:bCs/>
        </w:rPr>
        <w:t>10V</w:t>
      </w:r>
      <w:r>
        <w:rPr>
          <w:rFonts w:eastAsia="微软雅黑"/>
        </w:rPr>
        <w:t xml:space="preserve"> 时，</w:t>
      </w:r>
      <w:del w:id="105" w:author="Yizhuo Ren" w:date="2026-06-23T14:43:00Z" w16du:dateUtc="2026-06-23T06:43:00Z">
        <w:r>
          <w:rPr>
            <w:rFonts w:eastAsia="微软雅黑"/>
          </w:rPr>
          <w:delText xml:space="preserve">RACG </w:delText>
        </w:r>
      </w:del>
      <w:ins w:id="106" w:author="Yizhuo Ren" w:date="2026-06-23T14:43:00Z" w16du:dateUtc="2026-06-23T06:43:00Z">
        <w:r>
          <w:rPr>
            <w:rFonts w:eastAsia="微软雅黑"/>
          </w:rPr>
          <w:t>AcuRev-100</w:t>
        </w:r>
      </w:ins>
      <w:r>
        <w:rPr>
          <w:rFonts w:eastAsia="微软雅黑"/>
        </w:rPr>
        <w:t>认为该相"不存在"。</w:t>
      </w:r>
    </w:p>
    <w:p w14:paraId="108B4764" w14:textId="77777777" w:rsidR="00645F9E" w:rsidRDefault="00000000">
      <w:pPr>
        <w:spacing w:after="100"/>
        <w:rPr>
          <w:rFonts w:eastAsia="微软雅黑" w:hint="eastAsia"/>
        </w:rPr>
      </w:pPr>
      <w:r>
        <w:rPr>
          <w:rFonts w:eastAsia="微软雅黑"/>
          <w:b/>
          <w:bCs/>
        </w:rPr>
        <w:t>启动电流 (Starting Current, Ist)：</w:t>
      </w:r>
      <w:r>
        <w:rPr>
          <w:rFonts w:eastAsia="微软雅黑"/>
        </w:rPr>
        <w:t xml:space="preserve"> 启动电流为 </w:t>
      </w:r>
      <w:r>
        <w:rPr>
          <w:rFonts w:eastAsia="微软雅黑"/>
          <w:b/>
          <w:bCs/>
        </w:rPr>
        <w:t>0.1% × 额定电流</w:t>
      </w:r>
      <w:r>
        <w:rPr>
          <w:rFonts w:eastAsia="微软雅黑"/>
        </w:rPr>
        <w:t>。当某路电流 RMS 低于 Ist 时，该路功率/电能不累计（输出为零）。例：200A CT → Ist = 0.2A；400A CT → 0.4A；800A CT → 0.8A；1200A CT → 1.2A。精度保证的电流范围应符合 MC / ANSI C12.20 的要求。</w:t>
      </w:r>
    </w:p>
    <w:p w14:paraId="17A54425" w14:textId="285B32F4" w:rsidR="005A068E" w:rsidRPr="005A068E" w:rsidRDefault="005A068E">
      <w:pPr>
        <w:spacing w:after="100"/>
        <w:rPr>
          <w:rFonts w:hint="eastAsia"/>
          <w:b/>
          <w:bCs/>
        </w:rPr>
      </w:pPr>
      <w:r w:rsidRPr="005A068E">
        <w:rPr>
          <w:rFonts w:eastAsia="微软雅黑" w:hint="eastAsia"/>
          <w:b/>
          <w:bCs/>
        </w:rPr>
        <w:t>最小电流（Minimum Current, Imin）</w:t>
      </w:r>
      <w:r w:rsidR="009D5BA6">
        <w:rPr>
          <w:rFonts w:eastAsia="微软雅黑"/>
          <w:b/>
          <w:bCs/>
        </w:rPr>
        <w:t>：</w:t>
      </w:r>
      <w:r>
        <w:rPr>
          <w:rFonts w:eastAsia="微软雅黑" w:hint="eastAsia"/>
          <w:b/>
          <w:bCs/>
        </w:rPr>
        <w:t xml:space="preserve"> </w:t>
      </w:r>
      <w:r w:rsidRPr="005A068E">
        <w:rPr>
          <w:rFonts w:eastAsia="微软雅黑" w:hint="eastAsia"/>
        </w:rPr>
        <w:t>最小电流为</w:t>
      </w:r>
      <w:r>
        <w:rPr>
          <w:rFonts w:eastAsia="微软雅黑"/>
          <w:b/>
          <w:bCs/>
        </w:rPr>
        <w:t>1% × 额定电流</w:t>
      </w:r>
      <w:r>
        <w:rPr>
          <w:rFonts w:eastAsia="微软雅黑" w:hint="eastAsia"/>
          <w:b/>
          <w:bCs/>
        </w:rPr>
        <w:t>。</w:t>
      </w:r>
      <w:r>
        <w:rPr>
          <w:rFonts w:eastAsia="微软雅黑"/>
        </w:rPr>
        <w:t>例：200A CT → I</w:t>
      </w:r>
      <w:r>
        <w:rPr>
          <w:rFonts w:eastAsia="微软雅黑" w:hint="eastAsia"/>
        </w:rPr>
        <w:t>min</w:t>
      </w:r>
      <w:r>
        <w:rPr>
          <w:rFonts w:eastAsia="微软雅黑"/>
        </w:rPr>
        <w:t xml:space="preserve"> = 2A；400A CT → 4A；800A CT → 8A；1200A CT → 12A。</w:t>
      </w:r>
    </w:p>
    <w:p w14:paraId="4A3E81C6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电能累计存储：</w:t>
      </w:r>
      <w:r>
        <w:rPr>
          <w:rFonts w:eastAsia="微软雅黑"/>
        </w:rPr>
        <w:t xml:space="preserve"> 电能为累计值，需定期保存至非易失性存储器以防断电丢失。存储周期：1 秒（preferred），最低不超过 5 秒。断电时未保存的电能数据将丢失（最多丢失 1 个存储周期内的累计量）。</w:t>
      </w:r>
    </w:p>
    <w:p w14:paraId="5B056D7B" w14:textId="77777777" w:rsidR="00645F9E" w:rsidRDefault="00000000">
      <w:pPr>
        <w:pStyle w:val="2"/>
        <w:rPr>
          <w:rFonts w:hint="eastAsia"/>
        </w:rPr>
      </w:pPr>
      <w:bookmarkStart w:id="107" w:name="_Toc231413802"/>
      <w:bookmarkStart w:id="108" w:name="_Toc233817281"/>
      <w:r>
        <w:rPr>
          <w:sz w:val="21"/>
          <w:szCs w:val="21"/>
        </w:rPr>
        <w:t>3.2 接线</w:t>
      </w:r>
      <w:bookmarkEnd w:id="107"/>
      <w:bookmarkEnd w:id="108"/>
    </w:p>
    <w:p w14:paraId="7A45FEBE" w14:textId="77777777" w:rsidR="00645F9E" w:rsidRDefault="00000000">
      <w:pPr>
        <w:pStyle w:val="3"/>
        <w:rPr>
          <w:rFonts w:hint="eastAsia"/>
        </w:rPr>
      </w:pPr>
      <w:bookmarkStart w:id="109" w:name="_Toc231413803"/>
      <w:bookmarkStart w:id="110" w:name="_Toc233817282"/>
      <w:r>
        <w:rPr>
          <w:sz w:val="21"/>
          <w:szCs w:val="21"/>
        </w:rPr>
        <w:t>3.2.1 接线方式</w:t>
      </w:r>
      <w:bookmarkEnd w:id="109"/>
      <w:bookmarkEnd w:id="110"/>
    </w:p>
    <w:p w14:paraId="6A4AB0EA" w14:textId="674A3D95" w:rsidR="00645F9E" w:rsidRDefault="00000000">
      <w:pPr>
        <w:spacing w:after="100"/>
        <w:rPr>
          <w:rFonts w:hint="eastAsia"/>
        </w:rPr>
      </w:pPr>
      <w:ins w:id="111" w:author="Claude" w:date="2026-06-30T00:00:00Z">
        <w:r>
          <w:rPr>
            <w:rFonts w:eastAsia="微软雅黑"/>
          </w:rPr>
          <w:lastRenderedPageBreak/>
          <w:t>本产品支持以下接线方式，电流通过 80mA或100mA 或 333mV CT 接入：</w:t>
        </w:r>
      </w:ins>
    </w:p>
    <w:p w14:paraId="4E71DE71" w14:textId="7777777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b/>
          <w:bCs/>
          <w:color w:val="444444"/>
          <w:sz w:val="20"/>
          <w:szCs w:val="20"/>
        </w:rPr>
        <w:t>前提条件：</w:t>
      </w:r>
      <w:r>
        <w:rPr>
          <w:rFonts w:eastAsia="微软雅黑"/>
          <w:color w:val="444444"/>
          <w:sz w:val="20"/>
          <w:szCs w:val="20"/>
        </w:rPr>
        <w:t xml:space="preserve"> Va 和 Vn 必须接线（供电前提）。所有接线方式下 Va 和 Vn 始终作为供电端子。</w:t>
      </w:r>
    </w:p>
    <w:p w14:paraId="016F824D" w14:textId="77777777" w:rsidR="00645F9E" w:rsidRDefault="00000000">
      <w:pPr>
        <w:spacing w:after="100"/>
        <w:rPr>
          <w:ins w:id="112" w:author="Yizhuo Ren" w:date="2026-06-12T15:39:00Z" w16du:dateUtc="2026-06-12T07:39:00Z"/>
          <w:rFonts w:eastAsia="微软雅黑" w:hint="eastAsia"/>
          <w:b/>
          <w:bCs/>
        </w:rPr>
      </w:pPr>
      <w:r>
        <w:rPr>
          <w:rFonts w:eastAsia="微软雅黑"/>
          <w:b/>
          <w:bCs/>
        </w:rPr>
        <w:t>1 Element 2 Wire（单相）</w:t>
      </w:r>
    </w:p>
    <w:p w14:paraId="340AA53B" w14:textId="1B95C155" w:rsidR="00022CC3" w:rsidRDefault="00022CC3">
      <w:pPr>
        <w:spacing w:after="100"/>
        <w:rPr>
          <w:rFonts w:hint="eastAsia"/>
        </w:rPr>
      </w:pPr>
      <w:ins w:id="113" w:author="Yizhuo Ren" w:date="2026-06-12T15:39:00Z" w16du:dateUtc="2026-06-12T07:39:00Z">
        <w:r>
          <w:rPr>
            <w:noProof/>
          </w:rPr>
          <w:drawing>
            <wp:inline distT="0" distB="0" distL="0" distR="0" wp14:anchorId="354F3E3E" wp14:editId="3C24D8F6">
              <wp:extent cx="5943600" cy="4121150"/>
              <wp:effectExtent l="0" t="0" r="0" b="0"/>
              <wp:docPr id="377430547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412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DE67102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电压：测量 A 相电压 Van</w:t>
      </w:r>
    </w:p>
    <w:p w14:paraId="7C8A1392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电流：测量 A 相电流 Ia</w:t>
      </w:r>
    </w:p>
    <w:p w14:paraId="581DB612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系统功率/能量即 A 相</w:t>
      </w:r>
    </w:p>
    <w:p w14:paraId="06DEB3AC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2 Element 3 Wire 1 Phase（分相）</w:t>
      </w:r>
    </w:p>
    <w:p w14:paraId="289F8CE0" w14:textId="77777777" w:rsidR="00645F9E" w:rsidRDefault="00000000">
      <w:pPr>
        <w:spacing w:after="100"/>
        <w:rPr>
          <w:ins w:id="114" w:author="Yizhuo Ren" w:date="2026-06-12T15:39:00Z" w16du:dateUtc="2026-06-12T07:39:00Z"/>
          <w:rFonts w:eastAsia="微软雅黑" w:hint="eastAsia"/>
        </w:rPr>
      </w:pPr>
      <w:r>
        <w:rPr>
          <w:rFonts w:eastAsia="微软雅黑"/>
        </w:rPr>
        <w:t>分相场景下使用 A、C 两相。B 相端子不接线。</w:t>
      </w:r>
    </w:p>
    <w:p w14:paraId="7365095E" w14:textId="0FDEE09A" w:rsidR="00022CC3" w:rsidRDefault="00022CC3">
      <w:pPr>
        <w:spacing w:after="100"/>
        <w:rPr>
          <w:rFonts w:hint="eastAsia"/>
        </w:rPr>
      </w:pPr>
      <w:ins w:id="115" w:author="Yizhuo Ren" w:date="2026-06-12T15:39:00Z" w16du:dateUtc="2026-06-12T07:39:00Z">
        <w:r>
          <w:rPr>
            <w:noProof/>
          </w:rPr>
          <w:lastRenderedPageBreak/>
          <w:drawing>
            <wp:inline distT="0" distB="0" distL="0" distR="0" wp14:anchorId="03D0AE55" wp14:editId="1F72346F">
              <wp:extent cx="5943600" cy="4121150"/>
              <wp:effectExtent l="0" t="0" r="0" b="0"/>
              <wp:docPr id="321975319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412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BEC3A7B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电压：Van, Vcn, Vlnavg; Vac</w:t>
      </w:r>
    </w:p>
    <w:p w14:paraId="008C30A4" w14:textId="1AA7A0D5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电流：Ia, Ic</w:t>
      </w:r>
      <w:ins w:id="116" w:author="Yizhuo Ren" w:date="2026-06-12T15:40:00Z" w16du:dateUtc="2026-06-12T07:40:00Z">
        <w:r>
          <w:rPr>
            <w:rFonts w:eastAsia="微软雅黑"/>
          </w:rPr>
          <w:t>, Iavg</w:t>
        </w:r>
      </w:ins>
    </w:p>
    <w:p w14:paraId="1D32C0A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功率/能量：A、C 两相；系统 = A + C</w:t>
      </w:r>
    </w:p>
    <w:p w14:paraId="3F155535" w14:textId="77777777" w:rsidR="00645F9E" w:rsidRDefault="00000000">
      <w:pPr>
        <w:spacing w:after="100"/>
        <w:rPr>
          <w:ins w:id="117" w:author="Yizhuo Ren" w:date="2026-06-12T15:39:00Z" w16du:dateUtc="2026-06-12T07:39:00Z"/>
          <w:rFonts w:eastAsia="微软雅黑" w:hint="eastAsia"/>
          <w:b/>
          <w:bCs/>
        </w:rPr>
      </w:pPr>
      <w:r>
        <w:rPr>
          <w:rFonts w:eastAsia="微软雅黑"/>
          <w:b/>
          <w:bCs/>
        </w:rPr>
        <w:t>3 Element 4 Wire Y（三相）</w:t>
      </w:r>
    </w:p>
    <w:p w14:paraId="65138170" w14:textId="1D4E43C9" w:rsidR="00022CC3" w:rsidRDefault="00022CC3">
      <w:pPr>
        <w:spacing w:after="100"/>
        <w:rPr>
          <w:rFonts w:hint="eastAsia"/>
        </w:rPr>
      </w:pPr>
      <w:ins w:id="118" w:author="Yizhuo Ren" w:date="2026-06-12T15:39:00Z" w16du:dateUtc="2026-06-12T07:39:00Z">
        <w:r>
          <w:rPr>
            <w:noProof/>
          </w:rPr>
          <w:lastRenderedPageBreak/>
          <w:drawing>
            <wp:inline distT="0" distB="0" distL="0" distR="0" wp14:anchorId="0ABC15D0" wp14:editId="103DB2E6">
              <wp:extent cx="5943600" cy="4121150"/>
              <wp:effectExtent l="0" t="0" r="0" b="0"/>
              <wp:docPr id="1038673625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412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0729A60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电压：Van, Vbn, Vcn, Vlnavg; Vab, Vbc, Vca, Vllavg</w:t>
      </w:r>
    </w:p>
    <w:p w14:paraId="37991504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电流：Ia, Ib, Ic, Iavg</w:t>
      </w:r>
    </w:p>
    <w:p w14:paraId="06C80084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功率/能量：A、B、C 三相；系统 = A + B + C</w:t>
      </w:r>
    </w:p>
    <w:p w14:paraId="41C8750F" w14:textId="77777777" w:rsidR="00645F9E" w:rsidRDefault="00000000">
      <w:pPr>
        <w:pStyle w:val="3"/>
        <w:rPr>
          <w:rFonts w:hint="eastAsia"/>
        </w:rPr>
      </w:pPr>
      <w:bookmarkStart w:id="119" w:name="_Toc231413804"/>
      <w:bookmarkStart w:id="120" w:name="_Toc233817283"/>
      <w:r>
        <w:rPr>
          <w:sz w:val="21"/>
          <w:szCs w:val="21"/>
        </w:rPr>
        <w:t>3.2.2 接线识别</w:t>
      </w:r>
      <w:bookmarkEnd w:id="119"/>
      <w:bookmarkEnd w:id="120"/>
    </w:p>
    <w:p w14:paraId="124FCEA0" w14:textId="4FED0092" w:rsidR="00645F9E" w:rsidRPr="00AD2BE3" w:rsidRDefault="0004620C" w:rsidP="00AD2BE3">
      <w:pPr>
        <w:spacing w:after="100"/>
        <w:rPr>
          <w:rFonts w:eastAsia="微软雅黑" w:hint="eastAsia"/>
        </w:rPr>
      </w:pPr>
      <w:ins w:id="121" w:author="Claude" w:date="2026-07-01T00:00:00Z">
        <w:r>
          <w:rPr>
            <w:rFonts w:eastAsia="微软雅黑"/>
          </w:rPr>
          <w:t>接线方式</w:t>
        </w:r>
      </w:ins>
      <w:r>
        <w:rPr>
          <w:rFonts w:eastAsia="微软雅黑" w:hint="eastAsia"/>
        </w:rPr>
        <w:t>和CT类型</w:t>
      </w:r>
      <w:ins w:id="122" w:author="Claude" w:date="2026-07-01T00:00:00Z">
        <w:r>
          <w:rPr>
            <w:rFonts w:eastAsia="微软雅黑"/>
          </w:rPr>
          <w:t>由用户通过 Modbus 配置，设备不做自适应识别；</w:t>
        </w:r>
      </w:ins>
      <w:r>
        <w:rPr>
          <w:rFonts w:eastAsia="微软雅黑"/>
        </w:rPr>
        <w:t xml:space="preserve"> </w:t>
      </w:r>
      <w:ins w:id="123" w:author="Claude" w:date="2026-07-01T00:00:00Z">
        <w:r>
          <w:rPr>
            <w:rFonts w:eastAsia="微软雅黑"/>
          </w:rPr>
          <w:t>Va 和 Vn 必须接线（供电前提）。</w:t>
        </w:r>
      </w:ins>
      <w:r w:rsidR="00D11A3D">
        <w:rPr>
          <w:rFonts w:eastAsia="微软雅黑"/>
        </w:rPr>
        <w:t>Dip Switch 锁定</w:t>
      </w:r>
      <w:ins w:id="124" w:author="Claude" w:date="2026-07-01T00:00:00Z">
        <w:r>
          <w:rPr>
            <w:rFonts w:eastAsia="微软雅黑"/>
          </w:rPr>
          <w:t>后配置不可修改。运行中若实际接线与配置不匹配，视为异常并告警。</w:t>
        </w:r>
      </w:ins>
    </w:p>
    <w:p w14:paraId="5378C378" w14:textId="77777777" w:rsidR="00645F9E" w:rsidRDefault="00000000">
      <w:pPr>
        <w:pStyle w:val="3"/>
        <w:rPr>
          <w:rFonts w:hint="eastAsia"/>
        </w:rPr>
      </w:pPr>
      <w:bookmarkStart w:id="125" w:name="_Toc231413805"/>
      <w:bookmarkStart w:id="126" w:name="_Toc233817284"/>
      <w:r>
        <w:rPr>
          <w:sz w:val="21"/>
          <w:szCs w:val="21"/>
        </w:rPr>
        <w:t>3.2.3 接线告警</w:t>
      </w:r>
      <w:bookmarkEnd w:id="125"/>
      <w:bookmarkEnd w:id="126"/>
    </w:p>
    <w:p w14:paraId="5AEFBCD7" w14:textId="6F05D8E8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支持接线告警，默认启用。可通过 Modbus 配置接线检查开关（启用/关闭）</w:t>
      </w:r>
      <w:ins w:id="127" w:author="Yizhuo Ren" w:date="2026-06-17T15:24:00Z" w16du:dateUtc="2026-06-17T07:24:00Z">
        <w:r>
          <w:rPr>
            <w:rFonts w:eastAsia="微软雅黑" w:hint="eastAsia"/>
          </w:rPr>
          <w:t>，</w:t>
        </w:r>
        <w:r>
          <w:rPr>
            <w:rFonts w:eastAsia="微软雅黑"/>
          </w:rPr>
          <w:t>接线检查周期为 1 次/min</w:t>
        </w:r>
      </w:ins>
      <w:r>
        <w:rPr>
          <w:rFonts w:eastAsia="微软雅黑"/>
        </w:rPr>
        <w:t>。</w:t>
      </w:r>
    </w:p>
    <w:p w14:paraId="3A2C73AD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当发现接线异常时：</w:t>
      </w:r>
    </w:p>
    <w:p w14:paraId="565E791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LED 闪红色</w:t>
      </w:r>
    </w:p>
    <w:p w14:paraId="0157EE2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上位机 Modbus 状态上报</w:t>
      </w:r>
    </w:p>
    <w:p w14:paraId="2558FC22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考虑以下接线异常：</w:t>
      </w:r>
    </w:p>
    <w:p w14:paraId="61CD5847" w14:textId="3921F836" w:rsidR="00645F9E" w:rsidRDefault="009C2E43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128" w:author="Yizhuo Ren" w:date="2026-06-17T16:51:00Z" w16du:dateUtc="2026-06-17T08:51:00Z">
        <w:r>
          <w:rPr>
            <w:rFonts w:eastAsia="微软雅黑" w:hint="eastAsia"/>
          </w:rPr>
          <w:t>电压</w:t>
        </w:r>
      </w:ins>
      <w:r>
        <w:rPr>
          <w:rFonts w:eastAsia="微软雅黑" w:hint="eastAsia"/>
        </w:rPr>
        <w:t>、</w:t>
      </w:r>
      <w:r>
        <w:rPr>
          <w:rFonts w:eastAsia="微软雅黑"/>
        </w:rPr>
        <w:t>电流反接</w:t>
      </w:r>
    </w:p>
    <w:p w14:paraId="1DC07C6A" w14:textId="0E88CD59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lastRenderedPageBreak/>
        <w:t>电压</w:t>
      </w:r>
      <w:r>
        <w:rPr>
          <w:rFonts w:eastAsia="微软雅黑" w:hint="eastAsia"/>
        </w:rPr>
        <w:t>、</w:t>
      </w:r>
      <w:r>
        <w:rPr>
          <w:rFonts w:eastAsia="微软雅黑"/>
        </w:rPr>
        <w:t>电流相位</w:t>
      </w:r>
      <w:r>
        <w:rPr>
          <w:rFonts w:eastAsia="微软雅黑" w:hint="eastAsia"/>
        </w:rPr>
        <w:t>错误</w:t>
      </w:r>
      <w:r>
        <w:rPr>
          <w:rFonts w:eastAsia="微软雅黑"/>
        </w:rPr>
        <w:t>（偏离正常 ±</w:t>
      </w:r>
      <w:r>
        <w:rPr>
          <w:rFonts w:eastAsia="微软雅黑" w:hint="eastAsia"/>
        </w:rPr>
        <w:t>2</w:t>
      </w:r>
      <w:r>
        <w:rPr>
          <w:rFonts w:eastAsia="微软雅黑"/>
        </w:rPr>
        <w:t>0° 以上）</w:t>
      </w:r>
    </w:p>
    <w:p w14:paraId="7C71BDC7" w14:textId="45A9C6B0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电压</w:t>
      </w:r>
      <w:r>
        <w:rPr>
          <w:rFonts w:eastAsia="微软雅黑" w:hint="eastAsia"/>
        </w:rPr>
        <w:t>、</w:t>
      </w:r>
      <w:ins w:id="129" w:author="Yizhuo Ren" w:date="2026-06-17T16:51:00Z" w16du:dateUtc="2026-06-17T08:51:00Z">
        <w:r>
          <w:rPr>
            <w:rFonts w:eastAsia="微软雅黑" w:hint="eastAsia"/>
          </w:rPr>
          <w:t>电流</w:t>
        </w:r>
      </w:ins>
      <w:r>
        <w:rPr>
          <w:rFonts w:eastAsia="微软雅黑"/>
        </w:rPr>
        <w:t>缺相</w:t>
      </w:r>
    </w:p>
    <w:p w14:paraId="328A823D" w14:textId="7777777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以"实际接线 vs 当前配置"作为告警判据。</w:t>
      </w:r>
    </w:p>
    <w:p w14:paraId="06B33D3F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双色状态 LED 定义（独立于脉冲 LED）：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0A4B41CC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1609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LED 状态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4793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含义</w:t>
            </w:r>
          </w:p>
        </w:tc>
      </w:tr>
      <w:tr w:rsidR="00645F9E" w14:paraId="30800B0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7EA8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绿色常亮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D187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正常运行，接线正常</w:t>
            </w:r>
          </w:p>
        </w:tc>
      </w:tr>
      <w:tr w:rsidR="00645F9E" w14:paraId="12FA95F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50E0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绿色慢闪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7D24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正常运行，通信活动中</w:t>
            </w:r>
          </w:p>
        </w:tc>
      </w:tr>
      <w:tr w:rsidR="00645F9E" w14:paraId="38EBFB5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7994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红色闪烁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FA78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接线异常检测到</w:t>
            </w:r>
          </w:p>
        </w:tc>
      </w:tr>
      <w:tr w:rsidR="00645F9E" w14:paraId="54F080A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5B25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红绿交替闪烁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6770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固件升级中</w:t>
            </w:r>
          </w:p>
        </w:tc>
      </w:tr>
      <w:tr w:rsidR="00645F9E" w14:paraId="36DE435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4B3D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红色常亮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39D1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设备故障</w:t>
            </w:r>
            <w:ins w:id="130" w:author="Claude" w:date="2026-06-30T00:00:00Z">
              <w:r>
                <w:rPr>
                  <w:rFonts w:eastAsia="微软雅黑"/>
                  <w:sz w:val="20"/>
                  <w:szCs w:val="20"/>
                </w:rPr>
                <w:t>（参考 DC260 1320）</w:t>
              </w:r>
            </w:ins>
          </w:p>
        </w:tc>
      </w:tr>
    </w:tbl>
    <w:p w14:paraId="07CB0F9F" w14:textId="77777777" w:rsidR="00645F9E" w:rsidRDefault="00645F9E">
      <w:pPr>
        <w:spacing w:after="80"/>
        <w:rPr>
          <w:rFonts w:hint="eastAsia"/>
        </w:rPr>
      </w:pPr>
    </w:p>
    <w:p w14:paraId="1422E928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Modbus 状态上报：</w:t>
      </w:r>
    </w:p>
    <w:p w14:paraId="1A576552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通过 Modbus 寄存器上报以下状态，供上位机读取：</w:t>
      </w:r>
    </w:p>
    <w:p w14:paraId="01D51948" w14:textId="77777777" w:rsidR="003E56DF" w:rsidRPr="003A13EC" w:rsidRDefault="00000000">
      <w:pPr>
        <w:pStyle w:val="a4"/>
        <w:numPr>
          <w:ilvl w:val="0"/>
          <w:numId w:val="2"/>
        </w:numPr>
        <w:spacing w:after="40"/>
        <w:rPr>
          <w:rFonts w:eastAsia="微软雅黑" w:hint="eastAsia"/>
        </w:rPr>
      </w:pPr>
      <w:r>
        <w:rPr>
          <w:rFonts w:eastAsia="微软雅黑" w:hint="eastAsia"/>
        </w:rPr>
        <w:t>三相电压、三相电压相位角</w:t>
      </w:r>
    </w:p>
    <w:p w14:paraId="01D82086" w14:textId="77777777" w:rsidR="003E56DF" w:rsidRPr="003A13EC" w:rsidRDefault="00000000">
      <w:pPr>
        <w:pStyle w:val="a4"/>
        <w:numPr>
          <w:ilvl w:val="0"/>
          <w:numId w:val="2"/>
        </w:numPr>
        <w:spacing w:after="40"/>
        <w:rPr>
          <w:rFonts w:eastAsia="微软雅黑" w:hint="eastAsia"/>
        </w:rPr>
      </w:pPr>
      <w:r>
        <w:rPr>
          <w:rFonts w:eastAsia="微软雅黑" w:hint="eastAsia"/>
        </w:rPr>
        <w:t>三相电流、三相电流相位角</w:t>
      </w:r>
    </w:p>
    <w:p w14:paraId="01D75540" w14:textId="77777777" w:rsidR="003E56DF" w:rsidRPr="003A13EC" w:rsidRDefault="00000000">
      <w:pPr>
        <w:pStyle w:val="a4"/>
        <w:numPr>
          <w:ilvl w:val="0"/>
          <w:numId w:val="2"/>
        </w:numPr>
        <w:spacing w:after="40"/>
        <w:rPr>
          <w:rFonts w:eastAsia="微软雅黑" w:hint="eastAsia"/>
        </w:rPr>
      </w:pPr>
      <w:r>
        <w:rPr>
          <w:rFonts w:eastAsia="微软雅黑" w:hint="eastAsia"/>
        </w:rPr>
        <w:t>接线检查结果（各通道错误类型）</w:t>
      </w:r>
    </w:p>
    <w:p w14:paraId="0DC4E4FD" w14:textId="77777777" w:rsidR="00645F9E" w:rsidRDefault="00000000">
      <w:pPr>
        <w:pStyle w:val="3"/>
        <w:rPr>
          <w:rFonts w:hint="eastAsia"/>
        </w:rPr>
      </w:pPr>
      <w:bookmarkStart w:id="131" w:name="_Toc231413806"/>
      <w:bookmarkStart w:id="132" w:name="_Toc233817285"/>
      <w:r>
        <w:rPr>
          <w:sz w:val="21"/>
          <w:szCs w:val="21"/>
        </w:rPr>
        <w:t>3.2.4 接线配置</w:t>
      </w:r>
      <w:bookmarkEnd w:id="131"/>
      <w:bookmarkEnd w:id="132"/>
    </w:p>
    <w:p w14:paraId="4AA5F2E2" w14:textId="245FCE2B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用户可通过 Modbus 配置；</w:t>
      </w:r>
      <w:r w:rsidR="00D11A3D">
        <w:rPr>
          <w:rFonts w:eastAsia="微软雅黑"/>
        </w:rPr>
        <w:t>Dip Switch 锁定</w:t>
      </w:r>
      <w:r>
        <w:rPr>
          <w:rFonts w:eastAsia="微软雅黑"/>
        </w:rPr>
        <w:t>后不可修改：</w:t>
      </w:r>
    </w:p>
    <w:p w14:paraId="5B63A011" w14:textId="77777777" w:rsidR="00645F9E" w:rsidRPr="00DE5F16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电流输入方向配置：正向/反向，用于电流输入接反时调整</w:t>
      </w:r>
    </w:p>
    <w:p w14:paraId="4EE272D6" w14:textId="7A2C7314" w:rsidR="007E0156" w:rsidRPr="00DE5F16" w:rsidRDefault="00000000" w:rsidP="00DE5F16">
      <w:pPr>
        <w:pStyle w:val="a4"/>
        <w:numPr>
          <w:ilvl w:val="0"/>
          <w:numId w:val="2"/>
        </w:numPr>
        <w:spacing w:after="40"/>
        <w:rPr>
          <w:ins w:id="133" w:author="Yizhuo Ren" w:date="2026-06-18T15:08:00Z" w16du:dateUtc="2026-06-18T07:08:00Z"/>
          <w:rFonts w:hint="eastAsia"/>
          <w:rPrChange w:id="134" w:author="Yizhuo Ren" w:date="2026-06-18T15:08:00Z" w16du:dateUtc="2026-06-18T07:08:00Z">
            <w:rPr>
              <w:ins w:id="135" w:author="Yizhuo Ren" w:date="2026-06-18T15:08:00Z" w16du:dateUtc="2026-06-18T07:08:00Z"/>
              <w:rFonts w:eastAsia="微软雅黑" w:hint="eastAsia"/>
            </w:rPr>
          </w:rPrChange>
        </w:rPr>
      </w:pPr>
      <w:r>
        <w:rPr>
          <w:rFonts w:eastAsia="微软雅黑"/>
        </w:rPr>
        <w:t>软件配置电流输入通道：可重新配置物理通道与逻辑通道的映射，用于接错线时</w:t>
      </w:r>
    </w:p>
    <w:p w14:paraId="090C2F11" w14:textId="5FCE091E" w:rsidR="00DE5F16" w:rsidRPr="00D14BFC" w:rsidRDefault="00DE5F16" w:rsidP="00DE5F16">
      <w:pPr>
        <w:pStyle w:val="a4"/>
        <w:numPr>
          <w:ilvl w:val="0"/>
          <w:numId w:val="2"/>
        </w:numPr>
        <w:spacing w:after="40"/>
        <w:rPr>
          <w:ins w:id="136" w:author="Yizhuo Ren" w:date="2026-06-18T15:08:00Z" w16du:dateUtc="2026-06-18T07:08:00Z"/>
          <w:rFonts w:eastAsia="微软雅黑" w:hint="eastAsia"/>
        </w:rPr>
      </w:pPr>
      <w:ins w:id="137" w:author="Yizhuo Ren" w:date="2026-06-18T15:08:00Z" w16du:dateUtc="2026-06-18T07:08:00Z">
        <w:r>
          <w:rPr>
            <w:rFonts w:eastAsia="微软雅黑" w:hint="eastAsia"/>
          </w:rPr>
          <w:t>CT类型</w:t>
        </w:r>
      </w:ins>
    </w:p>
    <w:p w14:paraId="2856CE87" w14:textId="7BC872D8" w:rsidR="00DE5F16" w:rsidRPr="00D14BFC" w:rsidRDefault="0073662D" w:rsidP="00DE5F16">
      <w:pPr>
        <w:pStyle w:val="a4"/>
        <w:numPr>
          <w:ilvl w:val="0"/>
          <w:numId w:val="2"/>
        </w:numPr>
        <w:spacing w:after="40"/>
        <w:rPr>
          <w:ins w:id="138" w:author="Yizhuo Ren" w:date="2026-06-18T15:08:00Z" w16du:dateUtc="2026-06-18T07:08:00Z"/>
          <w:rFonts w:eastAsia="微软雅黑" w:hint="eastAsia"/>
        </w:rPr>
      </w:pPr>
      <w:ins w:id="139" w:author="Yizhuo Ren" w:date="2026-06-24T09:00:00Z" w16du:dateUtc="2026-06-24T01:00:00Z">
        <w:r>
          <w:rPr>
            <w:rFonts w:eastAsia="微软雅黑" w:hint="eastAsia"/>
          </w:rPr>
          <w:t>CT一次侧额定电流：CT 一次侧额定电流由 CT Type 隐含（如 200A CT 的 Primary 即 200A）</w:t>
        </w:r>
      </w:ins>
    </w:p>
    <w:p w14:paraId="2C2C6C13" w14:textId="4087D86F" w:rsidR="00DE5F16" w:rsidRPr="00D14BFC" w:rsidRDefault="00DE5F16" w:rsidP="00DE5F16">
      <w:pPr>
        <w:spacing w:after="40"/>
        <w:rPr>
          <w:ins w:id="140" w:author="Yizhuo Ren" w:date="2026-06-18T15:08:00Z" w16du:dateUtc="2026-06-18T07:08:00Z"/>
          <w:rFonts w:eastAsia="微软雅黑" w:hint="eastAsia"/>
        </w:rPr>
      </w:pPr>
      <w:ins w:id="141" w:author="Yizhuo Ren" w:date="2026-06-18T15:08:00Z" w16du:dateUtc="2026-06-18T07:08:00Z">
        <w:r>
          <w:rPr>
            <w:rFonts w:eastAsia="微软雅黑" w:hint="eastAsia"/>
          </w:rPr>
          <w:t>例如：</w:t>
        </w:r>
      </w:ins>
      <w:ins w:id="142" w:author="Claude" w:date="2026-06-30T00:00:00Z">
        <w:r>
          <w:rPr>
            <w:rFonts w:eastAsia="微软雅黑"/>
          </w:rPr>
          <w:t>（以下示例针对 AcuRev-101-mA 型号；AcuRev-101-mV 型号 CT Type 支持333mV，其余字段含义相同）</w:t>
        </w:r>
      </w:ins>
    </w:p>
    <w:p w14:paraId="49112A7B" w14:textId="5E8C609E" w:rsidR="00DE5F16" w:rsidRPr="00D14BFC" w:rsidRDefault="00DE5F16" w:rsidP="00DE5F16">
      <w:pPr>
        <w:pStyle w:val="a4"/>
        <w:numPr>
          <w:ilvl w:val="0"/>
          <w:numId w:val="2"/>
        </w:numPr>
        <w:spacing w:after="40"/>
        <w:rPr>
          <w:ins w:id="143" w:author="Yizhuo Ren" w:date="2026-06-18T15:10:00Z" w16du:dateUtc="2026-06-18T07:10:00Z"/>
          <w:rFonts w:eastAsia="微软雅黑" w:hint="eastAsia"/>
        </w:rPr>
      </w:pPr>
      <w:ins w:id="144" w:author="Yizhuo Ren" w:date="2026-06-18T15:10:00Z" w16du:dateUtc="2026-06-18T07:10:00Z">
        <w:r>
          <w:rPr>
            <w:rFonts w:eastAsia="微软雅黑"/>
          </w:rPr>
          <w:t>Logic Channel  为1-3路的逻辑通道ID（非配置）</w:t>
        </w:r>
      </w:ins>
    </w:p>
    <w:p w14:paraId="47FA721F" w14:textId="5D1A41ED" w:rsidR="00DE5F16" w:rsidRPr="00D14BFC" w:rsidRDefault="00DE5F16" w:rsidP="00DE5F16">
      <w:pPr>
        <w:pStyle w:val="a4"/>
        <w:numPr>
          <w:ilvl w:val="0"/>
          <w:numId w:val="2"/>
        </w:numPr>
        <w:spacing w:after="40"/>
        <w:rPr>
          <w:ins w:id="145" w:author="Yizhuo Ren" w:date="2026-06-18T15:10:00Z" w16du:dateUtc="2026-06-18T07:10:00Z"/>
          <w:rFonts w:eastAsia="微软雅黑" w:hint="eastAsia"/>
        </w:rPr>
      </w:pPr>
      <w:ins w:id="146" w:author="Yizhuo Ren" w:date="2026-06-18T15:10:00Z" w16du:dateUtc="2026-06-18T07:10:00Z">
        <w:r>
          <w:rPr>
            <w:rFonts w:eastAsia="微软雅黑"/>
          </w:rPr>
          <w:t>Input Channel为1-3路的物理通道，可配置与Logic Channel的映射，用于接错通道时</w:t>
        </w:r>
      </w:ins>
    </w:p>
    <w:p w14:paraId="21586EF5" w14:textId="1D0250D4" w:rsidR="00DE5F16" w:rsidRPr="00D14BFC" w:rsidRDefault="00DE5F16" w:rsidP="00DE5F16">
      <w:pPr>
        <w:pStyle w:val="a4"/>
        <w:numPr>
          <w:ilvl w:val="0"/>
          <w:numId w:val="2"/>
        </w:numPr>
        <w:spacing w:after="40"/>
        <w:rPr>
          <w:ins w:id="147" w:author="Yizhuo Ren" w:date="2026-06-18T15:10:00Z" w16du:dateUtc="2026-06-18T07:10:00Z"/>
          <w:rFonts w:eastAsia="微软雅黑" w:hint="eastAsia"/>
        </w:rPr>
      </w:pPr>
      <w:ins w:id="148" w:author="Yizhuo Ren" w:date="2026-06-18T15:10:00Z" w16du:dateUtc="2026-06-18T07:10:00Z">
        <w:r>
          <w:rPr>
            <w:rFonts w:eastAsia="微软雅黑"/>
          </w:rPr>
          <w:t>CT Type</w:t>
        </w:r>
      </w:ins>
    </w:p>
    <w:p w14:paraId="2DB45A19" w14:textId="77777777" w:rsidR="00DE5F16" w:rsidRDefault="00DE5F16" w:rsidP="00DE5F16">
      <w:pPr>
        <w:pStyle w:val="a4"/>
        <w:numPr>
          <w:ilvl w:val="0"/>
          <w:numId w:val="2"/>
        </w:numPr>
        <w:spacing w:after="40"/>
        <w:rPr>
          <w:ins w:id="149" w:author="Yizhuo Ren" w:date="2026-06-18T15:12:00Z" w16du:dateUtc="2026-06-18T07:12:00Z"/>
          <w:rFonts w:eastAsia="微软雅黑" w:hint="eastAsia"/>
        </w:rPr>
      </w:pPr>
      <w:ins w:id="150" w:author="Yizhuo Ren" w:date="2026-06-18T15:10:00Z" w16du:dateUtc="2026-06-18T07:10:00Z">
        <w:r>
          <w:rPr>
            <w:rFonts w:eastAsia="微软雅黑" w:hint="eastAsia"/>
          </w:rPr>
          <w:t>Direction为电流输入方向配置</w:t>
        </w:r>
      </w:ins>
    </w:p>
    <w:p w14:paraId="357493FE" w14:textId="469F8AC2" w:rsidR="0010277A" w:rsidRDefault="00DE5F16" w:rsidP="0010277A">
      <w:pPr>
        <w:pStyle w:val="a4"/>
        <w:numPr>
          <w:ilvl w:val="0"/>
          <w:numId w:val="2"/>
        </w:numPr>
        <w:spacing w:after="40"/>
        <w:rPr>
          <w:ins w:id="151" w:author="Yizhuo Ren" w:date="2026-06-18T15:12:00Z" w16du:dateUtc="2026-06-18T07:12:00Z"/>
          <w:rFonts w:eastAsia="微软雅黑" w:hint="eastAsia"/>
        </w:rPr>
      </w:pPr>
      <w:ins w:id="152" w:author="Yizhuo Ren" w:date="2026-06-18T15:10:00Z" w16du:dateUtc="2026-06-18T07:10:00Z">
        <w:r>
          <w:rPr>
            <w:rFonts w:eastAsia="微软雅黑" w:hint="eastAsia"/>
          </w:rPr>
          <w:t xml:space="preserve">Primary: CT一次侧额定电流 </w:t>
        </w:r>
      </w:ins>
    </w:p>
    <w:p w14:paraId="5282B020" w14:textId="3E9D7F3A" w:rsidR="00DE5F16" w:rsidRPr="0010277A" w:rsidRDefault="00DE5F16">
      <w:pPr>
        <w:pStyle w:val="a4"/>
        <w:spacing w:after="40"/>
        <w:ind w:left="600" w:firstLine="240"/>
        <w:rPr>
          <w:rFonts w:eastAsia="微软雅黑" w:hint="eastAsia"/>
        </w:rPr>
        <w:pPrChange w:id="153" w:author="Yizhuo Ren" w:date="2026-06-18T15:12:00Z" w16du:dateUtc="2026-06-18T07:12:00Z">
          <w:pPr>
            <w:spacing w:after="40"/>
          </w:pPr>
        </w:pPrChange>
      </w:pPr>
      <w:ins w:id="154" w:author="Yizhuo Ren" w:date="2026-06-18T15:10:00Z" w16du:dateUtc="2026-06-18T07:10:00Z">
        <w:r>
          <w:rPr>
            <w:rFonts w:eastAsia="微软雅黑" w:hint="eastAsia"/>
          </w:rPr>
          <w:lastRenderedPageBreak/>
          <w:t>200A/400A/800A/1200A；CTEP 认证应用须选配 200A/400A；</w:t>
        </w:r>
      </w:ins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55" w:author="Yizhuo Ren" w:date="2026-06-17T16:46:00Z" w16du:dateUtc="2026-06-17T08:46:00Z">
          <w:tblPr>
            <w:tblW w:w="1194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761"/>
        <w:gridCol w:w="1639"/>
        <w:gridCol w:w="1733"/>
        <w:gridCol w:w="2102"/>
        <w:gridCol w:w="2392"/>
        <w:tblGridChange w:id="156">
          <w:tblGrid>
            <w:gridCol w:w="1761"/>
            <w:gridCol w:w="2"/>
            <w:gridCol w:w="1622"/>
            <w:gridCol w:w="15"/>
            <w:gridCol w:w="1722"/>
            <w:gridCol w:w="11"/>
            <w:gridCol w:w="2102"/>
            <w:gridCol w:w="1298"/>
            <w:gridCol w:w="1094"/>
          </w:tblGrid>
        </w:tblGridChange>
      </w:tblGrid>
      <w:tr w:rsidR="00CD6448" w14:paraId="354FE4FF" w14:textId="77777777" w:rsidTr="00CD6448">
        <w:trPr>
          <w:tblHeader/>
          <w:trPrChange w:id="157" w:author="Yizhuo Ren" w:date="2026-06-17T16:46:00Z" w16du:dateUtc="2026-06-17T08:46:00Z">
            <w:trPr>
              <w:tblHeader/>
            </w:trPr>
          </w:trPrChange>
        </w:trPr>
        <w:tc>
          <w:tcPr>
            <w:tcW w:w="1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58" w:author="Yizhuo Ren" w:date="2026-06-17T16:46:00Z" w16du:dateUtc="2026-06-17T08:46:00Z">
              <w:tcPr>
                <w:tcW w:w="1842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2B5797"/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688C48D4" w14:textId="14CA391D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 xml:space="preserve">Logic Channel </w:t>
            </w:r>
            <w:del w:id="159" w:author="Yizhuo Ren" w:date="2026-06-17T16:52:00Z" w16du:dateUtc="2026-06-17T08:52:00Z">
              <w:r>
                <w:rPr>
                  <w:rFonts w:eastAsia="微软雅黑"/>
                  <w:color w:val="FFFFFF"/>
                  <w:sz w:val="20"/>
                  <w:szCs w:val="20"/>
                </w:rPr>
                <w:delText>ID</w:delText>
              </w:r>
            </w:del>
          </w:p>
        </w:tc>
        <w:tc>
          <w:tcPr>
            <w:tcW w:w="16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60" w:author="Yizhuo Ren" w:date="2026-06-17T16:46:00Z" w16du:dateUtc="2026-06-17T08:46:00Z">
              <w:tcPr>
                <w:tcW w:w="1701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2B5797"/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68D2D83C" w14:textId="72C3336D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 xml:space="preserve">Input </w:t>
            </w:r>
            <w:del w:id="161" w:author="Yizhuo Ren" w:date="2026-06-17T16:52:00Z" w16du:dateUtc="2026-06-17T08:52:00Z">
              <w:r>
                <w:rPr>
                  <w:rFonts w:eastAsia="微软雅黑"/>
                  <w:color w:val="FFFFFF"/>
                  <w:sz w:val="20"/>
                  <w:szCs w:val="20"/>
                </w:rPr>
                <w:delText>Wiring</w:delText>
              </w:r>
            </w:del>
            <w:ins w:id="162" w:author="Yizhuo Ren" w:date="2026-06-17T16:52:00Z" w16du:dateUtc="2026-06-17T08:52:00Z">
              <w:r>
                <w:rPr>
                  <w:rFonts w:eastAsia="微软雅黑" w:hint="eastAsia"/>
                  <w:color w:val="FFFFFF"/>
                  <w:sz w:val="20"/>
                  <w:szCs w:val="20"/>
                </w:rPr>
                <w:t>Channel</w:t>
              </w:r>
            </w:ins>
          </w:p>
        </w:tc>
        <w:tc>
          <w:tcPr>
            <w:tcW w:w="17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63" w:author="Yizhuo Ren" w:date="2026-06-17T16:46:00Z" w16du:dateUtc="2026-06-17T08:46:00Z">
              <w:tcPr>
                <w:tcW w:w="1843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2B5797"/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7BBE7339" w14:textId="77777777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CT Type</w:t>
            </w:r>
          </w:p>
        </w:tc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PrChange w:id="164" w:author="Yizhuo Ren" w:date="2026-06-17T16:46:00Z" w16du:dateUtc="2026-06-17T08:46:00Z">
              <w:tcPr>
                <w:tcW w:w="3763" w:type="dxa"/>
                <w:gridSpan w:val="3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2B5797"/>
              </w:tcPr>
            </w:tcPrChange>
          </w:tcPr>
          <w:p w14:paraId="6AF8D454" w14:textId="73EF6D8F" w:rsidR="00CD6448" w:rsidRDefault="00CD6448">
            <w:pPr>
              <w:rPr>
                <w:rFonts w:eastAsia="微软雅黑" w:hint="eastAsia"/>
                <w:color w:val="FFFFFF"/>
                <w:sz w:val="20"/>
                <w:szCs w:val="20"/>
              </w:rPr>
            </w:pPr>
            <w:ins w:id="165" w:author="Yizhuo Ren" w:date="2026-06-17T16:46:00Z" w16du:dateUtc="2026-06-17T08:46:00Z">
              <w:r>
                <w:rPr>
                  <w:rFonts w:eastAsia="微软雅黑" w:hint="eastAsia"/>
                  <w:color w:val="FFFFFF"/>
                  <w:sz w:val="20"/>
                  <w:szCs w:val="20"/>
                </w:rPr>
                <w:t>Primary(A)</w:t>
              </w:r>
            </w:ins>
          </w:p>
        </w:tc>
        <w:tc>
          <w:tcPr>
            <w:tcW w:w="23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66" w:author="Yizhuo Ren" w:date="2026-06-17T16:46:00Z" w16du:dateUtc="2026-06-17T08:46:00Z">
              <w:tcPr>
                <w:tcW w:w="240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shd w:val="clear" w:color="auto" w:fill="2B5797"/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54575475" w14:textId="3293CBA9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Direction</w:t>
            </w:r>
          </w:p>
        </w:tc>
      </w:tr>
      <w:tr w:rsidR="00CD6448" w14:paraId="361C2BA9" w14:textId="77777777" w:rsidTr="00CD6448">
        <w:tc>
          <w:tcPr>
            <w:tcW w:w="1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67" w:author="Yizhuo Ren" w:date="2026-06-17T16:46:00Z" w16du:dateUtc="2026-06-17T08:46:00Z">
              <w:tcPr>
                <w:tcW w:w="1842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5510D1F8" w14:textId="59B81576" w:rsidR="00CD6448" w:rsidRDefault="00CD6448">
            <w:pPr>
              <w:rPr>
                <w:rFonts w:hint="eastAsia"/>
              </w:rPr>
            </w:pPr>
            <w:del w:id="168" w:author="Yizhuo Ren" w:date="2026-06-17T16:45:00Z" w16du:dateUtc="2026-06-17T08:45:00Z">
              <w:r>
                <w:rPr>
                  <w:rFonts w:eastAsia="微软雅黑"/>
                  <w:sz w:val="20"/>
                  <w:szCs w:val="20"/>
                </w:rPr>
                <w:delText>1</w:delText>
              </w:r>
            </w:del>
            <w:ins w:id="169" w:author="Yizhuo Ren" w:date="2026-06-17T16:45:00Z" w16du:dateUtc="2026-06-17T08:45:00Z">
              <w:r>
                <w:rPr>
                  <w:rFonts w:eastAsia="微软雅黑" w:hint="eastAsia"/>
                  <w:sz w:val="20"/>
                  <w:szCs w:val="20"/>
                </w:rPr>
                <w:t>A</w:t>
              </w:r>
            </w:ins>
          </w:p>
        </w:tc>
        <w:tc>
          <w:tcPr>
            <w:tcW w:w="16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70" w:author="Yizhuo Ren" w:date="2026-06-17T16:46:00Z" w16du:dateUtc="2026-06-17T08:46:00Z">
              <w:tcPr>
                <w:tcW w:w="1701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0153EDF1" w14:textId="77777777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17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71" w:author="Yizhuo Ren" w:date="2026-06-17T16:46:00Z" w16du:dateUtc="2026-06-17T08:46:00Z">
              <w:tcPr>
                <w:tcW w:w="1843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0BDBD7AC" w14:textId="71854CC8" w:rsidR="00CD6448" w:rsidRDefault="00CD6448">
            <w:pPr>
              <w:rPr>
                <w:rFonts w:hint="eastAsia"/>
              </w:rPr>
            </w:pPr>
            <w:ins w:id="172" w:author="Claude" w:date="2026-07-01T00:00:00Z">
              <w:r>
                <w:rPr>
                  <w:rFonts w:eastAsia="微软雅黑" w:hint="eastAsia"/>
                  <w:sz w:val="20"/>
                  <w:szCs w:val="20"/>
                </w:rPr>
                <w:t>100mA 或 80mA</w:t>
              </w:r>
            </w:ins>
          </w:p>
        </w:tc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PrChange w:id="173" w:author="Yizhuo Ren" w:date="2026-06-17T16:46:00Z" w16du:dateUtc="2026-06-17T08:46:00Z">
              <w:tcPr>
                <w:tcW w:w="3763" w:type="dxa"/>
                <w:gridSpan w:val="3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</w:tcPr>
            </w:tcPrChange>
          </w:tcPr>
          <w:p w14:paraId="1CB460F0" w14:textId="2457673F" w:rsidR="00CD6448" w:rsidRDefault="00CD6448">
            <w:pPr>
              <w:rPr>
                <w:rFonts w:eastAsia="微软雅黑" w:hint="eastAsia"/>
                <w:sz w:val="20"/>
                <w:szCs w:val="20"/>
              </w:rPr>
            </w:pPr>
            <w:ins w:id="174" w:author="Yizhuo Ren" w:date="2026-06-17T16:46:00Z" w16du:dateUtc="2026-06-17T08:46:00Z">
              <w:r>
                <w:rPr>
                  <w:rFonts w:eastAsia="微软雅黑"/>
                  <w:sz w:val="20"/>
                  <w:szCs w:val="20"/>
                </w:rPr>
                <w:t>200</w:t>
              </w:r>
            </w:ins>
          </w:p>
        </w:tc>
        <w:tc>
          <w:tcPr>
            <w:tcW w:w="23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75" w:author="Yizhuo Ren" w:date="2026-06-17T16:46:00Z" w16du:dateUtc="2026-06-17T08:46:00Z">
              <w:tcPr>
                <w:tcW w:w="240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0BED9FE8" w14:textId="66F694B9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Positive</w:t>
            </w:r>
          </w:p>
        </w:tc>
      </w:tr>
      <w:tr w:rsidR="00CD6448" w14:paraId="27AC30EF" w14:textId="77777777" w:rsidTr="00CD6448">
        <w:tc>
          <w:tcPr>
            <w:tcW w:w="1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76" w:author="Yizhuo Ren" w:date="2026-06-17T16:46:00Z" w16du:dateUtc="2026-06-17T08:46:00Z">
              <w:tcPr>
                <w:tcW w:w="1842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71C3C034" w14:textId="1A469EAB" w:rsidR="00CD6448" w:rsidRDefault="00CD6448">
            <w:pPr>
              <w:rPr>
                <w:rFonts w:hint="eastAsia"/>
              </w:rPr>
            </w:pPr>
            <w:del w:id="177" w:author="Yizhuo Ren" w:date="2026-06-17T16:45:00Z" w16du:dateUtc="2026-06-17T08:45:00Z">
              <w:r>
                <w:rPr>
                  <w:rFonts w:eastAsia="微软雅黑"/>
                  <w:sz w:val="20"/>
                  <w:szCs w:val="20"/>
                </w:rPr>
                <w:delText>2</w:delText>
              </w:r>
            </w:del>
            <w:ins w:id="178" w:author="Yizhuo Ren" w:date="2026-06-17T16:45:00Z" w16du:dateUtc="2026-06-17T08:45:00Z">
              <w:r>
                <w:rPr>
                  <w:rFonts w:eastAsia="微软雅黑" w:hint="eastAsia"/>
                  <w:sz w:val="20"/>
                  <w:szCs w:val="20"/>
                </w:rPr>
                <w:t>B</w:t>
              </w:r>
            </w:ins>
          </w:p>
        </w:tc>
        <w:tc>
          <w:tcPr>
            <w:tcW w:w="16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79" w:author="Yizhuo Ren" w:date="2026-06-17T16:46:00Z" w16du:dateUtc="2026-06-17T08:46:00Z">
              <w:tcPr>
                <w:tcW w:w="1701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7DB19042" w14:textId="77777777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17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80" w:author="Yizhuo Ren" w:date="2026-06-17T16:46:00Z" w16du:dateUtc="2026-06-17T08:46:00Z">
              <w:tcPr>
                <w:tcW w:w="1843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1FF84078" w14:textId="24C364CF" w:rsidR="00CD6448" w:rsidRDefault="00CD6448">
            <w:pPr>
              <w:rPr>
                <w:rFonts w:hint="eastAsia"/>
              </w:rPr>
            </w:pPr>
            <w:ins w:id="181" w:author="Claude" w:date="2026-07-01T00:00:00Z">
              <w:r>
                <w:rPr>
                  <w:rFonts w:eastAsia="微软雅黑" w:hint="eastAsia"/>
                  <w:sz w:val="20"/>
                  <w:szCs w:val="20"/>
                </w:rPr>
                <w:t>100mA 或 80mA</w:t>
              </w:r>
            </w:ins>
          </w:p>
        </w:tc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PrChange w:id="182" w:author="Yizhuo Ren" w:date="2026-06-17T16:46:00Z" w16du:dateUtc="2026-06-17T08:46:00Z">
              <w:tcPr>
                <w:tcW w:w="3763" w:type="dxa"/>
                <w:gridSpan w:val="3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</w:tcPr>
            </w:tcPrChange>
          </w:tcPr>
          <w:p w14:paraId="0DF35ADE" w14:textId="54932073" w:rsidR="00CD6448" w:rsidRDefault="00CD6448">
            <w:pPr>
              <w:rPr>
                <w:rFonts w:eastAsia="微软雅黑" w:hint="eastAsia"/>
                <w:sz w:val="20"/>
                <w:szCs w:val="20"/>
              </w:rPr>
            </w:pPr>
            <w:ins w:id="183" w:author="Yizhuo Ren" w:date="2026-06-17T16:46:00Z" w16du:dateUtc="2026-06-17T08:46:00Z">
              <w:r>
                <w:rPr>
                  <w:rFonts w:eastAsia="微软雅黑"/>
                  <w:sz w:val="20"/>
                  <w:szCs w:val="20"/>
                </w:rPr>
                <w:t>200</w:t>
              </w:r>
            </w:ins>
          </w:p>
        </w:tc>
        <w:tc>
          <w:tcPr>
            <w:tcW w:w="23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84" w:author="Yizhuo Ren" w:date="2026-06-17T16:46:00Z" w16du:dateUtc="2026-06-17T08:46:00Z">
              <w:tcPr>
                <w:tcW w:w="240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11CE0540" w14:textId="4EF7A7F6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Positive</w:t>
            </w:r>
          </w:p>
        </w:tc>
      </w:tr>
      <w:tr w:rsidR="00CD6448" w14:paraId="17862EBA" w14:textId="77777777" w:rsidTr="00CD6448">
        <w:tc>
          <w:tcPr>
            <w:tcW w:w="17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85" w:author="Yizhuo Ren" w:date="2026-06-17T16:46:00Z" w16du:dateUtc="2026-06-17T08:46:00Z">
              <w:tcPr>
                <w:tcW w:w="1842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13DDFBA5" w14:textId="5349911A" w:rsidR="00CD6448" w:rsidRDefault="00CD6448">
            <w:pPr>
              <w:rPr>
                <w:rFonts w:hint="eastAsia"/>
              </w:rPr>
            </w:pPr>
            <w:del w:id="186" w:author="Yizhuo Ren" w:date="2026-06-17T16:45:00Z" w16du:dateUtc="2026-06-17T08:45:00Z">
              <w:r>
                <w:rPr>
                  <w:rFonts w:eastAsia="微软雅黑"/>
                  <w:sz w:val="20"/>
                  <w:szCs w:val="20"/>
                </w:rPr>
                <w:delText>3</w:delText>
              </w:r>
            </w:del>
            <w:ins w:id="187" w:author="Yizhuo Ren" w:date="2026-06-17T16:45:00Z" w16du:dateUtc="2026-06-17T08:45:00Z">
              <w:r>
                <w:rPr>
                  <w:rFonts w:eastAsia="微软雅黑" w:hint="eastAsia"/>
                  <w:sz w:val="20"/>
                  <w:szCs w:val="20"/>
                </w:rPr>
                <w:t>C</w:t>
              </w:r>
            </w:ins>
          </w:p>
        </w:tc>
        <w:tc>
          <w:tcPr>
            <w:tcW w:w="16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88" w:author="Yizhuo Ren" w:date="2026-06-17T16:46:00Z" w16du:dateUtc="2026-06-17T08:46:00Z">
              <w:tcPr>
                <w:tcW w:w="1701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460BB2F8" w14:textId="77777777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17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89" w:author="Yizhuo Ren" w:date="2026-06-17T16:46:00Z" w16du:dateUtc="2026-06-17T08:46:00Z">
              <w:tcPr>
                <w:tcW w:w="1843" w:type="dxa"/>
                <w:gridSpan w:val="2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49DDBF9E" w14:textId="417EE5A5" w:rsidR="00CD6448" w:rsidRDefault="00CD6448">
            <w:pPr>
              <w:rPr>
                <w:rFonts w:hint="eastAsia"/>
              </w:rPr>
            </w:pPr>
            <w:ins w:id="190" w:author="Claude" w:date="2026-07-01T00:00:00Z">
              <w:r>
                <w:rPr>
                  <w:rFonts w:eastAsia="微软雅黑" w:hint="eastAsia"/>
                  <w:sz w:val="20"/>
                  <w:szCs w:val="20"/>
                </w:rPr>
                <w:t>100mA 或 80mA</w:t>
              </w:r>
            </w:ins>
          </w:p>
        </w:tc>
        <w:tc>
          <w:tcPr>
            <w:tcW w:w="21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PrChange w:id="191" w:author="Yizhuo Ren" w:date="2026-06-17T16:46:00Z" w16du:dateUtc="2026-06-17T08:46:00Z">
              <w:tcPr>
                <w:tcW w:w="3763" w:type="dxa"/>
                <w:gridSpan w:val="3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</w:tcPr>
            </w:tcPrChange>
          </w:tcPr>
          <w:p w14:paraId="11044035" w14:textId="5094572C" w:rsidR="00CD6448" w:rsidRDefault="00CD6448">
            <w:pPr>
              <w:rPr>
                <w:rFonts w:eastAsia="微软雅黑" w:hint="eastAsia"/>
                <w:sz w:val="20"/>
                <w:szCs w:val="20"/>
              </w:rPr>
            </w:pPr>
            <w:ins w:id="192" w:author="Yizhuo Ren" w:date="2026-06-17T16:46:00Z" w16du:dateUtc="2026-06-17T08:46:00Z">
              <w:r>
                <w:rPr>
                  <w:rFonts w:eastAsia="微软雅黑"/>
                  <w:sz w:val="20"/>
                  <w:szCs w:val="20"/>
                </w:rPr>
                <w:t>200</w:t>
              </w:r>
            </w:ins>
          </w:p>
        </w:tc>
        <w:tc>
          <w:tcPr>
            <w:tcW w:w="23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tcPrChange w:id="193" w:author="Yizhuo Ren" w:date="2026-06-17T16:46:00Z" w16du:dateUtc="2026-06-17T08:46:00Z">
              <w:tcPr>
                <w:tcW w:w="240" w:type="dxa"/>
                <w:tcBorders>
                  <w:top w:val="single" w:sz="1" w:space="0" w:color="AAAAAA"/>
                  <w:left w:val="single" w:sz="1" w:space="0" w:color="AAAAAA"/>
                  <w:bottom w:val="single" w:sz="1" w:space="0" w:color="AAAAAA"/>
                  <w:right w:val="single" w:sz="1" w:space="0" w:color="AAAAAA"/>
                </w:tcBorders>
                <w:tcMar>
                  <w:top w:w="60" w:type="dxa"/>
                  <w:left w:w="110" w:type="dxa"/>
                  <w:bottom w:w="60" w:type="dxa"/>
                  <w:right w:w="110" w:type="dxa"/>
                </w:tcMar>
                <w:vAlign w:val="center"/>
              </w:tcPr>
            </w:tcPrChange>
          </w:tcPr>
          <w:p w14:paraId="5B0CDCF9" w14:textId="4BF1A999" w:rsidR="00CD6448" w:rsidRDefault="00CD6448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Positive</w:t>
            </w:r>
          </w:p>
        </w:tc>
      </w:tr>
    </w:tbl>
    <w:p w14:paraId="31092D30" w14:textId="77777777" w:rsidR="00645F9E" w:rsidRDefault="00000000">
      <w:pPr>
        <w:pStyle w:val="2"/>
        <w:rPr>
          <w:rFonts w:hint="eastAsia"/>
        </w:rPr>
      </w:pPr>
      <w:bookmarkStart w:id="194" w:name="_Toc231413807"/>
      <w:bookmarkStart w:id="195" w:name="_Toc233817286"/>
      <w:r>
        <w:rPr>
          <w:sz w:val="21"/>
          <w:szCs w:val="21"/>
        </w:rPr>
        <w:t>3.3 时间功能</w:t>
      </w:r>
      <w:bookmarkEnd w:id="194"/>
      <w:bookmarkEnd w:id="195"/>
    </w:p>
    <w:p w14:paraId="4817590A" w14:textId="77777777" w:rsidR="00645F9E" w:rsidRDefault="00000000">
      <w:pPr>
        <w:pStyle w:val="3"/>
        <w:rPr>
          <w:rFonts w:hint="eastAsia"/>
        </w:rPr>
      </w:pPr>
      <w:bookmarkStart w:id="196" w:name="_Toc231413808"/>
      <w:bookmarkStart w:id="197" w:name="_Toc233817287"/>
      <w:r>
        <w:rPr>
          <w:sz w:val="21"/>
          <w:szCs w:val="21"/>
        </w:rPr>
        <w:t>3.3.1 RTC 与时间保持</w:t>
      </w:r>
      <w:bookmarkEnd w:id="196"/>
      <w:bookmarkEnd w:id="197"/>
    </w:p>
    <w:p w14:paraId="42BF9CDD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漂移优于 ±0.5 秒/天</w:t>
      </w:r>
    </w:p>
    <w:p w14:paraId="4BF1A80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断电时保持时间为 1 周（标准可接受 36 小时，首选 1 周）</w:t>
      </w:r>
    </w:p>
    <w:p w14:paraId="10C7AA93" w14:textId="77777777" w:rsidR="00645F9E" w:rsidRDefault="00000000">
      <w:pPr>
        <w:pStyle w:val="3"/>
        <w:rPr>
          <w:rFonts w:hint="eastAsia"/>
        </w:rPr>
      </w:pPr>
      <w:bookmarkStart w:id="198" w:name="_Toc231413809"/>
      <w:bookmarkStart w:id="199" w:name="_Toc233817288"/>
      <w:r>
        <w:rPr>
          <w:sz w:val="21"/>
          <w:szCs w:val="21"/>
        </w:rPr>
        <w:t>3.3.2 时间配置</w:t>
      </w:r>
      <w:bookmarkEnd w:id="198"/>
      <w:bookmarkEnd w:id="199"/>
    </w:p>
    <w:p w14:paraId="56E78C50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支持通过 Modbus 配置时间/日期（年/月/日 + 时/分/秒），分辨率 1 秒。</w:t>
      </w:r>
    </w:p>
    <w:p w14:paraId="0BFEBAC6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允许用户设置时间。</w:t>
      </w:r>
    </w:p>
    <w:p w14:paraId="464FEC03" w14:textId="77777777" w:rsidR="00645F9E" w:rsidRDefault="00000000">
      <w:pPr>
        <w:pStyle w:val="3"/>
        <w:rPr>
          <w:rFonts w:hint="eastAsia"/>
        </w:rPr>
      </w:pPr>
      <w:bookmarkStart w:id="200" w:name="_Toc231413810"/>
      <w:bookmarkStart w:id="201" w:name="_Toc233817289"/>
      <w:r>
        <w:rPr>
          <w:sz w:val="21"/>
          <w:szCs w:val="21"/>
        </w:rPr>
        <w:t>3.3.3 运行时间 (Run Time)</w:t>
      </w:r>
      <w:bookmarkEnd w:id="200"/>
      <w:bookmarkEnd w:id="201"/>
    </w:p>
    <w:p w14:paraId="031DFDC5" w14:textId="69841C05" w:rsidR="00645F9E" w:rsidRDefault="00000000">
      <w:pPr>
        <w:spacing w:after="100"/>
        <w:rPr>
          <w:rFonts w:hint="eastAsia"/>
        </w:rPr>
      </w:pPr>
      <w:del w:id="202" w:author="Yizhuo Ren" w:date="2026-06-23T14:43:00Z" w16du:dateUtc="2026-06-23T06:43:00Z">
        <w:r>
          <w:rPr>
            <w:rFonts w:eastAsia="微软雅黑"/>
          </w:rPr>
          <w:delText xml:space="preserve">RACG </w:delText>
        </w:r>
      </w:del>
      <w:ins w:id="203" w:author="Yizhuo Ren" w:date="2026-06-23T14:47:00Z" w16du:dateUtc="2026-06-23T06:47:00Z">
        <w:r>
          <w:rPr>
            <w:rFonts w:eastAsia="微软雅黑"/>
          </w:rPr>
          <w:t>AcuRev-100</w:t>
        </w:r>
      </w:ins>
      <w:r>
        <w:rPr>
          <w:rFonts w:eastAsia="微软雅黑"/>
        </w:rPr>
        <w:t>在非易失性内存中跟踪并保留：</w:t>
      </w:r>
    </w:p>
    <w:p w14:paraId="309D176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设备运行时间：设备开始运行以来的累计时间</w:t>
      </w:r>
    </w:p>
    <w:p w14:paraId="1597A40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负载时间：电流输入 &gt; Ist（启动电流）且电压 &gt; 电压门限 的累计时间</w:t>
      </w:r>
    </w:p>
    <w:p w14:paraId="757CC109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允许用户重置运行时间。</w:t>
      </w:r>
    </w:p>
    <w:p w14:paraId="4E067952" w14:textId="77777777" w:rsidR="00645F9E" w:rsidRDefault="00000000">
      <w:pPr>
        <w:pStyle w:val="2"/>
        <w:rPr>
          <w:rFonts w:hint="eastAsia"/>
        </w:rPr>
      </w:pPr>
      <w:bookmarkStart w:id="204" w:name="_Toc231413811"/>
      <w:bookmarkStart w:id="205" w:name="_Toc233817290"/>
      <w:r>
        <w:rPr>
          <w:sz w:val="21"/>
          <w:szCs w:val="21"/>
        </w:rPr>
        <w:t>3.4 通信协议</w:t>
      </w:r>
      <w:bookmarkEnd w:id="204"/>
      <w:bookmarkEnd w:id="205"/>
    </w:p>
    <w:p w14:paraId="69690CCA" w14:textId="73D8D298" w:rsidR="00645F9E" w:rsidRDefault="00000000">
      <w:pPr>
        <w:pStyle w:val="3"/>
        <w:rPr>
          <w:rFonts w:hint="eastAsia"/>
        </w:rPr>
      </w:pPr>
      <w:bookmarkStart w:id="206" w:name="_Toc231413812"/>
      <w:bookmarkStart w:id="207" w:name="_Toc233817291"/>
      <w:r>
        <w:rPr>
          <w:sz w:val="21"/>
          <w:szCs w:val="21"/>
        </w:rPr>
        <w:t>3.4.1</w:t>
      </w:r>
      <w:del w:id="208" w:author="Yizhuo Ren" w:date="2026-06-18T09:29:00Z" w16du:dateUtc="2026-06-18T01:29:00Z">
        <w:r>
          <w:rPr>
            <w:sz w:val="21"/>
            <w:szCs w:val="21"/>
          </w:rPr>
          <w:delText xml:space="preserve"> 串口</w:delText>
        </w:r>
      </w:del>
      <w:r>
        <w:rPr>
          <w:sz w:val="21"/>
          <w:szCs w:val="21"/>
        </w:rPr>
        <w:t>通信</w:t>
      </w:r>
      <w:ins w:id="209" w:author="Yizhuo Ren" w:date="2026-06-18T09:29:00Z" w16du:dateUtc="2026-06-18T01:29:00Z">
        <w:r>
          <w:rPr>
            <w:rFonts w:hint="eastAsia"/>
            <w:sz w:val="21"/>
            <w:szCs w:val="21"/>
          </w:rPr>
          <w:t>接口</w:t>
        </w:r>
      </w:ins>
      <w:r>
        <w:rPr>
          <w:sz w:val="21"/>
          <w:szCs w:val="21"/>
        </w:rPr>
        <w:t xml:space="preserve"> (RS-485</w:t>
      </w:r>
      <w:ins w:id="210" w:author="Yizhuo Ren" w:date="2026-06-18T09:29:00Z" w16du:dateUtc="2026-06-18T01:29:00Z">
        <w:r>
          <w:rPr>
            <w:rFonts w:hint="eastAsia"/>
            <w:sz w:val="21"/>
            <w:szCs w:val="21"/>
          </w:rPr>
          <w:t>与USB</w:t>
        </w:r>
      </w:ins>
      <w:r>
        <w:rPr>
          <w:sz w:val="21"/>
          <w:szCs w:val="21"/>
        </w:rPr>
        <w:t>)</w:t>
      </w:r>
      <w:bookmarkEnd w:id="206"/>
      <w:bookmarkEnd w:id="207"/>
    </w:p>
    <w:p w14:paraId="5D501575" w14:textId="3DC33D58" w:rsidR="005E6F04" w:rsidRDefault="00000000" w:rsidP="005E6F04">
      <w:pPr>
        <w:spacing w:after="100"/>
        <w:rPr>
          <w:ins w:id="211" w:author="Yizhuo Ren" w:date="2026-06-18T09:38:00Z" w16du:dateUtc="2026-06-18T01:38:00Z"/>
          <w:rFonts w:hint="eastAsia"/>
        </w:rPr>
      </w:pPr>
      <w:r>
        <w:rPr>
          <w:rFonts w:eastAsia="微软雅黑"/>
        </w:rPr>
        <w:t>波特率可配置范围：</w:t>
      </w:r>
      <w:commentRangeStart w:id="212"/>
      <w:r>
        <w:rPr>
          <w:rFonts w:eastAsia="微软雅黑"/>
        </w:rPr>
        <w:t>9600–115200 bps</w:t>
      </w:r>
      <w:commentRangeEnd w:id="212"/>
      <w:r>
        <w:rPr>
          <w:rStyle w:val="ac"/>
          <w:rFonts w:eastAsia="微软雅黑"/>
        </w:rPr>
        <w:commentReference w:id="212"/>
      </w:r>
      <w:r>
        <w:rPr>
          <w:rFonts w:eastAsia="微软雅黑"/>
        </w:rPr>
        <w:t>，</w:t>
      </w:r>
      <w:r>
        <w:rPr>
          <w:rFonts w:eastAsia="微软雅黑"/>
          <w:b/>
          <w:bCs/>
        </w:rPr>
        <w:t>默认 19200 bit/s；8-N-1 帧格式</w:t>
      </w:r>
      <w:r>
        <w:rPr>
          <w:rFonts w:eastAsia="微软雅黑"/>
        </w:rPr>
        <w:t>。</w:t>
      </w:r>
      <w:ins w:id="213" w:author="Yizhuo Ren" w:date="2026-06-18T09:38:00Z" w16du:dateUtc="2026-06-18T01:38:00Z">
        <w:r>
          <w:rPr>
            <w:rFonts w:eastAsia="微软雅黑"/>
          </w:rPr>
          <w:t>RS-485 与 USB 波特率</w:t>
        </w:r>
        <w:r>
          <w:rPr>
            <w:rFonts w:eastAsia="微软雅黑" w:hint="eastAsia"/>
          </w:rPr>
          <w:t>和帧格式</w:t>
        </w:r>
        <w:r>
          <w:rPr>
            <w:rFonts w:eastAsia="微软雅黑"/>
          </w:rPr>
          <w:t>各自独立配置；Modbus 从机地址两者共享，配置一次同时生效；两个接口可同时连接通信。</w:t>
        </w:r>
      </w:ins>
    </w:p>
    <w:p w14:paraId="7E1C7E97" w14:textId="6454206A" w:rsidR="00645F9E" w:rsidRPr="005E6F04" w:rsidRDefault="00645F9E">
      <w:pPr>
        <w:spacing w:after="100"/>
        <w:rPr>
          <w:rFonts w:hint="eastAsia"/>
        </w:rPr>
      </w:pPr>
    </w:p>
    <w:p w14:paraId="26316590" w14:textId="4F4AD3AB" w:rsidR="00645F9E" w:rsidRDefault="00C57176">
      <w:pPr>
        <w:spacing w:after="100"/>
        <w:rPr>
          <w:rFonts w:hint="eastAsia"/>
        </w:rPr>
      </w:pPr>
      <w:ins w:id="214" w:author="Yizhuo Ren" w:date="2026-06-18T10:29:00Z" w16du:dateUtc="2026-06-18T02:29:00Z">
        <w:r>
          <w:rPr>
            <w:rFonts w:eastAsia="微软雅黑" w:hint="eastAsia"/>
            <w:b/>
            <w:bCs/>
          </w:rPr>
          <w:t>RS485</w:t>
        </w:r>
      </w:ins>
      <w:r>
        <w:rPr>
          <w:rFonts w:eastAsia="微软雅黑"/>
          <w:b/>
          <w:bCs/>
        </w:rPr>
        <w:t>物理层要求：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7176" w14:paraId="6EFCE309" w14:textId="77777777" w:rsidTr="0065447F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2C6C4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lastRenderedPageBreak/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04BE8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要求</w:t>
            </w:r>
          </w:p>
        </w:tc>
      </w:tr>
      <w:tr w:rsidR="00C57176" w14:paraId="46FA652B" w14:textId="77777777" w:rsidTr="0065447F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ED5B7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通信方式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9BAA7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半双工</w:t>
            </w:r>
          </w:p>
        </w:tc>
      </w:tr>
      <w:tr w:rsidR="00C57176" w14:paraId="109D440D" w14:textId="77777777" w:rsidTr="0065447F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80DEC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隔离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ACE68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2.5 kV</w:t>
            </w:r>
          </w:p>
        </w:tc>
      </w:tr>
      <w:tr w:rsidR="00C57176" w14:paraId="186E3B73" w14:textId="77777777" w:rsidTr="0065447F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85925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终端电阻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0EA02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120 Ω</w:t>
            </w:r>
          </w:p>
        </w:tc>
      </w:tr>
      <w:tr w:rsidR="00C57176" w14:paraId="48EDAB6B" w14:textId="77777777" w:rsidTr="0065447F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B73D5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最大传输距离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C79009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1000 ft（约 305 m）</w:t>
            </w:r>
          </w:p>
        </w:tc>
      </w:tr>
      <w:tr w:rsidR="00C57176" w14:paraId="0DF9A221" w14:textId="77777777" w:rsidTr="0065447F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61557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通信回线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D92E9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有</w:t>
            </w:r>
          </w:p>
        </w:tc>
      </w:tr>
      <w:tr w:rsidR="00C57176" w14:paraId="2519ABFC" w14:textId="77777777" w:rsidTr="0065447F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D8948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协议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858F6" w14:textId="77777777" w:rsidR="00C57176" w:rsidRDefault="00C57176" w:rsidP="0065447F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Modbus RTU</w:t>
            </w:r>
          </w:p>
        </w:tc>
      </w:tr>
    </w:tbl>
    <w:p w14:paraId="4E117719" w14:textId="77777777" w:rsidR="00001EB5" w:rsidRDefault="00001EB5" w:rsidP="00001EB5">
      <w:pPr>
        <w:spacing w:after="80"/>
        <w:rPr>
          <w:ins w:id="215" w:author="Yizhuo Ren" w:date="2026-06-18T10:30:00Z" w16du:dateUtc="2026-06-18T02:30:00Z"/>
          <w:rFonts w:eastAsia="微软雅黑" w:hint="eastAsia"/>
          <w:b/>
          <w:bCs/>
        </w:rPr>
      </w:pPr>
      <w:ins w:id="216" w:author="Yizhuo Ren" w:date="2026-06-18T10:30:00Z" w16du:dateUtc="2026-06-18T02:30:00Z">
        <w:r>
          <w:rPr>
            <w:rFonts w:eastAsia="微软雅黑"/>
            <w:b/>
            <w:bCs/>
          </w:rPr>
          <w:t>USB 物理层要求：</w:t>
        </w:r>
      </w:ins>
    </w:p>
    <w:tbl>
      <w:tblPr>
        <w:tblW w:w="936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1EB5" w14:paraId="6E995963" w14:textId="77777777" w:rsidTr="0065447F">
        <w:trPr>
          <w:ins w:id="217" w:author="Yizhuo Ren" w:date="2026-06-18T10:30:00Z"/>
        </w:trPr>
        <w:tc>
          <w:tcPr>
            <w:tcW w:w="4680" w:type="dxa"/>
            <w:vAlign w:val="center"/>
          </w:tcPr>
          <w:p w14:paraId="0F12D3C6" w14:textId="77777777" w:rsidR="00001EB5" w:rsidRDefault="00001EB5" w:rsidP="0065447F">
            <w:pPr>
              <w:rPr>
                <w:ins w:id="218" w:author="Yizhuo Ren" w:date="2026-06-18T10:30:00Z" w16du:dateUtc="2026-06-18T02:30:00Z"/>
                <w:rFonts w:eastAsia="微软雅黑" w:hint="eastAsia"/>
              </w:rPr>
            </w:pPr>
            <w:ins w:id="219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接口类型</w:t>
              </w:r>
            </w:ins>
          </w:p>
        </w:tc>
        <w:tc>
          <w:tcPr>
            <w:tcW w:w="4680" w:type="dxa"/>
            <w:vAlign w:val="center"/>
          </w:tcPr>
          <w:p w14:paraId="605316AA" w14:textId="77777777" w:rsidR="00001EB5" w:rsidRDefault="00001EB5" w:rsidP="0065447F">
            <w:pPr>
              <w:rPr>
                <w:ins w:id="220" w:author="Yizhuo Ren" w:date="2026-06-18T10:30:00Z" w16du:dateUtc="2026-06-18T02:30:00Z"/>
                <w:rFonts w:eastAsia="微软雅黑" w:hint="eastAsia"/>
              </w:rPr>
            </w:pPr>
            <w:ins w:id="221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USB 转串口（UART）</w:t>
              </w:r>
            </w:ins>
          </w:p>
        </w:tc>
      </w:tr>
      <w:tr w:rsidR="00001EB5" w14:paraId="0B0CB06C" w14:textId="77777777" w:rsidTr="0065447F">
        <w:trPr>
          <w:ins w:id="222" w:author="Yizhuo Ren" w:date="2026-06-18T10:30:00Z"/>
        </w:trPr>
        <w:tc>
          <w:tcPr>
            <w:tcW w:w="4680" w:type="dxa"/>
            <w:vAlign w:val="center"/>
          </w:tcPr>
          <w:p w14:paraId="0C071ECF" w14:textId="77777777" w:rsidR="00001EB5" w:rsidRDefault="00001EB5" w:rsidP="0065447F">
            <w:pPr>
              <w:rPr>
                <w:ins w:id="223" w:author="Yizhuo Ren" w:date="2026-06-18T10:30:00Z" w16du:dateUtc="2026-06-18T02:30:00Z"/>
                <w:rFonts w:eastAsia="微软雅黑" w:hint="eastAsia"/>
              </w:rPr>
            </w:pPr>
            <w:ins w:id="224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隔离</w:t>
              </w:r>
            </w:ins>
          </w:p>
        </w:tc>
        <w:tc>
          <w:tcPr>
            <w:tcW w:w="4680" w:type="dxa"/>
            <w:vAlign w:val="center"/>
          </w:tcPr>
          <w:p w14:paraId="083597C9" w14:textId="77777777" w:rsidR="00001EB5" w:rsidRDefault="00001EB5" w:rsidP="0065447F">
            <w:pPr>
              <w:rPr>
                <w:ins w:id="225" w:author="Yizhuo Ren" w:date="2026-06-18T10:30:00Z" w16du:dateUtc="2026-06-18T02:30:00Z"/>
                <w:rFonts w:eastAsia="微软雅黑" w:hint="eastAsia"/>
              </w:rPr>
            </w:pPr>
            <w:ins w:id="226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2.5 kV</w:t>
              </w:r>
            </w:ins>
          </w:p>
        </w:tc>
      </w:tr>
      <w:tr w:rsidR="00001EB5" w14:paraId="69450EFD" w14:textId="77777777" w:rsidTr="0065447F">
        <w:trPr>
          <w:ins w:id="227" w:author="Yizhuo Ren" w:date="2026-06-18T10:30:00Z"/>
        </w:trPr>
        <w:tc>
          <w:tcPr>
            <w:tcW w:w="4680" w:type="dxa"/>
            <w:vAlign w:val="center"/>
          </w:tcPr>
          <w:p w14:paraId="00D8CDC5" w14:textId="77777777" w:rsidR="00001EB5" w:rsidRDefault="00001EB5" w:rsidP="0065447F">
            <w:pPr>
              <w:rPr>
                <w:ins w:id="228" w:author="Yizhuo Ren" w:date="2026-06-18T10:30:00Z" w16du:dateUtc="2026-06-18T02:30:00Z"/>
                <w:rFonts w:eastAsia="微软雅黑" w:hint="eastAsia"/>
              </w:rPr>
            </w:pPr>
            <w:ins w:id="229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最大传输距离</w:t>
              </w:r>
            </w:ins>
          </w:p>
        </w:tc>
        <w:tc>
          <w:tcPr>
            <w:tcW w:w="4680" w:type="dxa"/>
            <w:vAlign w:val="center"/>
          </w:tcPr>
          <w:p w14:paraId="185AAA54" w14:textId="77777777" w:rsidR="00001EB5" w:rsidRDefault="00001EB5" w:rsidP="0065447F">
            <w:pPr>
              <w:rPr>
                <w:ins w:id="230" w:author="Yizhuo Ren" w:date="2026-06-18T10:30:00Z" w16du:dateUtc="2026-06-18T02:30:00Z"/>
                <w:rFonts w:eastAsia="微软雅黑" w:hint="eastAsia"/>
              </w:rPr>
            </w:pPr>
            <w:ins w:id="231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受 USB 线缆限制（USB 2.0 约 5 m）</w:t>
              </w:r>
            </w:ins>
          </w:p>
        </w:tc>
      </w:tr>
      <w:tr w:rsidR="00001EB5" w14:paraId="51844CAF" w14:textId="77777777" w:rsidTr="0065447F">
        <w:trPr>
          <w:ins w:id="232" w:author="Yizhuo Ren" w:date="2026-06-18T10:30:00Z"/>
        </w:trPr>
        <w:tc>
          <w:tcPr>
            <w:tcW w:w="4680" w:type="dxa"/>
            <w:vAlign w:val="center"/>
          </w:tcPr>
          <w:p w14:paraId="3486D401" w14:textId="77777777" w:rsidR="00001EB5" w:rsidRDefault="00001EB5" w:rsidP="0065447F">
            <w:pPr>
              <w:rPr>
                <w:ins w:id="233" w:author="Yizhuo Ren" w:date="2026-06-18T10:30:00Z" w16du:dateUtc="2026-06-18T02:30:00Z"/>
                <w:rFonts w:eastAsia="微软雅黑" w:hint="eastAsia"/>
              </w:rPr>
            </w:pPr>
            <w:ins w:id="234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协议</w:t>
              </w:r>
            </w:ins>
          </w:p>
        </w:tc>
        <w:tc>
          <w:tcPr>
            <w:tcW w:w="4680" w:type="dxa"/>
            <w:vAlign w:val="center"/>
          </w:tcPr>
          <w:p w14:paraId="33800674" w14:textId="77777777" w:rsidR="00001EB5" w:rsidRDefault="00001EB5" w:rsidP="0065447F">
            <w:pPr>
              <w:rPr>
                <w:ins w:id="235" w:author="Yizhuo Ren" w:date="2026-06-18T10:30:00Z" w16du:dateUtc="2026-06-18T02:30:00Z"/>
                <w:rFonts w:eastAsia="微软雅黑" w:hint="eastAsia"/>
              </w:rPr>
            </w:pPr>
            <w:ins w:id="236" w:author="Yizhuo Ren" w:date="2026-06-18T10:30:00Z" w16du:dateUtc="2026-06-18T02:30:00Z">
              <w:r>
                <w:rPr>
                  <w:rFonts w:eastAsia="微软雅黑"/>
                  <w:sz w:val="20"/>
                  <w:szCs w:val="20"/>
                </w:rPr>
                <w:t>Modbus RTU</w:t>
              </w:r>
            </w:ins>
          </w:p>
        </w:tc>
      </w:tr>
    </w:tbl>
    <w:p w14:paraId="16261C23" w14:textId="77777777" w:rsidR="00645F9E" w:rsidRDefault="00645F9E">
      <w:pPr>
        <w:spacing w:after="80"/>
        <w:rPr>
          <w:rFonts w:hint="eastAsia"/>
        </w:rPr>
      </w:pPr>
    </w:p>
    <w:p w14:paraId="4F12169F" w14:textId="33006C98" w:rsidR="00645F9E" w:rsidRDefault="00000000">
      <w:pPr>
        <w:spacing w:after="100"/>
        <w:rPr>
          <w:rFonts w:hint="eastAsia"/>
        </w:rPr>
      </w:pPr>
      <w:del w:id="237" w:author="Yizhuo Ren" w:date="2026-06-23T14:43:00Z" w16du:dateUtc="2026-06-23T06:43:00Z">
        <w:r>
          <w:rPr>
            <w:rFonts w:eastAsia="微软雅黑"/>
          </w:rPr>
          <w:delText xml:space="preserve">RACG </w:delText>
        </w:r>
      </w:del>
      <w:ins w:id="238" w:author="Yizhuo Ren" w:date="2026-06-23T14:48:00Z" w16du:dateUtc="2026-06-23T06:48:00Z">
        <w:r>
          <w:rPr>
            <w:rFonts w:eastAsia="微软雅黑"/>
          </w:rPr>
          <w:t>AcuRev-100</w:t>
        </w:r>
      </w:ins>
      <w:r>
        <w:rPr>
          <w:rFonts w:eastAsia="微软雅黑"/>
        </w:rPr>
        <w:t>支持通过 RS485</w:t>
      </w:r>
      <w:ins w:id="239" w:author="Yizhuo Ren" w:date="2026-06-18T09:38:00Z" w16du:dateUtc="2026-06-18T01:38:00Z">
        <w:r>
          <w:rPr>
            <w:rFonts w:eastAsia="微软雅黑" w:hint="eastAsia"/>
          </w:rPr>
          <w:t>和USB</w:t>
        </w:r>
      </w:ins>
      <w:r>
        <w:rPr>
          <w:rFonts w:eastAsia="微软雅黑"/>
        </w:rPr>
        <w:t xml:space="preserve"> 的 Modbus RTU</w:t>
      </w:r>
      <w:ins w:id="240" w:author="Yizhuo Ren" w:date="2026-06-18T09:49:00Z" w16du:dateUtc="2026-06-18T01:49:00Z">
        <w:r>
          <w:rPr>
            <w:rFonts w:eastAsia="微软雅黑" w:hint="eastAsia"/>
          </w:rPr>
          <w:t>，</w:t>
        </w:r>
        <w:r>
          <w:rPr>
            <w:rFonts w:eastAsia="微软雅黑"/>
          </w:rPr>
          <w:t>功能完全一致</w:t>
        </w:r>
      </w:ins>
      <w:r>
        <w:rPr>
          <w:rFonts w:eastAsia="微软雅黑"/>
        </w:rPr>
        <w:t>：</w:t>
      </w:r>
    </w:p>
    <w:p w14:paraId="03FABC8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读取（功能码 03/04）：</w:t>
      </w:r>
    </w:p>
    <w:p w14:paraId="451FA764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电压：各相 VLN RMS、VLL RMS、相角、频率</w:t>
      </w:r>
    </w:p>
    <w:p w14:paraId="6A657613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电流：各路电流 RMS、相角</w:t>
      </w:r>
    </w:p>
    <w:p w14:paraId="516FB36F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功率：各路有功/无功/视在功率、PF</w:t>
      </w:r>
    </w:p>
    <w:p w14:paraId="45437ED1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系统合计：合计有功/无功/视在功率、总 PF、功率方向</w:t>
      </w:r>
    </w:p>
    <w:p w14:paraId="4964FB6E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电能：各路及系统合计的有功/无功/视在电能（进/出/净/总）</w:t>
      </w:r>
    </w:p>
    <w:p w14:paraId="420E8D31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状态：接线检查结果（错误类型 + 通道）、设备运行状态</w:t>
      </w:r>
    </w:p>
    <w:p w14:paraId="434B6FA9" w14:textId="656B8DA8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41" w:author="Claude" w:date="2026-06-30T00:00:00Z">
        <w:r>
          <w:rPr>
            <w:rFonts w:eastAsia="微软雅黑"/>
          </w:rPr>
          <w:t>设备信息：型号、序列号、生效 CT 类型、硬件版本、固件版本、Bootloader 版本、制造商等</w:t>
        </w:r>
      </w:ins>
    </w:p>
    <w:p w14:paraId="40077E9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配置（功能码 06/16）：</w:t>
      </w:r>
    </w:p>
    <w:p w14:paraId="7A901251" w14:textId="4683CC3A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42" w:author="Claude" w:date="2026-06-30T00:00:00Z">
        <w:r>
          <w:rPr>
            <w:rFonts w:eastAsia="微软雅黑"/>
          </w:rPr>
          <w:t xml:space="preserve">CT 类型（由型号决定：AcuRev-101-mA 支持 100mA / 80mA；AcuRev-101-mV 支持333mV，不可跨型号切换）— </w:t>
        </w:r>
      </w:ins>
      <w:r w:rsidR="00D11A3D">
        <w:rPr>
          <w:rFonts w:eastAsia="微软雅黑"/>
          <w:b/>
          <w:bCs/>
        </w:rPr>
        <w:t>Dip Switch 锁定</w:t>
      </w:r>
      <w:ins w:id="243" w:author="Claude" w:date="2026-06-30T00:00:00Z">
        <w:r>
          <w:rPr>
            <w:rFonts w:eastAsia="微软雅黑"/>
            <w:b/>
            <w:bCs/>
          </w:rPr>
          <w:t>后只读</w:t>
        </w:r>
      </w:ins>
    </w:p>
    <w:p w14:paraId="7A901250" w14:textId="023FF9B6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44" w:author="Claude" w:date="2026-06-30T00:00:00Z">
        <w:r>
          <w:rPr>
            <w:rFonts w:eastAsia="微软雅黑"/>
          </w:rPr>
          <w:t xml:space="preserve">一次侧额定电流（200A/400A/800A/1200A 等）、电流方向（正/反）、物理通道重映射 — </w:t>
        </w:r>
      </w:ins>
      <w:r>
        <w:rPr>
          <w:rFonts w:eastAsia="微软雅黑"/>
          <w:b/>
          <w:bCs/>
        </w:rPr>
        <w:t>可写；CTEP 认证应用须选配 200A/400A，</w:t>
      </w:r>
      <w:r w:rsidR="00D11A3D">
        <w:rPr>
          <w:rFonts w:eastAsia="微软雅黑"/>
          <w:b/>
          <w:bCs/>
        </w:rPr>
        <w:t>Dip Switch 锁定</w:t>
      </w:r>
      <w:r>
        <w:rPr>
          <w:rFonts w:eastAsia="微软雅黑"/>
          <w:b/>
          <w:bCs/>
        </w:rPr>
        <w:t>后只读</w:t>
      </w:r>
    </w:p>
    <w:p w14:paraId="041B6E65" w14:textId="2C5E3E0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 xml:space="preserve">接线方式 — </w:t>
      </w:r>
      <w:r>
        <w:rPr>
          <w:rFonts w:eastAsia="微软雅黑"/>
          <w:b/>
          <w:bCs/>
        </w:rPr>
        <w:t>可写；</w:t>
      </w:r>
      <w:r w:rsidR="00D11A3D">
        <w:rPr>
          <w:rFonts w:eastAsia="微软雅黑"/>
          <w:b/>
          <w:bCs/>
        </w:rPr>
        <w:t>Dip Switch 锁定</w:t>
      </w:r>
      <w:r>
        <w:rPr>
          <w:rFonts w:eastAsia="微软雅黑"/>
          <w:b/>
          <w:bCs/>
        </w:rPr>
        <w:t>后只读</w:t>
      </w:r>
    </w:p>
    <w:p w14:paraId="2B66B863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接线检查开关（启用/关闭，默认启用）</w:t>
      </w:r>
    </w:p>
    <w:p w14:paraId="1EBC8170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lastRenderedPageBreak/>
        <w:t>Modbus 从站地址（1–247，默认 1）、波特率</w:t>
      </w:r>
    </w:p>
    <w:p w14:paraId="40BE6680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时间/日期</w:t>
      </w:r>
    </w:p>
    <w:p w14:paraId="40BE6681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45" w:author="Claude" w:date="2026-06-30T00:00:00Z">
        <w:r>
          <w:rPr>
            <w:rFonts w:eastAsia="微软雅黑"/>
          </w:rPr>
          <w:t>密码（Password，0000–9999，默认 0000）</w:t>
        </w:r>
      </w:ins>
    </w:p>
    <w:p w14:paraId="40BE6682" w14:textId="2636F525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46" w:author="Claude" w:date="2026-06-30T00:00:00Z">
        <w:r>
          <w:rPr>
            <w:rFonts w:eastAsia="微软雅黑"/>
          </w:rPr>
          <w:t xml:space="preserve">额定频率（Nominal Frequency，50/60 Hz，默认 60 Hz）— </w:t>
        </w:r>
      </w:ins>
      <w:r w:rsidR="00D11A3D">
        <w:rPr>
          <w:rFonts w:eastAsia="微软雅黑"/>
          <w:b/>
          <w:bCs/>
        </w:rPr>
        <w:t>Dip Switch 锁定</w:t>
      </w:r>
      <w:ins w:id="247" w:author="Claude" w:date="2026-06-30T00:00:00Z">
        <w:r>
          <w:rPr>
            <w:rFonts w:eastAsia="微软雅黑"/>
            <w:b/>
            <w:bCs/>
          </w:rPr>
          <w:t>后只读</w:t>
        </w:r>
      </w:ins>
    </w:p>
    <w:p w14:paraId="40BE6683" w14:textId="075091EC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48" w:author="Claude" w:date="2026-06-30T00:00:00Z">
        <w:r>
          <w:rPr>
            <w:rFonts w:eastAsia="微软雅黑"/>
          </w:rPr>
          <w:t xml:space="preserve">相序（Phase Order，ABC/ACB，默认 ABC，三相接线方式下生效）— </w:t>
        </w:r>
      </w:ins>
      <w:r w:rsidR="00D11A3D">
        <w:rPr>
          <w:rFonts w:eastAsia="微软雅黑"/>
          <w:b/>
          <w:bCs/>
        </w:rPr>
        <w:t>Dip Switch 锁定</w:t>
      </w:r>
      <w:ins w:id="249" w:author="Claude" w:date="2026-06-30T00:00:00Z">
        <w:r>
          <w:rPr>
            <w:rFonts w:eastAsia="微软雅黑"/>
            <w:b/>
            <w:bCs/>
          </w:rPr>
          <w:t>后只读</w:t>
        </w:r>
      </w:ins>
    </w:p>
    <w:p w14:paraId="40BE6684" w14:textId="08095C2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50" w:author="Claude" w:date="2026-06-30T00:00:00Z">
        <w:r>
          <w:rPr>
            <w:rFonts w:eastAsia="微软雅黑"/>
          </w:rPr>
          <w:t xml:space="preserve">电能计算方式（Energy Calculation Method，Generic/Fundamental，默认 Generic）— </w:t>
        </w:r>
      </w:ins>
      <w:r w:rsidR="00D11A3D">
        <w:rPr>
          <w:rFonts w:eastAsia="微软雅黑"/>
          <w:b/>
          <w:bCs/>
        </w:rPr>
        <w:t>Dip Switch 锁定</w:t>
      </w:r>
      <w:ins w:id="251" w:author="Claude" w:date="2026-06-30T00:00:00Z">
        <w:r>
          <w:rPr>
            <w:rFonts w:eastAsia="微软雅黑"/>
            <w:b/>
            <w:bCs/>
          </w:rPr>
          <w:t>后只读</w:t>
        </w:r>
      </w:ins>
    </w:p>
    <w:p w14:paraId="40BE6685" w14:textId="0E4D80AB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52" w:author="Claude" w:date="2026-06-30T00:00:00Z">
        <w:r>
          <w:rPr>
            <w:rFonts w:eastAsia="微软雅黑"/>
          </w:rPr>
          <w:t xml:space="preserve">无功功率计算方式（Reactive Power Calculation Method，General/True，默认 General）— </w:t>
        </w:r>
      </w:ins>
      <w:r w:rsidR="00D11A3D">
        <w:rPr>
          <w:rFonts w:eastAsia="微软雅黑"/>
          <w:b/>
          <w:bCs/>
        </w:rPr>
        <w:t>Dip Switch 锁定</w:t>
      </w:r>
      <w:ins w:id="253" w:author="Claude" w:date="2026-06-30T00:00:00Z">
        <w:r>
          <w:rPr>
            <w:rFonts w:eastAsia="微软雅黑"/>
            <w:b/>
            <w:bCs/>
          </w:rPr>
          <w:t>后只读</w:t>
        </w:r>
      </w:ins>
    </w:p>
    <w:p w14:paraId="40BE6686" w14:textId="1B00632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54" w:author="Claude" w:date="2026-06-30T00:00:00Z">
        <w:r>
          <w:rPr>
            <w:rFonts w:eastAsia="微软雅黑"/>
          </w:rPr>
          <w:t xml:space="preserve">能量脉冲常数（Energy Pulse Constant，0.1–50 imp/kWh，默认 1 imp/kWh）— </w:t>
        </w:r>
      </w:ins>
      <w:r w:rsidR="00D11A3D">
        <w:rPr>
          <w:rFonts w:eastAsia="微软雅黑"/>
        </w:rPr>
        <w:t>Dip Switch 锁定</w:t>
      </w:r>
      <w:ins w:id="255" w:author="Claude" w:date="2026-06-30T00:00:00Z">
        <w:r>
          <w:rPr>
            <w:rFonts w:eastAsia="微软雅黑"/>
          </w:rPr>
          <w:t>后只读</w:t>
        </w:r>
      </w:ins>
    </w:p>
    <w:p w14:paraId="40BE6687" w14:textId="0D446A75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56" w:author="Claude" w:date="2026-06-30T00:00:00Z">
        <w:r>
          <w:rPr>
            <w:rFonts w:eastAsia="微软雅黑"/>
          </w:rPr>
          <w:t xml:space="preserve">脉冲 LED 常数（LED Pulse Constant，0.1–50 imp/kWh，默认 50 imp/kWh）— </w:t>
        </w:r>
      </w:ins>
      <w:r w:rsidR="00D11A3D">
        <w:rPr>
          <w:rFonts w:eastAsia="微软雅黑"/>
        </w:rPr>
        <w:t>Dip Switch 锁定</w:t>
      </w:r>
      <w:ins w:id="257" w:author="Claude" w:date="2026-06-30T00:00:00Z">
        <w:r>
          <w:rPr>
            <w:rFonts w:eastAsia="微软雅黑"/>
          </w:rPr>
          <w:t>后只读</w:t>
        </w:r>
      </w:ins>
    </w:p>
    <w:p w14:paraId="40BE6688" w14:textId="77617B6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ins w:id="258" w:author="Claude" w:date="2026-06-30T00:00:00Z">
        <w:r>
          <w:rPr>
            <w:rFonts w:eastAsia="微软雅黑"/>
          </w:rPr>
          <w:t xml:space="preserve">电能显示分辨率（Energy Reading Display Format，0.1/0.01/0.001 kWh，默认 0.1 kWh）— </w:t>
        </w:r>
      </w:ins>
      <w:r w:rsidR="00D11A3D">
        <w:rPr>
          <w:rFonts w:eastAsia="微软雅黑"/>
        </w:rPr>
        <w:t>Dip Switch 锁定</w:t>
      </w:r>
      <w:ins w:id="259" w:author="Claude" w:date="2026-06-30T00:00:00Z">
        <w:r>
          <w:rPr>
            <w:rFonts w:eastAsia="微软雅黑"/>
          </w:rPr>
          <w:t>后只读</w:t>
        </w:r>
      </w:ins>
    </w:p>
    <w:p w14:paraId="636F1AE8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操作（功能码 06/16）：</w:t>
      </w:r>
    </w:p>
    <w:p w14:paraId="38683164" w14:textId="77777777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重启电表 (reboot)</w:t>
      </w:r>
    </w:p>
    <w:p w14:paraId="103B8D84" w14:textId="2196F630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 xml:space="preserve">恢复出厂设置并重启 (factory reset) — </w:t>
      </w:r>
      <w:r>
        <w:rPr>
          <w:rFonts w:eastAsia="微软雅黑"/>
          <w:b/>
          <w:bCs/>
        </w:rPr>
        <w:t>支持</w:t>
      </w:r>
      <w:r>
        <w:rPr>
          <w:rFonts w:eastAsia="微软雅黑" w:hint="eastAsia"/>
          <w:b/>
          <w:bCs/>
        </w:rPr>
        <w:t>；</w:t>
      </w:r>
      <w:r w:rsidR="00D11A3D">
        <w:rPr>
          <w:rFonts w:eastAsia="微软雅黑"/>
          <w:b/>
          <w:bCs/>
        </w:rPr>
        <w:t>Dip Switch 锁定</w:t>
      </w:r>
      <w:r>
        <w:rPr>
          <w:rFonts w:eastAsia="微软雅黑"/>
          <w:b/>
          <w:bCs/>
        </w:rPr>
        <w:t>后</w:t>
      </w:r>
      <w:r>
        <w:rPr>
          <w:rFonts w:eastAsia="微软雅黑" w:hint="eastAsia"/>
          <w:b/>
          <w:bCs/>
        </w:rPr>
        <w:t>不支持</w:t>
      </w:r>
    </w:p>
    <w:p w14:paraId="57B0BFAB" w14:textId="45F8F38E" w:rsidR="00645F9E" w:rsidRDefault="00000000">
      <w:pPr>
        <w:pStyle w:val="a4"/>
        <w:numPr>
          <w:ilvl w:val="1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 xml:space="preserve">重置能量 (clear energy) — </w:t>
      </w:r>
      <w:r>
        <w:rPr>
          <w:rFonts w:eastAsia="微软雅黑"/>
          <w:b/>
          <w:bCs/>
        </w:rPr>
        <w:t>支持</w:t>
      </w:r>
      <w:r>
        <w:rPr>
          <w:rFonts w:eastAsia="微软雅黑" w:hint="eastAsia"/>
          <w:b/>
          <w:bCs/>
        </w:rPr>
        <w:t>；</w:t>
      </w:r>
      <w:r w:rsidR="00D11A3D">
        <w:rPr>
          <w:rFonts w:eastAsia="微软雅黑"/>
          <w:b/>
          <w:bCs/>
        </w:rPr>
        <w:t>Dip Switch 锁定</w:t>
      </w:r>
      <w:r>
        <w:rPr>
          <w:rFonts w:eastAsia="微软雅黑"/>
          <w:b/>
          <w:bCs/>
        </w:rPr>
        <w:t>后</w:t>
      </w:r>
      <w:r>
        <w:rPr>
          <w:rFonts w:eastAsia="微软雅黑" w:hint="eastAsia"/>
          <w:b/>
          <w:bCs/>
        </w:rPr>
        <w:t>不支持</w:t>
      </w:r>
    </w:p>
    <w:p w14:paraId="32B5DE3C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各路独立数据、系统合计数据分别占用独立寄存器地址段。寄存器地址、数据格式（IEEE 754 浮点/定点、字节序等）由 Modbus Address Table 文档定义（另行提供）。</w:t>
      </w:r>
    </w:p>
    <w:p w14:paraId="061B78D8" w14:textId="18AB0A75" w:rsidR="00645F9E" w:rsidRDefault="00000000">
      <w:pPr>
        <w:spacing w:after="100"/>
        <w:rPr>
          <w:rFonts w:hint="eastAsia"/>
        </w:rPr>
      </w:pPr>
      <w:ins w:id="260" w:author="Claude" w:date="2026-06-30T00:00:00Z">
        <w:r>
          <w:rPr>
            <w:rFonts w:eastAsia="微软雅黑"/>
            <w:b/>
            <w:bCs/>
          </w:rPr>
          <w:t>私有协议（通过 RS485 或 USB）：</w:t>
        </w:r>
      </w:ins>
    </w:p>
    <w:p w14:paraId="66F7B029" w14:textId="733EAEED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除标准 Modbus RTU 外，</w:t>
      </w:r>
      <w:del w:id="261" w:author="Yizhuo Ren" w:date="2026-06-23T14:43:00Z" w16du:dateUtc="2026-06-23T06:43:00Z">
        <w:r>
          <w:rPr>
            <w:rFonts w:eastAsia="微软雅黑"/>
          </w:rPr>
          <w:delText xml:space="preserve">RACG </w:delText>
        </w:r>
      </w:del>
      <w:ins w:id="262" w:author="Yizhuo Ren" w:date="2026-06-23T14:43:00Z" w16du:dateUtc="2026-06-23T06:43:00Z">
        <w:r>
          <w:rPr>
            <w:rFonts w:eastAsia="微软雅黑"/>
          </w:rPr>
          <w:t>AcuRev-100</w:t>
        </w:r>
      </w:ins>
      <w:r>
        <w:rPr>
          <w:rFonts w:eastAsia="微软雅黑"/>
        </w:rPr>
        <w:t>通过 RS485</w:t>
      </w:r>
      <w:ins w:id="263" w:author="Yizhuo Ren" w:date="2026-06-18T09:39:00Z" w16du:dateUtc="2026-06-18T01:39:00Z">
        <w:r>
          <w:rPr>
            <w:rFonts w:eastAsia="微软雅黑" w:hint="eastAsia"/>
          </w:rPr>
          <w:t>和USB</w:t>
        </w:r>
      </w:ins>
      <w:r>
        <w:rPr>
          <w:rFonts w:eastAsia="微软雅黑"/>
        </w:rPr>
        <w:t xml:space="preserve"> 还支持私有协议，用于以下功能：</w:t>
      </w:r>
    </w:p>
    <w:p w14:paraId="472E0FD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校准</w:t>
      </w:r>
      <w:r>
        <w:rPr>
          <w:rFonts w:eastAsia="微软雅黑"/>
        </w:rPr>
        <w:t>：工厂校准流程通过私有协议执行</w:t>
      </w:r>
    </w:p>
    <w:p w14:paraId="4D22FAC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固件升级</w:t>
      </w:r>
      <w:r>
        <w:rPr>
          <w:rFonts w:eastAsia="微软雅黑"/>
        </w:rPr>
        <w:t>：固件文件传输通过私有协议执行，支持分包传输、校验和确认</w:t>
      </w:r>
    </w:p>
    <w:p w14:paraId="51FC9E28" w14:textId="5B3ECAE9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说明：私有协议仅用于工厂校准和固件升级，日常使用的读数、配置、操作均通过标准 Modbus RTU 完成。</w:t>
      </w:r>
      <w:ins w:id="264" w:author="Yizhuo Ren" w:date="2026-06-18T09:39:00Z" w16du:dateUtc="2026-06-18T01:39:00Z">
        <w:r>
          <w:rPr>
            <w:rFonts w:eastAsia="微软雅黑"/>
            <w:color w:val="444444"/>
            <w:sz w:val="20"/>
            <w:szCs w:val="20"/>
          </w:rPr>
          <w:t>RS-485 与 USB 均可用于私有协议通信。</w:t>
        </w:r>
      </w:ins>
    </w:p>
    <w:p w14:paraId="634C3EE5" w14:textId="77777777" w:rsidR="00645F9E" w:rsidRDefault="00000000">
      <w:pPr>
        <w:pStyle w:val="2"/>
        <w:rPr>
          <w:rFonts w:hint="eastAsia"/>
        </w:rPr>
      </w:pPr>
      <w:bookmarkStart w:id="265" w:name="_Toc231413813"/>
      <w:bookmarkStart w:id="266" w:name="_Toc233817292"/>
      <w:r>
        <w:rPr>
          <w:sz w:val="21"/>
          <w:szCs w:val="21"/>
        </w:rPr>
        <w:t>3.5 固件更新</w:t>
      </w:r>
      <w:bookmarkEnd w:id="265"/>
      <w:bookmarkEnd w:id="266"/>
    </w:p>
    <w:p w14:paraId="7F15B346" w14:textId="0F49FAA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AcuRev-101 支持固件更新；</w:t>
      </w:r>
      <w:r w:rsidR="00D11A3D">
        <w:rPr>
          <w:rFonts w:eastAsia="微软雅黑"/>
          <w:b/>
          <w:bCs/>
        </w:rPr>
        <w:t>Dip Switch 锁定</w:t>
      </w:r>
      <w:r>
        <w:rPr>
          <w:rFonts w:eastAsia="微软雅黑"/>
          <w:b/>
          <w:bCs/>
        </w:rPr>
        <w:t>后不支持。</w:t>
      </w:r>
    </w:p>
    <w:p w14:paraId="707156E9" w14:textId="38999BA1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 xml:space="preserve">说明：CTEP 认证要求计量相关软件在认证后不得变更。AcuRev-101 不采用软件分离架构，因此 </w:t>
      </w:r>
      <w:r w:rsidR="00D11A3D">
        <w:rPr>
          <w:rFonts w:eastAsia="微软雅黑"/>
          <w:color w:val="444444"/>
          <w:sz w:val="20"/>
          <w:szCs w:val="20"/>
        </w:rPr>
        <w:t xml:space="preserve">Dip </w:t>
      </w:r>
      <w:r w:rsidR="00D11A3D">
        <w:rPr>
          <w:rFonts w:eastAsia="微软雅黑"/>
          <w:color w:val="444444"/>
          <w:sz w:val="20"/>
          <w:szCs w:val="20"/>
        </w:rPr>
        <w:lastRenderedPageBreak/>
        <w:t>Switch 锁定</w:t>
      </w:r>
      <w:r>
        <w:rPr>
          <w:rFonts w:eastAsia="微软雅黑"/>
          <w:color w:val="444444"/>
          <w:sz w:val="20"/>
          <w:szCs w:val="20"/>
        </w:rPr>
        <w:t>后固件整体锁定，不可升级。</w:t>
      </w:r>
    </w:p>
    <w:p w14:paraId="3824FAA5" w14:textId="77777777" w:rsidR="00645F9E" w:rsidRDefault="00000000">
      <w:pPr>
        <w:pStyle w:val="3"/>
        <w:rPr>
          <w:rFonts w:hint="eastAsia"/>
        </w:rPr>
      </w:pPr>
      <w:bookmarkStart w:id="267" w:name="_Toc231413814"/>
      <w:bookmarkStart w:id="268" w:name="_Toc233817293"/>
      <w:r>
        <w:rPr>
          <w:sz w:val="21"/>
          <w:szCs w:val="21"/>
        </w:rPr>
        <w:t>3.5.1 固件更新范围</w:t>
      </w:r>
      <w:bookmarkEnd w:id="267"/>
      <w:bookmarkEnd w:id="268"/>
    </w:p>
    <w:p w14:paraId="7DB0669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可更新应用程序（Application）</w:t>
      </w:r>
    </w:p>
    <w:p w14:paraId="735D19E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Bootloader 不可更新，升级过程中不会被擦除</w:t>
      </w:r>
    </w:p>
    <w:p w14:paraId="55B7ABC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固件更新期间测量数据/日志不会改变</w:t>
      </w:r>
    </w:p>
    <w:p w14:paraId="0245CAB0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配置将迁移至新版本</w:t>
      </w:r>
    </w:p>
    <w:p w14:paraId="4A7D69CD" w14:textId="77777777" w:rsidR="00645F9E" w:rsidRDefault="00000000">
      <w:pPr>
        <w:pStyle w:val="3"/>
        <w:rPr>
          <w:rFonts w:hint="eastAsia"/>
        </w:rPr>
      </w:pPr>
      <w:bookmarkStart w:id="269" w:name="_Toc231413815"/>
      <w:bookmarkStart w:id="270" w:name="_Toc233817294"/>
      <w:r>
        <w:rPr>
          <w:sz w:val="21"/>
          <w:szCs w:val="21"/>
        </w:rPr>
        <w:t>3.5.2 固件更新方法</w:t>
      </w:r>
      <w:bookmarkEnd w:id="269"/>
      <w:bookmarkEnd w:id="270"/>
    </w:p>
    <w:p w14:paraId="4850A93A" w14:textId="3285A492" w:rsidR="00645F9E" w:rsidRDefault="00000000">
      <w:pPr>
        <w:spacing w:after="100"/>
        <w:rPr>
          <w:rFonts w:hint="eastAsia"/>
        </w:rPr>
      </w:pPr>
      <w:ins w:id="271" w:author="Claude" w:date="2026-06-30T00:00:00Z">
        <w:r>
          <w:rPr>
            <w:rFonts w:eastAsia="微软雅黑"/>
          </w:rPr>
          <w:t>通过 RS-485 或 USB 私有协议传输固件（§3.4.1），支持分包传输和校验。用户从 Accuenergy 获取固件文件并上传到</w:t>
        </w:r>
      </w:ins>
      <w:del w:id="272" w:author="Yizhuo Ren" w:date="2026-06-23T14:44:00Z" w16du:dateUtc="2026-06-23T06:44:00Z">
        <w:r>
          <w:rPr>
            <w:rFonts w:eastAsia="微软雅黑"/>
          </w:rPr>
          <w:delText xml:space="preserve"> RACG</w:delText>
        </w:r>
      </w:del>
      <w:ins w:id="273" w:author="Yizhuo Ren" w:date="2026-06-23T14:44:00Z" w16du:dateUtc="2026-06-23T06:44:00Z">
        <w:r>
          <w:rPr>
            <w:rFonts w:eastAsia="微软雅黑"/>
          </w:rPr>
          <w:t>AcuRev-100</w:t>
        </w:r>
      </w:ins>
      <w:r>
        <w:rPr>
          <w:rFonts w:eastAsia="微软雅黑"/>
        </w:rPr>
        <w:t>。</w:t>
      </w:r>
    </w:p>
    <w:p w14:paraId="5978F90D" w14:textId="77777777" w:rsidR="00645F9E" w:rsidRDefault="00000000">
      <w:pPr>
        <w:pStyle w:val="3"/>
        <w:rPr>
          <w:rFonts w:hint="eastAsia"/>
        </w:rPr>
      </w:pPr>
      <w:bookmarkStart w:id="274" w:name="_Toc231413816"/>
      <w:bookmarkStart w:id="275" w:name="_Toc233817295"/>
      <w:r>
        <w:rPr>
          <w:sz w:val="21"/>
          <w:szCs w:val="21"/>
        </w:rPr>
        <w:t>3.5.3 固件更新限制</w:t>
      </w:r>
      <w:bookmarkEnd w:id="274"/>
      <w:bookmarkEnd w:id="275"/>
    </w:p>
    <w:p w14:paraId="10F73F8B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只能使用 Accuenergy 发布的文件。固件文件加密并签名。</w:t>
      </w:r>
    </w:p>
    <w:p w14:paraId="784D6679" w14:textId="77777777" w:rsidR="00645F9E" w:rsidRDefault="00000000">
      <w:pPr>
        <w:pStyle w:val="3"/>
        <w:rPr>
          <w:rFonts w:hint="eastAsia"/>
        </w:rPr>
      </w:pPr>
      <w:bookmarkStart w:id="276" w:name="_Toc231413817"/>
      <w:bookmarkStart w:id="277" w:name="_Toc233817296"/>
      <w:r>
        <w:rPr>
          <w:sz w:val="21"/>
          <w:szCs w:val="21"/>
        </w:rPr>
        <w:t>3.5.4 升级失败处理</w:t>
      </w:r>
      <w:bookmarkEnd w:id="276"/>
      <w:bookmarkEnd w:id="277"/>
    </w:p>
    <w:p w14:paraId="4C612BE3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不支持自动回滚。升级过程中 Bootloader 始终保留，确保设备在升级失败（如断电、通信中断）后仍可通过 Bootloader 重新接收固件。用户需再次执行升级操作。</w:t>
      </w:r>
    </w:p>
    <w:p w14:paraId="46DD8E16" w14:textId="77777777" w:rsidR="00645F9E" w:rsidRDefault="00000000">
      <w:pPr>
        <w:pStyle w:val="2"/>
        <w:rPr>
          <w:rFonts w:hint="eastAsia"/>
        </w:rPr>
      </w:pPr>
      <w:bookmarkStart w:id="278" w:name="_Toc231413818"/>
      <w:bookmarkStart w:id="279" w:name="_Toc233817297"/>
      <w:r>
        <w:rPr>
          <w:sz w:val="21"/>
          <w:szCs w:val="21"/>
        </w:rPr>
        <w:t>3.6 校准</w:t>
      </w:r>
      <w:bookmarkEnd w:id="278"/>
      <w:bookmarkEnd w:id="279"/>
    </w:p>
    <w:p w14:paraId="3CA0CE0A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每个电压输入和电流输入都经过校准，以补偿由各种组件误差引起的误差：</w:t>
      </w:r>
    </w:p>
    <w:p w14:paraId="000D2CA1" w14:textId="00A98B59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校准电压 RMS 增益、电流 RMS 增益</w:t>
      </w:r>
      <w:ins w:id="280" w:author="Yizhuo Ren" w:date="2026-06-22T09:06:00Z" w16du:dateUtc="2026-06-22T01:06:00Z">
        <w:r>
          <w:rPr>
            <w:rFonts w:eastAsia="微软雅黑" w:hint="eastAsia"/>
          </w:rPr>
          <w:t>、</w:t>
        </w:r>
      </w:ins>
      <w:r>
        <w:rPr>
          <w:rFonts w:eastAsia="微软雅黑"/>
        </w:rPr>
        <w:t>电流相角</w:t>
      </w:r>
      <w:ins w:id="281" w:author="Yizhuo Ren" w:date="2026-06-22T09:06:00Z" w16du:dateUtc="2026-06-22T01:06:00Z">
        <w:r>
          <w:rPr>
            <w:rFonts w:eastAsia="微软雅黑" w:hint="eastAsia"/>
          </w:rPr>
          <w:t>和ADC采样频率</w:t>
        </w:r>
      </w:ins>
    </w:p>
    <w:p w14:paraId="1475CB8C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校准 50Hz 和 60Hz</w:t>
      </w:r>
    </w:p>
    <w:p w14:paraId="060E700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校准和计算由电表完成，系数永久保存在非易失性存储器中</w:t>
      </w:r>
    </w:p>
    <w:p w14:paraId="72ECD6E9" w14:textId="74BCEE16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282" w:author="Claude" w:date="2026-06-30T00:00:00Z">
        <w:r>
          <w:rPr>
            <w:rFonts w:eastAsia="微软雅黑"/>
          </w:rPr>
          <w:t xml:space="preserve">校准流程通过 RS485 或 USB 私有协议执行（§3.4.1），由测试台软件指示 </w:t>
        </w:r>
      </w:ins>
      <w:del w:id="283" w:author="Yizhuo Ren" w:date="2026-06-23T14:44:00Z" w16du:dateUtc="2026-06-23T06:44:00Z">
        <w:r>
          <w:rPr>
            <w:rFonts w:eastAsia="微软雅黑"/>
          </w:rPr>
          <w:delText xml:space="preserve">RACG </w:delText>
        </w:r>
      </w:del>
      <w:ins w:id="284" w:author="Yizhuo Ren" w:date="2026-06-23T14:44:00Z" w16du:dateUtc="2026-06-23T06:44:00Z">
        <w:r>
          <w:rPr>
            <w:rFonts w:eastAsia="微软雅黑"/>
          </w:rPr>
          <w:t>AcuRev-100</w:t>
        </w:r>
      </w:ins>
      <w:r>
        <w:rPr>
          <w:rFonts w:eastAsia="微软雅黑"/>
        </w:rPr>
        <w:t>执行</w:t>
      </w:r>
    </w:p>
    <w:p w14:paraId="02FDA7E5" w14:textId="77777777" w:rsidR="00645F9E" w:rsidRDefault="00000000">
      <w:pPr>
        <w:pStyle w:val="2"/>
        <w:rPr>
          <w:rFonts w:hint="eastAsia"/>
        </w:rPr>
      </w:pPr>
      <w:bookmarkStart w:id="285" w:name="_Toc231413819"/>
      <w:bookmarkStart w:id="286" w:name="_Toc233817298"/>
      <w:r>
        <w:rPr>
          <w:sz w:val="21"/>
          <w:szCs w:val="21"/>
        </w:rPr>
        <w:t>3.7 脉冲输出与 LoRa Pulse 模块</w:t>
      </w:r>
      <w:bookmarkEnd w:id="285"/>
      <w:bookmarkEnd w:id="286"/>
    </w:p>
    <w:p w14:paraId="581EB835" w14:textId="702E3140" w:rsidR="00645F9E" w:rsidRDefault="00000000">
      <w:pPr>
        <w:spacing w:after="100"/>
        <w:rPr>
          <w:rFonts w:hint="eastAsia"/>
        </w:rPr>
      </w:pPr>
      <w:del w:id="287" w:author="Yizhuo Ren" w:date="2026-06-23T14:44:00Z" w16du:dateUtc="2026-06-23T06:44:00Z">
        <w:r>
          <w:rPr>
            <w:rFonts w:eastAsia="微软雅黑"/>
          </w:rPr>
          <w:delText xml:space="preserve">RACG </w:delText>
        </w:r>
      </w:del>
      <w:ins w:id="288" w:author="Yizhuo Ren" w:date="2026-06-23T14:44:00Z" w16du:dateUtc="2026-06-23T06:44:00Z">
        <w:r>
          <w:rPr>
            <w:rFonts w:eastAsia="微软雅黑"/>
          </w:rPr>
          <w:t>AcuRev-100</w:t>
        </w:r>
      </w:ins>
      <w:r>
        <w:rPr>
          <w:rFonts w:eastAsia="微软雅黑"/>
        </w:rPr>
        <w:t>提供 1 路有功电能脉冲输出和 1 路 3.3V 供电输出，用于驱动外置 LoRa Pulse 模块实现无线远程抄表 (AMR)。</w:t>
      </w:r>
    </w:p>
    <w:p w14:paraId="2D8DB60E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支持的 LoRa Pulse 模块：</w:t>
      </w:r>
    </w:p>
    <w:p w14:paraId="308DF7AD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自研 LoRa Pulse 模块</w:t>
      </w:r>
    </w:p>
    <w:p w14:paraId="5163715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第三方 NextCentury LoRa Pulse 模块</w:t>
      </w:r>
    </w:p>
    <w:p w14:paraId="6F006ACD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脉冲 LED (Test Pulse)：</w:t>
      </w:r>
    </w:p>
    <w:p w14:paraId="7E0E23E5" w14:textId="2013283F" w:rsidR="00645F9E" w:rsidRDefault="00000000">
      <w:pPr>
        <w:spacing w:after="100"/>
        <w:rPr>
          <w:rFonts w:hint="eastAsia"/>
        </w:rPr>
      </w:pPr>
      <w:del w:id="289" w:author="Yizhuo Ren" w:date="2026-06-23T14:44:00Z" w16du:dateUtc="2026-06-23T06:44:00Z">
        <w:r>
          <w:rPr>
            <w:rFonts w:eastAsia="微软雅黑"/>
          </w:rPr>
          <w:lastRenderedPageBreak/>
          <w:delText xml:space="preserve">RACG </w:delText>
        </w:r>
      </w:del>
      <w:ins w:id="290" w:author="Yizhuo Ren" w:date="2026-06-23T14:44:00Z" w16du:dateUtc="2026-06-23T06:44:00Z">
        <w:r>
          <w:rPr>
            <w:rFonts w:eastAsia="微软雅黑"/>
          </w:rPr>
          <w:t>AcuRev-100</w:t>
        </w:r>
      </w:ins>
      <w:r>
        <w:rPr>
          <w:rFonts w:eastAsia="微软雅黑"/>
        </w:rPr>
        <w:t>在正面配备 1× 脉冲 LED（与 LCD 相邻），用于认证和能量脉冲测试，以及现场快速确认计量是否正常：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668C952C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3F7E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A78E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规格</w:t>
            </w:r>
          </w:p>
        </w:tc>
      </w:tr>
      <w:tr w:rsidR="00645F9E" w14:paraId="0C738EA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3AAB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脉冲常数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97112" w14:textId="33E278CB" w:rsidR="00645F9E" w:rsidRDefault="00000000">
            <w:pPr>
              <w:rPr>
                <w:rFonts w:hint="eastAsia"/>
              </w:rPr>
            </w:pPr>
            <w:del w:id="291" w:author="Yizhuo Ren" w:date="2026-06-26T14:40:00Z" w16du:dateUtc="2026-06-26T06:40:00Z">
              <w:r>
                <w:rPr>
                  <w:rFonts w:eastAsia="微软雅黑"/>
                  <w:sz w:val="20"/>
                  <w:szCs w:val="20"/>
                </w:rPr>
                <w:delText xml:space="preserve">100 </w:delText>
              </w:r>
            </w:del>
            <w:ins w:id="292" w:author="Yizhuo Ren" w:date="2026-06-26T14:40:00Z" w16du:dateUtc="2026-06-26T06:40:00Z">
              <w:r>
                <w:rPr>
                  <w:rFonts w:eastAsia="微软雅黑" w:hint="eastAsia"/>
                  <w:sz w:val="20"/>
                  <w:szCs w:val="20"/>
                </w:rPr>
                <w:t>50</w:t>
              </w:r>
            </w:ins>
            <w:r>
              <w:rPr>
                <w:rFonts w:eastAsia="微软雅黑"/>
                <w:sz w:val="20"/>
                <w:szCs w:val="20"/>
              </w:rPr>
              <w:t>imp/kWh</w:t>
            </w:r>
            <w:ins w:id="293" w:author="Claude" w:date="2026-06-30T00:00:00Z">
              <w:r>
                <w:rPr>
                  <w:rFonts w:eastAsia="微软雅黑"/>
                  <w:sz w:val="20"/>
                  <w:szCs w:val="20"/>
                </w:rPr>
                <w:t>（出厂默认值，可经 Acuview2 在 0.1–50 imp/kWh 范围内调整）</w:t>
              </w:r>
            </w:ins>
          </w:p>
        </w:tc>
      </w:tr>
      <w:tr w:rsidR="00645F9E" w14:paraId="0395358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4E26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脉冲宽度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E70A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20 ms</w:t>
            </w:r>
          </w:p>
        </w:tc>
      </w:tr>
      <w:tr w:rsidR="00645F9E" w14:paraId="0A897CA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2402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用途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2D02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认证和能量脉冲测试；现场安装验证</w:t>
            </w:r>
          </w:p>
        </w:tc>
      </w:tr>
    </w:tbl>
    <w:p w14:paraId="577F195C" w14:textId="77777777" w:rsidR="00645F9E" w:rsidRDefault="00645F9E">
      <w:pPr>
        <w:spacing w:after="80"/>
        <w:rPr>
          <w:rFonts w:hint="eastAsia"/>
        </w:rPr>
      </w:pPr>
    </w:p>
    <w:p w14:paraId="41FCB55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有负载时 LED 闪烁，闪烁频率与负载功率成正比</w:t>
      </w:r>
    </w:p>
    <w:p w14:paraId="16C5990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无负载时 LED 不闪烁</w:t>
      </w:r>
    </w:p>
    <w:p w14:paraId="358D8EBF" w14:textId="7777777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注：脉冲 LED 独立于双色状态 LED。脉冲 LED 用于认证/能量脉冲测试和现场验证，双色 LED 用于运行状态和告警指示。</w:t>
      </w:r>
    </w:p>
    <w:p w14:paraId="12A9F501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脉冲输出规格：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51DD30C4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8E30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98DA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规格</w:t>
            </w:r>
          </w:p>
        </w:tc>
      </w:tr>
      <w:tr w:rsidR="00645F9E" w14:paraId="0590EED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49FE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输出类型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72C7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光耦隔离（无源，集电极开路），满足 SELV 要求</w:t>
            </w:r>
          </w:p>
        </w:tc>
      </w:tr>
      <w:tr w:rsidR="00645F9E" w14:paraId="3AAEA59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7E81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脉冲源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F1AA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系统进线有功电能</w:t>
            </w:r>
          </w:p>
        </w:tc>
      </w:tr>
      <w:tr w:rsidR="00645F9E" w14:paraId="0EC7D90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3E77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脉冲常数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407B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 imp/kWh（1 pulse/kWh）</w:t>
            </w:r>
            <w:ins w:id="294" w:author="Claude" w:date="2026-06-30T00:00:00Z">
              <w:r>
                <w:rPr>
                  <w:rFonts w:eastAsia="微软雅黑"/>
                  <w:sz w:val="20"/>
                  <w:szCs w:val="20"/>
                </w:rPr>
                <w:t>（出厂默认值，可经 Acuview2 在 0.1–50 imp/kWh 范围内调整）</w:t>
              </w:r>
            </w:ins>
          </w:p>
        </w:tc>
      </w:tr>
      <w:tr w:rsidR="00645F9E" w14:paraId="1E978C2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CF52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脉冲宽度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48678" w14:textId="1200BAEB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20 ms</w:t>
            </w:r>
          </w:p>
        </w:tc>
      </w:tr>
      <w:tr w:rsidR="00645F9E" w14:paraId="4329462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77C1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最大负载电压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F8D36" w14:textId="7288C7B1" w:rsidR="00645F9E" w:rsidRPr="00F217EE" w:rsidRDefault="00000000">
            <w:pPr>
              <w:rPr>
                <w:rFonts w:hint="eastAsia"/>
                <w:strike/>
              </w:rPr>
            </w:pPr>
            <w:del w:id="295" w:author="Yizhuo Ren" w:date="2026-06-18T14:58:00Z" w16du:dateUtc="2026-06-18T06:58:00Z">
              <w:r>
                <w:rPr>
                  <w:rFonts w:eastAsia="微软雅黑" w:hint="eastAsia"/>
                  <w:b/>
                  <w:bCs/>
                  <w:sz w:val="20"/>
                  <w:szCs w:val="20"/>
                  <w:rPrChange w:id="296" w:author="Yizhuo Ren" w:date="2026-06-18T14:57:00Z" w16du:dateUtc="2026-06-18T06:57:00Z">
                    <w:rPr>
                      <w:rFonts w:eastAsia="微软雅黑" w:hint="eastAsia"/>
                      <w:b/>
                      <w:bCs/>
                      <w:strike/>
                      <w:sz w:val="20"/>
                      <w:szCs w:val="20"/>
                    </w:rPr>
                  </w:rPrChange>
                </w:rPr>
                <w:delText>[待确认]</w:delText>
              </w:r>
              <w:r>
                <w:rPr>
                  <w:rFonts w:eastAsia="微软雅黑" w:hint="eastAsia"/>
                  <w:sz w:val="20"/>
                  <w:szCs w:val="20"/>
                  <w:rPrChange w:id="297" w:author="Yizhuo Ren" w:date="2026-06-18T14:57:00Z" w16du:dateUtc="2026-06-18T06:57:00Z">
                    <w:rPr>
                      <w:rFonts w:eastAsia="微软雅黑" w:hint="eastAsia"/>
                      <w:strike/>
                      <w:sz w:val="20"/>
                      <w:szCs w:val="20"/>
                    </w:rPr>
                  </w:rPrChange>
                </w:rPr>
                <w:delText xml:space="preserve"> 建议 ≤ 48 VDC</w:delText>
              </w:r>
            </w:del>
            <w:commentRangeStart w:id="298"/>
            <w:ins w:id="299" w:author="Yizhuo Ren" w:date="2026-06-18T14:58:00Z" w16du:dateUtc="2026-06-18T06:58:00Z">
              <w:r>
                <w:rPr>
                  <w:rFonts w:eastAsia="微软雅黑"/>
                  <w:sz w:val="20"/>
                  <w:szCs w:val="20"/>
                </w:rPr>
                <w:t xml:space="preserve">≤ </w:t>
              </w:r>
              <w:r>
                <w:rPr>
                  <w:rFonts w:eastAsia="微软雅黑" w:hint="eastAsia"/>
                  <w:sz w:val="20"/>
                  <w:szCs w:val="20"/>
                </w:rPr>
                <w:t>33</w:t>
              </w:r>
              <w:r>
                <w:rPr>
                  <w:rFonts w:eastAsia="微软雅黑"/>
                  <w:sz w:val="20"/>
                  <w:szCs w:val="20"/>
                </w:rPr>
                <w:t xml:space="preserve"> VDC</w:t>
              </w:r>
              <w:commentRangeEnd w:id="298"/>
              <w:r w:rsidRPr="00F217EE">
                <w:rPr>
                  <w:rStyle w:val="ac"/>
                  <w:rFonts w:hint="eastAsia"/>
                  <w:strike/>
                </w:rPr>
                <w:commentReference w:id="298"/>
              </w:r>
            </w:ins>
          </w:p>
        </w:tc>
      </w:tr>
      <w:tr w:rsidR="00645F9E" w14:paraId="0DE162E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62C5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最大负载电流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F4F48" w14:textId="7BD66454" w:rsidR="00645F9E" w:rsidRDefault="00000000">
            <w:pPr>
              <w:rPr>
                <w:rFonts w:hint="eastAsia"/>
              </w:rPr>
            </w:pPr>
            <w:del w:id="300" w:author="Yizhuo Ren" w:date="2026-06-18T14:58:00Z" w16du:dateUtc="2026-06-18T06:58:00Z">
              <w:r>
                <w:rPr>
                  <w:rFonts w:eastAsia="微软雅黑" w:hint="eastAsia"/>
                  <w:b/>
                  <w:bCs/>
                  <w:sz w:val="20"/>
                  <w:szCs w:val="20"/>
                  <w:rPrChange w:id="301" w:author="Yizhuo Ren" w:date="2026-06-18T14:58:00Z" w16du:dateUtc="2026-06-18T06:58:00Z">
                    <w:rPr>
                      <w:rFonts w:eastAsia="微软雅黑" w:hint="eastAsia"/>
                      <w:b/>
                      <w:bCs/>
                      <w:strike/>
                      <w:sz w:val="20"/>
                      <w:szCs w:val="20"/>
                    </w:rPr>
                  </w:rPrChange>
                </w:rPr>
                <w:delText>[待确认]</w:delText>
              </w:r>
              <w:r>
                <w:rPr>
                  <w:rFonts w:eastAsia="微软雅黑" w:hint="eastAsia"/>
                  <w:sz w:val="20"/>
                  <w:szCs w:val="20"/>
                  <w:rPrChange w:id="302" w:author="Yizhuo Ren" w:date="2026-06-18T14:58:00Z" w16du:dateUtc="2026-06-18T06:58:00Z">
                    <w:rPr>
                      <w:rFonts w:eastAsia="微软雅黑" w:hint="eastAsia"/>
                      <w:strike/>
                      <w:sz w:val="20"/>
                      <w:szCs w:val="20"/>
                    </w:rPr>
                  </w:rPrChange>
                </w:rPr>
                <w:delText xml:space="preserve"> 建议</w:delText>
              </w:r>
            </w:del>
            <w:commentRangeStart w:id="303"/>
            <w:r>
              <w:rPr>
                <w:rFonts w:eastAsia="微软雅黑"/>
                <w:sz w:val="20"/>
                <w:szCs w:val="20"/>
              </w:rPr>
              <w:t>≤ 50 mA</w:t>
            </w:r>
            <w:commentRangeEnd w:id="303"/>
            <w:r>
              <w:rPr>
                <w:rStyle w:val="ac"/>
                <w:rFonts w:hint="eastAsia"/>
              </w:rPr>
              <w:commentReference w:id="303"/>
            </w:r>
          </w:p>
        </w:tc>
      </w:tr>
      <w:tr w:rsidR="00F217EE" w14:paraId="2E6EB38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D16E2" w14:textId="1D2C27C7" w:rsidR="00F217EE" w:rsidRDefault="00F04F12">
            <w:pPr>
              <w:rPr>
                <w:rFonts w:eastAsia="微软雅黑" w:hint="eastAsia"/>
                <w:sz w:val="20"/>
                <w:szCs w:val="20"/>
              </w:rPr>
            </w:pPr>
            <w:commentRangeStart w:id="304"/>
            <w:ins w:id="305" w:author="Yizhuo Ren" w:date="2026-06-18T14:58:00Z" w16du:dateUtc="2026-06-18T06:58:00Z">
              <w:r>
                <w:rPr>
                  <w:rFonts w:eastAsia="微软雅黑" w:hint="eastAsia"/>
                  <w:sz w:val="20"/>
                  <w:szCs w:val="20"/>
                </w:rPr>
                <w:t>最大负载功耗</w:t>
              </w:r>
            </w:ins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3D929" w14:textId="7F4E7D7A" w:rsidR="00F217EE" w:rsidRPr="00F217EE" w:rsidRDefault="00F04F12">
            <w:pPr>
              <w:rPr>
                <w:rFonts w:eastAsia="微软雅黑" w:hint="eastAsia"/>
                <w:b/>
                <w:bCs/>
                <w:strike/>
                <w:sz w:val="20"/>
                <w:szCs w:val="20"/>
              </w:rPr>
            </w:pPr>
            <w:ins w:id="306" w:author="Yizhuo Ren" w:date="2026-06-18T14:59:00Z" w16du:dateUtc="2026-06-18T06:59:00Z">
              <w:r>
                <w:rPr>
                  <w:rFonts w:eastAsia="微软雅黑"/>
                  <w:sz w:val="20"/>
                  <w:szCs w:val="20"/>
                </w:rPr>
                <w:t>≤</w:t>
              </w:r>
              <w:r>
                <w:rPr>
                  <w:rFonts w:eastAsia="微软雅黑" w:hint="eastAsia"/>
                  <w:sz w:val="20"/>
                  <w:szCs w:val="20"/>
                </w:rPr>
                <w:t>150mW</w:t>
              </w:r>
            </w:ins>
            <w:commentRangeEnd w:id="304"/>
            <w:r w:rsidRPr="00F217EE">
              <w:rPr>
                <w:rStyle w:val="ac"/>
                <w:rFonts w:eastAsia="微软雅黑" w:hint="eastAsia"/>
                <w:b/>
                <w:bCs/>
                <w:strike/>
                <w:sz w:val="20"/>
                <w:szCs w:val="20"/>
              </w:rPr>
              <w:commentReference w:id="304"/>
            </w:r>
          </w:p>
        </w:tc>
      </w:tr>
      <w:tr w:rsidR="00F217EE" w14:paraId="3BFBD68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9FF62" w14:textId="14C65C4F" w:rsidR="00F217EE" w:rsidRDefault="00F04F12">
            <w:pPr>
              <w:rPr>
                <w:rFonts w:eastAsia="微软雅黑" w:hint="eastAsia"/>
                <w:sz w:val="20"/>
                <w:szCs w:val="20"/>
              </w:rPr>
            </w:pPr>
            <w:commentRangeStart w:id="307"/>
            <w:ins w:id="308" w:author="Yizhuo Ren" w:date="2026-06-18T14:59:00Z" w16du:dateUtc="2026-06-18T06:59:00Z">
              <w:r>
                <w:rPr>
                  <w:rFonts w:eastAsia="微软雅黑" w:hint="eastAsia"/>
                  <w:sz w:val="20"/>
                  <w:szCs w:val="20"/>
                </w:rPr>
                <w:t>典型应用</w:t>
              </w:r>
            </w:ins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70AF3" w14:textId="4EB7F198" w:rsidR="00F217EE" w:rsidRPr="00F217EE" w:rsidRDefault="00F04F12">
            <w:pPr>
              <w:rPr>
                <w:rFonts w:eastAsia="微软雅黑" w:hint="eastAsia"/>
                <w:sz w:val="20"/>
                <w:szCs w:val="20"/>
              </w:rPr>
            </w:pPr>
            <w:ins w:id="309" w:author="Yizhuo Ren" w:date="2026-06-18T14:59:00Z" w16du:dateUtc="2026-06-18T06:59:00Z">
              <w:r>
                <w:rPr>
                  <w:rFonts w:eastAsia="微软雅黑" w:hint="eastAsia"/>
                  <w:sz w:val="20"/>
                  <w:szCs w:val="20"/>
                </w:rPr>
                <w:t>可驱动LoRa模块脉冲计数输入</w:t>
              </w:r>
            </w:ins>
            <w:commentRangeEnd w:id="307"/>
            <w:r w:rsidRPr="00F217EE">
              <w:rPr>
                <w:rStyle w:val="ac"/>
                <w:rFonts w:eastAsia="微软雅黑" w:hint="eastAsia"/>
                <w:sz w:val="20"/>
                <w:szCs w:val="20"/>
              </w:rPr>
              <w:commentReference w:id="307"/>
            </w:r>
          </w:p>
        </w:tc>
      </w:tr>
    </w:tbl>
    <w:p w14:paraId="1A9C51C0" w14:textId="77777777" w:rsidR="00645F9E" w:rsidRDefault="00645F9E">
      <w:pPr>
        <w:spacing w:after="80"/>
        <w:rPr>
          <w:rFonts w:hint="eastAsia"/>
        </w:rPr>
      </w:pPr>
    </w:p>
    <w:p w14:paraId="79F8E2B3" w14:textId="7A5345B1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注：脉冲 LED（</w:t>
      </w:r>
      <w:del w:id="310" w:author="Yizhuo Ren" w:date="2026-06-26T14:40:00Z" w16du:dateUtc="2026-06-26T06:40:00Z">
        <w:r>
          <w:rPr>
            <w:rFonts w:eastAsia="微软雅黑"/>
            <w:color w:val="444444"/>
            <w:sz w:val="20"/>
            <w:szCs w:val="20"/>
          </w:rPr>
          <w:delText xml:space="preserve">100 </w:delText>
        </w:r>
      </w:del>
      <w:ins w:id="311" w:author="Yizhuo Ren" w:date="2026-06-26T14:40:00Z" w16du:dateUtc="2026-06-26T06:40:00Z">
        <w:r>
          <w:rPr>
            <w:rFonts w:eastAsia="微软雅黑" w:hint="eastAsia"/>
            <w:color w:val="444444"/>
            <w:sz w:val="20"/>
            <w:szCs w:val="20"/>
          </w:rPr>
          <w:t>50</w:t>
        </w:r>
      </w:ins>
      <w:r>
        <w:rPr>
          <w:rFonts w:eastAsia="微软雅黑"/>
          <w:color w:val="444444"/>
          <w:sz w:val="20"/>
          <w:szCs w:val="20"/>
        </w:rPr>
        <w:t>imp/kWh）和脉冲输出（1 imp/kWh）采用不同常数。脉冲 LED 用于认证和能量脉冲测试，分辨率较高；脉冲输出常数较低，确保高功率下脉冲间隔足够，便于外置 LoRa Pulse 模块计数。</w:t>
      </w:r>
    </w:p>
    <w:p w14:paraId="5C1DF6D2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3.3V 供电输出规格：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64287998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2B1A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5311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规格</w:t>
            </w:r>
          </w:p>
        </w:tc>
      </w:tr>
      <w:tr w:rsidR="00645F9E" w14:paraId="11EC79C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DB84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输出电压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4340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3.3V DC</w:t>
            </w:r>
          </w:p>
        </w:tc>
      </w:tr>
      <w:tr w:rsidR="00645F9E" w14:paraId="37EEA55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7EE6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最大输出电流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52BB7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200mA</w:t>
            </w:r>
          </w:p>
        </w:tc>
      </w:tr>
      <w:tr w:rsidR="00645F9E" w14:paraId="3A14C59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9BDA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用途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E126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为外置 LoRa Pulse 模块供电</w:t>
            </w:r>
          </w:p>
        </w:tc>
      </w:tr>
    </w:tbl>
    <w:p w14:paraId="49EE3443" w14:textId="77777777" w:rsidR="00645F9E" w:rsidRDefault="00645F9E">
      <w:pPr>
        <w:spacing w:after="80"/>
        <w:rPr>
          <w:rFonts w:hint="eastAsia"/>
        </w:rPr>
      </w:pPr>
    </w:p>
    <w:p w14:paraId="5257BD77" w14:textId="7777777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注：脉冲输出和 3.3V 输出配合使用——3.3V 为 LoRa Pulse 模块供电，脉冲输出接入 LoRa Pulse 模块，由模块完成脉冲计数和通信转发（LoRa 无线上报）。LoRa Pulse 模块安装在电表外壳内部或紧邻位置。</w:t>
      </w:r>
    </w:p>
    <w:p w14:paraId="0B0C50E1" w14:textId="77777777" w:rsidR="00645F9E" w:rsidRDefault="00645F9E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</w:p>
    <w:p w14:paraId="728788A0" w14:textId="7777777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参照 GG2 的安全要求：连接到脉冲输出和 3.3V 端子的所有线缆和设备必须封装在电表所处的外壳内。</w:t>
      </w:r>
    </w:p>
    <w:p w14:paraId="54914781" w14:textId="77777777" w:rsidR="00645F9E" w:rsidRDefault="00000000">
      <w:pPr>
        <w:pStyle w:val="2"/>
        <w:rPr>
          <w:rFonts w:hint="eastAsia"/>
        </w:rPr>
      </w:pPr>
      <w:bookmarkStart w:id="312" w:name="_Toc231413820"/>
      <w:bookmarkStart w:id="313" w:name="_Toc233817299"/>
      <w:r>
        <w:rPr>
          <w:sz w:val="21"/>
          <w:szCs w:val="21"/>
        </w:rPr>
        <w:t>3.8 LCD 显示</w:t>
      </w:r>
      <w:bookmarkEnd w:id="312"/>
      <w:bookmarkEnd w:id="313"/>
    </w:p>
    <w:p w14:paraId="6470F08F" w14:textId="66B2EE90" w:rsidR="00645F9E" w:rsidRDefault="00000000">
      <w:pPr>
        <w:spacing w:after="100"/>
        <w:rPr>
          <w:rFonts w:hint="eastAsia"/>
        </w:rPr>
      </w:pPr>
      <w:del w:id="314" w:author="Yizhuo Ren" w:date="2026-06-23T14:44:00Z" w16du:dateUtc="2026-06-23T06:44:00Z">
        <w:r>
          <w:rPr>
            <w:rFonts w:eastAsia="微软雅黑"/>
          </w:rPr>
          <w:delText xml:space="preserve">RACG </w:delText>
        </w:r>
      </w:del>
      <w:ins w:id="315" w:author="Yizhuo Ren" w:date="2026-06-23T14:44:00Z" w16du:dateUtc="2026-06-23T06:44:00Z">
        <w:r>
          <w:rPr>
            <w:rFonts w:eastAsia="微软雅黑"/>
          </w:rPr>
          <w:t>AcuRev-100</w:t>
        </w:r>
      </w:ins>
      <w:ins w:id="316" w:author="Claude" w:date="2026-06-30T00:00:00Z">
        <w:r>
          <w:rPr>
            <w:rFonts w:eastAsia="微软雅黑"/>
          </w:rPr>
          <w:t>配备 1× 点阵图形 LCD（量产 160×64；测试阶段暂用 256×64），用于现场显示，显示内容与排版见本节示意图。</w:t>
        </w:r>
      </w:ins>
    </w:p>
    <w:p w14:paraId="5BC98FD7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正常显示：</w:t>
      </w:r>
    </w:p>
    <w:p w14:paraId="5EA0088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显示内容：</w:t>
      </w:r>
      <w:r>
        <w:rPr>
          <w:rFonts w:eastAsia="微软雅黑"/>
          <w:b/>
          <w:bCs/>
        </w:rPr>
        <w:t>进线有功电能累计值 (kWh)</w:t>
      </w:r>
    </w:p>
    <w:p w14:paraId="3C748361" w14:textId="0EDF4C8A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显示格式：9 位整数 + 1 位小数（最大显示 999999999.9 kWh）</w:t>
      </w:r>
      <w:ins w:id="317" w:author="Yizhuo Ren" w:date="2026-06-17T15:20:00Z" w16du:dateUtc="2026-06-17T07:20:00Z">
        <w:r>
          <w:rPr>
            <w:rFonts w:eastAsia="微软雅黑" w:hint="eastAsia"/>
          </w:rPr>
          <w:t>，</w:t>
        </w:r>
        <w:r>
          <w:rPr>
            <w:rFonts w:eastAsia="微软雅黑"/>
          </w:rPr>
          <w:t>默认高位空白</w:t>
        </w:r>
      </w:ins>
    </w:p>
    <w:p w14:paraId="5CE0F3A2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显示分辨率：0.1 kWh</w:t>
      </w:r>
    </w:p>
    <w:p w14:paraId="3CEF6E0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内部数据分辨率：1 Wh（通过 Modbus 可读取完整精度）</w:t>
      </w:r>
    </w:p>
    <w:p w14:paraId="485E17FB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开机显示序列：</w:t>
      </w:r>
    </w:p>
    <w:p w14:paraId="5CCACC8D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上电启动时，LCD 依次显示以下信息（每项持续约 2 秒）：</w:t>
      </w:r>
    </w:p>
    <w:p w14:paraId="42D66F8C" w14:textId="68192AB2" w:rsidR="00AF678C" w:rsidRPr="00AF678C" w:rsidRDefault="00AF678C">
      <w:pPr>
        <w:pStyle w:val="a4"/>
        <w:numPr>
          <w:ilvl w:val="0"/>
          <w:numId w:val="3"/>
        </w:numPr>
        <w:spacing w:after="40"/>
        <w:rPr>
          <w:ins w:id="318" w:author="Yizhuo Ren" w:date="2026-06-18T09:56:00Z" w16du:dateUtc="2026-06-18T01:56:00Z"/>
          <w:rFonts w:hint="eastAsia"/>
          <w:rPrChange w:id="319" w:author="Yizhuo Ren" w:date="2026-06-18T09:56:00Z" w16du:dateUtc="2026-06-18T01:56:00Z">
            <w:rPr>
              <w:ins w:id="320" w:author="Yizhuo Ren" w:date="2026-06-18T09:56:00Z" w16du:dateUtc="2026-06-18T01:56:00Z"/>
              <w:rFonts w:eastAsia="微软雅黑" w:hint="eastAsia"/>
            </w:rPr>
          </w:rPrChange>
        </w:rPr>
      </w:pPr>
      <w:ins w:id="321" w:author="Yizhuo Ren" w:date="2026-06-18T09:56:00Z" w16du:dateUtc="2026-06-18T01:56:00Z">
        <w:r>
          <w:rPr>
            <w:rFonts w:hint="eastAsia"/>
          </w:rPr>
          <w:t>公司</w:t>
        </w:r>
        <w:r>
          <w:rPr>
            <w:rFonts w:hint="eastAsia"/>
          </w:rPr>
          <w:t>logo</w:t>
        </w:r>
      </w:ins>
    </w:p>
    <w:p w14:paraId="6B162B4A" w14:textId="57A3D2AF" w:rsidR="00645F9E" w:rsidRPr="00AF678C" w:rsidRDefault="00000000">
      <w:pPr>
        <w:pStyle w:val="a4"/>
        <w:numPr>
          <w:ilvl w:val="0"/>
          <w:numId w:val="3"/>
        </w:numPr>
        <w:spacing w:after="40"/>
        <w:rPr>
          <w:ins w:id="322" w:author="Yizhuo Ren" w:date="2026-06-18T09:56:00Z" w16du:dateUtc="2026-06-18T01:56:00Z"/>
          <w:rFonts w:hint="eastAsia"/>
          <w:rPrChange w:id="323" w:author="Yizhuo Ren" w:date="2026-06-18T09:56:00Z" w16du:dateUtc="2026-06-18T01:56:00Z">
            <w:rPr>
              <w:ins w:id="324" w:author="Yizhuo Ren" w:date="2026-06-18T09:56:00Z" w16du:dateUtc="2026-06-18T01:56:00Z"/>
              <w:rFonts w:eastAsia="微软雅黑" w:hint="eastAsia"/>
            </w:rPr>
          </w:rPrChange>
        </w:rPr>
      </w:pPr>
      <w:r>
        <w:rPr>
          <w:rFonts w:eastAsia="微软雅黑"/>
        </w:rPr>
        <w:t>型号（Model）</w:t>
      </w:r>
    </w:p>
    <w:p w14:paraId="12345701" w14:textId="4178E84F" w:rsidR="00645F9E" w:rsidRDefault="00AF678C" w:rsidP="00284F38">
      <w:pPr>
        <w:pStyle w:val="a4"/>
        <w:numPr>
          <w:ilvl w:val="0"/>
          <w:numId w:val="3"/>
        </w:numPr>
        <w:spacing w:after="40"/>
        <w:rPr>
          <w:rFonts w:hint="eastAsia"/>
        </w:rPr>
      </w:pPr>
      <w:ins w:id="325" w:author="Yizhuo Ren" w:date="2026-06-18T09:56:00Z" w16du:dateUtc="2026-06-18T01:56:00Z">
        <w:r>
          <w:rPr>
            <w:rFonts w:eastAsia="微软雅黑" w:hint="eastAsia"/>
          </w:rPr>
          <w:t>序列号</w:t>
        </w:r>
      </w:ins>
      <w:r>
        <w:rPr>
          <w:rFonts w:hint="eastAsia"/>
        </w:rPr>
        <w:t xml:space="preserve">   </w:t>
      </w:r>
      <w:ins w:id="326" w:author="Yizhuo Ren" w:date="2026-06-24T14:10:00Z" w16du:dateUtc="2026-06-24T06:10:00Z">
        <w:r>
          <w:rPr>
            <w:rFonts w:eastAsia="微软雅黑"/>
          </w:rPr>
          <w:t>（格式：MAC(YY+30)MMabcde）</w:t>
        </w:r>
      </w:ins>
    </w:p>
    <w:p w14:paraId="4C87AF91" w14:textId="77777777" w:rsidR="00645F9E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rFonts w:eastAsia="微软雅黑"/>
        </w:rPr>
        <w:t>固件版本（Firmware Version）</w:t>
      </w:r>
    </w:p>
    <w:p w14:paraId="0C6726EB" w14:textId="7C5A769C" w:rsidR="00645F9E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ins w:id="327" w:author="Claude" w:date="2026-06-30T00:00:00Z">
        <w:r>
          <w:rPr>
            <w:rFonts w:eastAsia="微软雅黑"/>
          </w:rPr>
          <w:t>接线方式（Service Type：1E2W / 2E3W1P / 3E4WY）</w:t>
        </w:r>
      </w:ins>
    </w:p>
    <w:p w14:paraId="6C4CC5A8" w14:textId="77777777" w:rsidR="00645F9E" w:rsidRDefault="00000000">
      <w:pPr>
        <w:pStyle w:val="a4"/>
        <w:numPr>
          <w:ilvl w:val="0"/>
          <w:numId w:val="3"/>
        </w:numPr>
        <w:spacing w:after="40"/>
        <w:rPr>
          <w:rFonts w:hint="eastAsia"/>
        </w:rPr>
      </w:pPr>
      <w:r>
        <w:rPr>
          <w:rFonts w:eastAsia="微软雅黑"/>
        </w:rPr>
        <w:t>进线有功电能累计值（kWh）— 此后保持显示</w:t>
      </w:r>
    </w:p>
    <w:p w14:paraId="5847B863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LCD 背光：</w:t>
      </w:r>
    </w:p>
    <w:p w14:paraId="52799FA1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硬件预留背光电路，当前固件不点亮。未来版本可能移除背光硬件。</w:t>
      </w:r>
    </w:p>
    <w:p w14:paraId="5594FD72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328" w:name="_Toc231413821"/>
      <w:r>
        <w:rPr>
          <w:rFonts w:hint="eastAsia"/>
        </w:rPr>
        <w:br w:type="page"/>
      </w:r>
    </w:p>
    <w:p w14:paraId="5FA00001" w14:textId="77777777" w:rsidR="00645F9E" w:rsidRDefault="00000000">
      <w:pPr>
        <w:pStyle w:val="2"/>
        <w:rPr>
          <w:rFonts w:hint="eastAsia"/>
        </w:rPr>
      </w:pPr>
      <w:bookmarkStart w:id="329" w:name="_Toc233817300"/>
      <w:ins w:id="330" w:author="Claude" w:date="2026-07-01T00:00:00Z">
        <w:r>
          <w:lastRenderedPageBreak/>
          <w:t>3.9 铅封</w:t>
        </w:r>
      </w:ins>
      <w:bookmarkEnd w:id="329"/>
    </w:p>
    <w:p w14:paraId="5FA00002" w14:textId="287A6AF6" w:rsidR="00645F9E" w:rsidRDefault="00000000">
      <w:pPr>
        <w:spacing w:after="100"/>
        <w:rPr>
          <w:rFonts w:hint="eastAsia"/>
        </w:rPr>
      </w:pPr>
      <w:ins w:id="331" w:author="Claude" w:date="2026-07-01T00:00:00Z">
        <w:r>
          <w:rPr>
            <w:rFonts w:eastAsia="微软雅黑"/>
          </w:rPr>
          <w:t>AcuRev-101 通过位于背面端子侧的 Dip Switch 实现软件铅封。铅封（</w:t>
        </w:r>
      </w:ins>
      <w:r w:rsidR="00D11A3D">
        <w:rPr>
          <w:rFonts w:eastAsia="微软雅黑"/>
        </w:rPr>
        <w:t>Dip Switch</w:t>
      </w:r>
      <w:ins w:id="332" w:author="Claude" w:date="2026-07-01T00:00:00Z">
        <w:r>
          <w:rPr>
            <w:rFonts w:eastAsia="微软雅黑"/>
          </w:rPr>
          <w:t>）</w:t>
        </w:r>
      </w:ins>
      <w:r w:rsidR="00413BE8">
        <w:rPr>
          <w:rFonts w:eastAsia="微软雅黑"/>
        </w:rPr>
        <w:t>锁定</w:t>
      </w:r>
      <w:ins w:id="333" w:author="Claude" w:date="2026-07-01T00:00:00Z">
        <w:r>
          <w:rPr>
            <w:rFonts w:eastAsia="微软雅黑"/>
          </w:rPr>
          <w:t>后，与测量及计量相关的配置不得修改，以满足 MC / CTEP / NYPSC 认证要求。</w:t>
        </w:r>
      </w:ins>
    </w:p>
    <w:p w14:paraId="5FA00003" w14:textId="3520940B" w:rsidR="00645F9E" w:rsidRDefault="00000000">
      <w:pPr>
        <w:spacing w:after="100"/>
        <w:rPr>
          <w:rFonts w:hint="eastAsia"/>
        </w:rPr>
      </w:pPr>
      <w:ins w:id="334" w:author="Claude" w:date="2026-07-01T00:00:00Z">
        <w:r>
          <w:rPr>
            <w:rFonts w:eastAsia="微软雅黑"/>
          </w:rPr>
          <w:t>铅封</w:t>
        </w:r>
      </w:ins>
      <w:r w:rsidR="00413BE8">
        <w:rPr>
          <w:rFonts w:eastAsia="微软雅黑" w:hint="eastAsia"/>
        </w:rPr>
        <w:t>锁定</w:t>
      </w:r>
      <w:ins w:id="335" w:author="Claude" w:date="2026-07-01T00:00:00Z">
        <w:r>
          <w:rPr>
            <w:rFonts w:eastAsia="微软雅黑"/>
          </w:rPr>
          <w:t>后，以下参数和操作不可执行：</w:t>
        </w:r>
      </w:ins>
    </w:p>
    <w:p w14:paraId="5FA00004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36" w:author="Claude" w:date="2026-07-01T00:00:00Z">
        <w:r>
          <w:rPr>
            <w:rFonts w:eastAsia="微软雅黑"/>
          </w:rPr>
          <w:t>接线配置：接线方式、CT 类型、一次侧额定电流、电流输入方向、物理/逻辑通道映射</w:t>
        </w:r>
      </w:ins>
    </w:p>
    <w:p w14:paraId="5FA0000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37" w:author="Claude" w:date="2026-07-01T00:00:00Z">
        <w:r>
          <w:rPr>
            <w:rFonts w:eastAsia="微软雅黑"/>
          </w:rPr>
          <w:t>额定频率（Nominal Frequency）</w:t>
        </w:r>
      </w:ins>
    </w:p>
    <w:p w14:paraId="5FA0000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38" w:author="Claude" w:date="2026-07-01T00:00:00Z">
        <w:r>
          <w:rPr>
            <w:rFonts w:eastAsia="微软雅黑"/>
          </w:rPr>
          <w:t>相序（Phase Order）</w:t>
        </w:r>
      </w:ins>
    </w:p>
    <w:p w14:paraId="5FA0001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39" w:author="Claude" w:date="2026-07-01T00:00:00Z">
        <w:r>
          <w:rPr>
            <w:rFonts w:eastAsia="微软雅黑"/>
          </w:rPr>
          <w:t>功率因数格式约定（PF/VAR 计算方式，IEC / IEEE）</w:t>
        </w:r>
      </w:ins>
    </w:p>
    <w:p w14:paraId="5FA0000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0" w:author="Claude" w:date="2026-07-01T00:00:00Z">
        <w:r>
          <w:rPr>
            <w:rFonts w:eastAsia="微软雅黑"/>
          </w:rPr>
          <w:t>电能计算方式（Energy Calculation Method）</w:t>
        </w:r>
      </w:ins>
    </w:p>
    <w:p w14:paraId="5FA00008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1" w:author="Claude" w:date="2026-07-01T00:00:00Z">
        <w:r>
          <w:rPr>
            <w:rFonts w:eastAsia="微软雅黑"/>
          </w:rPr>
          <w:t>无功功率计算方式（Reactive Power Calculation Method）</w:t>
        </w:r>
      </w:ins>
    </w:p>
    <w:p w14:paraId="5FA00009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2" w:author="Claude" w:date="2026-07-01T00:00:00Z">
        <w:r>
          <w:rPr>
            <w:rFonts w:eastAsia="微软雅黑"/>
          </w:rPr>
          <w:t>能量脉冲输出配置：Energy Pulse Constant、LED Pulse Constant</w:t>
        </w:r>
      </w:ins>
    </w:p>
    <w:p w14:paraId="5FA0000B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3" w:author="Claude" w:date="2026-07-01T00:00:00Z">
        <w:r>
          <w:rPr>
            <w:rFonts w:eastAsia="微软雅黑"/>
          </w:rPr>
          <w:t>电能显示分辨率（Energy Reading Display Format）</w:t>
        </w:r>
      </w:ins>
    </w:p>
    <w:p w14:paraId="5FA0000C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4" w:author="Claude" w:date="2026-07-01T00:00:00Z">
        <w:r>
          <w:rPr>
            <w:rFonts w:eastAsia="微软雅黑"/>
          </w:rPr>
          <w:t>校准（电压/电流增益、相角、ADC 采样频率）</w:t>
        </w:r>
      </w:ins>
    </w:p>
    <w:p w14:paraId="5FA0000D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5" w:author="Claude" w:date="2026-07-01T00:00:00Z">
        <w:r>
          <w:rPr>
            <w:rFonts w:eastAsia="微软雅黑"/>
          </w:rPr>
          <w:t>固件升级</w:t>
        </w:r>
      </w:ins>
    </w:p>
    <w:p w14:paraId="5FA0000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6" w:author="Claude" w:date="2026-07-01T00:00:00Z">
        <w:r>
          <w:rPr>
            <w:rFonts w:eastAsia="微软雅黑"/>
          </w:rPr>
          <w:t>恢复出厂设置（factory reset）</w:t>
        </w:r>
      </w:ins>
    </w:p>
    <w:p w14:paraId="5FA0000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47" w:author="Claude" w:date="2026-07-01T00:00:00Z">
        <w:r>
          <w:rPr>
            <w:rFonts w:eastAsia="微软雅黑"/>
          </w:rPr>
          <w:t>重置能量（clear energy）</w:t>
        </w:r>
      </w:ins>
    </w:p>
    <w:p w14:paraId="1EEDD262" w14:textId="23E9A613" w:rsidR="00645F9E" w:rsidRDefault="00000000">
      <w:pPr>
        <w:pStyle w:val="1"/>
        <w:rPr>
          <w:rFonts w:hint="eastAsia"/>
        </w:rPr>
      </w:pPr>
      <w:bookmarkStart w:id="348" w:name="_Toc233817301"/>
      <w:r>
        <w:rPr>
          <w:sz w:val="21"/>
          <w:szCs w:val="21"/>
        </w:rPr>
        <w:t>4 机械规格</w:t>
      </w:r>
      <w:bookmarkEnd w:id="328"/>
      <w:bookmarkEnd w:id="348"/>
    </w:p>
    <w:p w14:paraId="24ACCCD9" w14:textId="77777777" w:rsidR="00645F9E" w:rsidRDefault="00000000">
      <w:pPr>
        <w:pStyle w:val="2"/>
        <w:rPr>
          <w:rFonts w:hint="eastAsia"/>
        </w:rPr>
      </w:pPr>
      <w:bookmarkStart w:id="349" w:name="_Toc231413822"/>
      <w:bookmarkStart w:id="350" w:name="_Toc233817302"/>
      <w:r>
        <w:rPr>
          <w:sz w:val="21"/>
          <w:szCs w:val="21"/>
        </w:rPr>
        <w:t>4.1 尺寸与安装</w:t>
      </w:r>
      <w:bookmarkEnd w:id="349"/>
      <w:bookmarkEnd w:id="350"/>
    </w:p>
    <w:p w14:paraId="143B731B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电表单元尺寸（不大于）：120mm (宽) × 70mm (高) × 70mm (深)；当前设计为 120 × 70 × 54mm</w:t>
      </w:r>
    </w:p>
    <w:p w14:paraId="47BB9738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产品形态：开放式 (open style) 电表单元，需装入外壳使用</w:t>
      </w:r>
    </w:p>
    <w:p w14:paraId="02A512F8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安装方式：由外壳设计决定（非电表单元本身固定方式）</w:t>
      </w:r>
    </w:p>
    <w:p w14:paraId="11D55C7C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外壳设计：不在本项目范围内，由未来 Panel 组负责</w:t>
      </w:r>
    </w:p>
    <w:p w14:paraId="4149B0DB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电表单元需考虑以下安装形态的机械接口需求：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289D8F44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287B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安装形态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C6BB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E14B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参考</w:t>
            </w:r>
          </w:p>
        </w:tc>
      </w:tr>
      <w:tr w:rsidR="00645F9E" w14:paraId="0450C00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DF4E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Flush Mount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9FE0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嵌入式，装入墙内接线盒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3AC9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GG2 使用 Arlington 3-Gang Box</w:t>
            </w:r>
          </w:p>
        </w:tc>
      </w:tr>
      <w:tr w:rsidR="00645F9E" w14:paraId="324930A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27AB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Surface Mount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BB47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表面安装，装入独立 NEMA 外壳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6690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GG2 使用 UL 认证 NEMA Box</w:t>
            </w:r>
          </w:p>
        </w:tc>
      </w:tr>
      <w:tr w:rsidR="00645F9E" w14:paraId="5163222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C462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MMU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CAEB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多表堆叠，装入集中柜体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8A80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GG2 支持 2–28 表</w:t>
            </w:r>
          </w:p>
        </w:tc>
      </w:tr>
    </w:tbl>
    <w:p w14:paraId="63223E0F" w14:textId="77777777" w:rsidR="00645F9E" w:rsidRDefault="00645F9E">
      <w:pPr>
        <w:spacing w:after="80"/>
        <w:rPr>
          <w:rFonts w:hint="eastAsia"/>
        </w:rPr>
      </w:pPr>
    </w:p>
    <w:p w14:paraId="33B3A403" w14:textId="77777777" w:rsidR="00645F9E" w:rsidRDefault="00000000">
      <w:pPr>
        <w:pBdr>
          <w:left w:val="single" w:sz="18" w:space="12" w:color="2B5797"/>
        </w:pBdr>
        <w:shd w:val="clear" w:color="auto" w:fill="F2F5FA"/>
        <w:spacing w:before="60" w:after="60"/>
        <w:ind w:left="360"/>
        <w:rPr>
          <w:rFonts w:hint="eastAsia"/>
        </w:rPr>
      </w:pPr>
      <w:r>
        <w:rPr>
          <w:rFonts w:eastAsia="微软雅黑"/>
          <w:color w:val="444444"/>
          <w:sz w:val="20"/>
          <w:szCs w:val="20"/>
        </w:rPr>
        <w:t>注：电表单元的机械接口（固定方式、端子朝向、PCB 外形）需与未来外壳设计协调。建议在结构设计阶段尽早与 Panel 组对齐。</w:t>
      </w:r>
    </w:p>
    <w:p w14:paraId="0DA7C369" w14:textId="77777777" w:rsidR="00645F9E" w:rsidRDefault="00000000">
      <w:pPr>
        <w:pStyle w:val="2"/>
        <w:rPr>
          <w:rFonts w:hint="eastAsia"/>
        </w:rPr>
      </w:pPr>
      <w:bookmarkStart w:id="351" w:name="_Toc231413823"/>
      <w:bookmarkStart w:id="352" w:name="_Toc233817303"/>
      <w:r>
        <w:rPr>
          <w:sz w:val="21"/>
          <w:szCs w:val="21"/>
        </w:rPr>
        <w:t>4.2 机械要求</w:t>
      </w:r>
      <w:bookmarkEnd w:id="351"/>
      <w:bookmarkEnd w:id="352"/>
    </w:p>
    <w:p w14:paraId="78004F16" w14:textId="77777777" w:rsidR="00645F9E" w:rsidRDefault="00000000">
      <w:pPr>
        <w:pStyle w:val="3"/>
        <w:rPr>
          <w:rFonts w:hint="eastAsia"/>
        </w:rPr>
      </w:pPr>
      <w:bookmarkStart w:id="353" w:name="_Toc231413824"/>
      <w:bookmarkStart w:id="354" w:name="_Toc233817304"/>
      <w:r>
        <w:rPr>
          <w:sz w:val="21"/>
          <w:szCs w:val="21"/>
        </w:rPr>
        <w:t>4.2.1 振动</w:t>
      </w:r>
      <w:bookmarkEnd w:id="353"/>
      <w:bookmarkEnd w:id="354"/>
    </w:p>
    <w:p w14:paraId="3EE6E4D2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ANSI C12.1 §4.7.3.20/4.7.3.21 (IEC 60068-2-6)：</w:t>
      </w:r>
    </w:p>
    <w:p w14:paraId="3AE5206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非工作状态，无包装</w:t>
      </w:r>
    </w:p>
    <w:p w14:paraId="031A1B7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30–350Hz，扫频速度 1 倍频程/分，5 m/s² (0.5g)，每轴 30 分钟</w:t>
      </w:r>
    </w:p>
    <w:p w14:paraId="1B9D6A19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EN 50470-1 §5.2.2.3 (EN 60068-2-6 Test Fc)：</w:t>
      </w:r>
    </w:p>
    <w:p w14:paraId="00FBF2D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10–150Hz；过渡频率 60Hz</w:t>
      </w:r>
    </w:p>
    <w:p w14:paraId="5C9FDD99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f &lt; 60Hz: 恒幅 0.075mm；f &gt; 60Hz: 恒加速度 1gn (10 m/s²)</w:t>
      </w:r>
    </w:p>
    <w:p w14:paraId="7C0518F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每轴扫频循环 10 次</w:t>
      </w:r>
    </w:p>
    <w:p w14:paraId="6A9B8DA0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测试后误差漂移不得超过 ±0.1%。</w:t>
      </w:r>
    </w:p>
    <w:p w14:paraId="6C95217E" w14:textId="77777777" w:rsidR="00645F9E" w:rsidRDefault="00000000">
      <w:pPr>
        <w:pStyle w:val="3"/>
        <w:rPr>
          <w:rFonts w:hint="eastAsia"/>
        </w:rPr>
      </w:pPr>
      <w:bookmarkStart w:id="355" w:name="_Toc231413825"/>
      <w:bookmarkStart w:id="356" w:name="_Toc233817305"/>
      <w:r>
        <w:rPr>
          <w:sz w:val="21"/>
          <w:szCs w:val="21"/>
        </w:rPr>
        <w:t>4.2.2 冲击</w:t>
      </w:r>
      <w:bookmarkEnd w:id="355"/>
      <w:bookmarkEnd w:id="356"/>
    </w:p>
    <w:p w14:paraId="3032CDF8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ANSI C12.1 §4.7.3.18 (IEC 60068-2-27:1987)：</w:t>
      </w:r>
    </w:p>
    <w:p w14:paraId="28146BD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半正弦脉冲，18 次冲击；峰值加速度 15g (150 m/s²)；脉冲持续 11ms</w:t>
      </w:r>
    </w:p>
    <w:p w14:paraId="327A4BFC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EN 50470-1 §5.2.2.2 (EN 60068-2-27 Test Ea)：</w:t>
      </w:r>
    </w:p>
    <w:p w14:paraId="18C1C87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半正弦脉冲；峰值加速度 30g (300 m/s²)；脉冲持续 18ms</w:t>
      </w:r>
    </w:p>
    <w:p w14:paraId="5D33F609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测试后误差漂移不得超过 ±0.1%。</w:t>
      </w:r>
    </w:p>
    <w:p w14:paraId="2D72A6B0" w14:textId="77777777" w:rsidR="00645F9E" w:rsidRDefault="00000000">
      <w:pPr>
        <w:pStyle w:val="2"/>
        <w:rPr>
          <w:rFonts w:hint="eastAsia"/>
        </w:rPr>
      </w:pPr>
      <w:bookmarkStart w:id="357" w:name="_Toc231413826"/>
      <w:bookmarkStart w:id="358" w:name="_Toc233817306"/>
      <w:r>
        <w:rPr>
          <w:sz w:val="21"/>
          <w:szCs w:val="21"/>
        </w:rPr>
        <w:t>4.3 防护等级要求</w:t>
      </w:r>
      <w:bookmarkEnd w:id="357"/>
      <w:bookmarkEnd w:id="358"/>
    </w:p>
    <w:p w14:paraId="22718B9A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电表单元为开放式设计，自身不提供防护等级。最终防护等级由外壳决定（由 Panel 组负责），外壳应不低于 IP20。</w:t>
      </w:r>
    </w:p>
    <w:p w14:paraId="7905485E" w14:textId="77777777" w:rsidR="00645F9E" w:rsidRDefault="00000000">
      <w:pPr>
        <w:pStyle w:val="2"/>
        <w:rPr>
          <w:rFonts w:hint="eastAsia"/>
        </w:rPr>
      </w:pPr>
      <w:bookmarkStart w:id="359" w:name="_Toc231413827"/>
      <w:bookmarkStart w:id="360" w:name="_Toc233817307"/>
      <w:r>
        <w:rPr>
          <w:sz w:val="21"/>
          <w:szCs w:val="21"/>
        </w:rPr>
        <w:t>4.4 电表单元标记与布局</w:t>
      </w:r>
      <w:bookmarkEnd w:id="359"/>
      <w:bookmarkEnd w:id="360"/>
    </w:p>
    <w:p w14:paraId="5AB62B8B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正面（面向用户）：</w:t>
      </w:r>
    </w:p>
    <w:p w14:paraId="19B154D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LCD 显示屏</w:t>
      </w:r>
    </w:p>
    <w:p w14:paraId="431020FB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脉冲 LED (Test Pulse)</w:t>
      </w:r>
    </w:p>
    <w:p w14:paraId="5CCE207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lastRenderedPageBreak/>
        <w:t>双色状态 LED（红/绿）</w:t>
      </w:r>
    </w:p>
    <w:p w14:paraId="6AC0428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制造商 Logo</w:t>
      </w:r>
    </w:p>
    <w:p w14:paraId="6CC62CC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型号标签信息</w:t>
      </w:r>
    </w:p>
    <w:p w14:paraId="09B1D845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背面（端子面）：</w:t>
      </w:r>
    </w:p>
    <w:p w14:paraId="06C2853E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所有接线端子从背面出（参考 GG2 布局）：</w:t>
      </w:r>
    </w:p>
    <w:p w14:paraId="6F7E5B82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电压端子（A/B/C/N）</w:t>
      </w:r>
    </w:p>
    <w:p w14:paraId="5D898F13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CT 端子（A/B/C × X1/X2）</w:t>
      </w:r>
    </w:p>
    <w:p w14:paraId="0142A7B2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RS485 端子 + 通信回线</w:t>
      </w:r>
    </w:p>
    <w:p w14:paraId="7527F854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脉冲输出端子</w:t>
      </w:r>
    </w:p>
    <w:p w14:paraId="196EB637" w14:textId="77777777" w:rsidR="00645F9E" w:rsidRPr="005A415A" w:rsidRDefault="00000000">
      <w:pPr>
        <w:pStyle w:val="a4"/>
        <w:numPr>
          <w:ilvl w:val="0"/>
          <w:numId w:val="2"/>
        </w:numPr>
        <w:spacing w:after="40"/>
        <w:rPr>
          <w:ins w:id="361" w:author="Yizhuo Ren" w:date="2026-06-26T10:27:00Z" w16du:dateUtc="2026-06-26T02:27:00Z"/>
          <w:rFonts w:hint="eastAsia"/>
          <w:rPrChange w:id="362" w:author="Yizhuo Ren" w:date="2026-06-26T10:27:00Z" w16du:dateUtc="2026-06-26T02:27:00Z">
            <w:rPr>
              <w:ins w:id="363" w:author="Yizhuo Ren" w:date="2026-06-26T10:27:00Z" w16du:dateUtc="2026-06-26T02:27:00Z"/>
              <w:rFonts w:eastAsia="微软雅黑" w:hint="eastAsia"/>
            </w:rPr>
          </w:rPrChange>
        </w:rPr>
      </w:pPr>
      <w:r>
        <w:rPr>
          <w:rFonts w:eastAsia="微软雅黑"/>
        </w:rPr>
        <w:t>3.3V 输出端子</w:t>
      </w:r>
    </w:p>
    <w:p w14:paraId="41F04885" w14:textId="501116D2" w:rsidR="005A415A" w:rsidRDefault="005A415A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364" w:author="Yizhuo Ren" w:date="2026-06-26T10:27:00Z" w16du:dateUtc="2026-06-26T02:27:00Z">
        <w:r>
          <w:rPr>
            <w:rFonts w:eastAsia="微软雅黑" w:hint="eastAsia"/>
          </w:rPr>
          <w:t>拨码铅封开关</w:t>
        </w:r>
      </w:ins>
    </w:p>
    <w:p w14:paraId="47511932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标注内容（电表单元本体）：</w:t>
      </w:r>
    </w:p>
    <w:p w14:paraId="0D407C5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制造商名称和 Logo</w:t>
      </w:r>
    </w:p>
    <w:p w14:paraId="7DEFD685" w14:textId="31C3A28A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型号 (Model) / 序列号 (SN)</w:t>
      </w:r>
      <w:r>
        <w:rPr>
          <w:rFonts w:hint="eastAsia"/>
        </w:rPr>
        <w:t xml:space="preserve">  </w:t>
      </w:r>
      <w:ins w:id="365" w:author="Yizhuo Ren" w:date="2026-06-24T14:10:00Z" w16du:dateUtc="2026-06-24T06:10:00Z">
        <w:r>
          <w:rPr>
            <w:rFonts w:eastAsia="微软雅黑"/>
          </w:rPr>
          <w:t>（格式：MAC(YY+30)MMabcde）</w:t>
        </w:r>
      </w:ins>
    </w:p>
    <w:p w14:paraId="7505AB3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端子标注</w:t>
      </w:r>
    </w:p>
    <w:p w14:paraId="75875E5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温度或环境类别</w:t>
      </w:r>
    </w:p>
    <w:p w14:paraId="653AE9F9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认证标志：UL、CE、FCC</w:t>
      </w:r>
    </w:p>
    <w:p w14:paraId="202EE27B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电源、测量电流、电压规格</w:t>
      </w:r>
    </w:p>
    <w:p w14:paraId="41B3472D" w14:textId="3C655234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 xml:space="preserve">脉冲常数标注（LED </w:t>
      </w:r>
      <w:del w:id="366" w:author="Yizhuo Ren" w:date="2026-06-26T14:40:00Z" w16du:dateUtc="2026-06-26T06:40:00Z">
        <w:r>
          <w:rPr>
            <w:rFonts w:eastAsia="微软雅黑"/>
          </w:rPr>
          <w:delText>100</w:delText>
        </w:r>
      </w:del>
      <w:ins w:id="367" w:author="Yizhuo Ren" w:date="2026-06-26T14:40:00Z" w16du:dateUtc="2026-06-26T06:40:00Z">
        <w:r>
          <w:rPr>
            <w:rFonts w:eastAsia="微软雅黑" w:hint="eastAsia"/>
          </w:rPr>
          <w:t>50</w:t>
        </w:r>
      </w:ins>
      <w:r>
        <w:rPr>
          <w:rFonts w:eastAsia="微软雅黑"/>
        </w:rPr>
        <w:t xml:space="preserve"> imp/kWh；脉冲输出 1 imp/kWh）</w:t>
      </w:r>
    </w:p>
    <w:p w14:paraId="15BE4F8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Service Type（接线方式）、Rated Voltage、Rated Frequency（参考 GG2 标签）</w:t>
      </w:r>
    </w:p>
    <w:p w14:paraId="2CD43835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368" w:name="_Toc231413828"/>
      <w:r>
        <w:rPr>
          <w:rFonts w:hint="eastAsia"/>
        </w:rPr>
        <w:br w:type="page"/>
      </w:r>
    </w:p>
    <w:p w14:paraId="40FEDBFE" w14:textId="61EF1A63" w:rsidR="00645F9E" w:rsidRDefault="00000000">
      <w:pPr>
        <w:pStyle w:val="1"/>
        <w:rPr>
          <w:rFonts w:hint="eastAsia"/>
        </w:rPr>
      </w:pPr>
      <w:bookmarkStart w:id="369" w:name="_Toc233817308"/>
      <w:r>
        <w:rPr>
          <w:sz w:val="21"/>
          <w:szCs w:val="21"/>
        </w:rPr>
        <w:lastRenderedPageBreak/>
        <w:t>5 电气规格</w:t>
      </w:r>
      <w:bookmarkEnd w:id="368"/>
      <w:bookmarkEnd w:id="369"/>
    </w:p>
    <w:p w14:paraId="0C4A7E36" w14:textId="77777777" w:rsidR="00645F9E" w:rsidRDefault="00000000">
      <w:pPr>
        <w:pStyle w:val="2"/>
        <w:rPr>
          <w:rFonts w:hint="eastAsia"/>
        </w:rPr>
      </w:pPr>
      <w:bookmarkStart w:id="370" w:name="_Toc231413829"/>
      <w:bookmarkStart w:id="371" w:name="_Toc233817309"/>
      <w:r>
        <w:rPr>
          <w:sz w:val="21"/>
          <w:szCs w:val="21"/>
        </w:rPr>
        <w:t>5.1 电压输入</w:t>
      </w:r>
      <w:bookmarkEnd w:id="370"/>
      <w:bookmarkEnd w:id="371"/>
    </w:p>
    <w:p w14:paraId="20D8966A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电压输入 Va/Vb/Vc/Vn 用于三相电压测量。Va 和 Vn 同时用于供电。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4CB50F77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F2E3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C8EF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规格</w:t>
            </w:r>
          </w:p>
        </w:tc>
      </w:tr>
      <w:tr w:rsidR="00645F9E" w14:paraId="7B15FE8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F267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额定电压（VLN）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4769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120V, 208V, 230V, 240V, 277V</w:t>
            </w:r>
          </w:p>
        </w:tc>
      </w:tr>
      <w:tr w:rsidR="00645F9E" w14:paraId="2604030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371E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额定电压（VLL）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6003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208V, 240V, 400V, 415V, 480V</w:t>
            </w:r>
          </w:p>
        </w:tc>
      </w:tr>
      <w:tr w:rsidR="00645F9E" w14:paraId="463702F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4AF2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工作电压范围（供电及测量）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0714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20"/>
                <w:szCs w:val="20"/>
              </w:rPr>
              <w:t>100–294 VAC</w:t>
            </w:r>
          </w:p>
        </w:tc>
      </w:tr>
      <w:tr w:rsidR="00645F9E" w14:paraId="1C42A2D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9C1D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计量频率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DC4C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20"/>
                <w:szCs w:val="20"/>
              </w:rPr>
              <w:t>50 / 60 Hz</w:t>
            </w:r>
            <w:r>
              <w:rPr>
                <w:rFonts w:eastAsia="微软雅黑"/>
                <w:sz w:val="20"/>
                <w:szCs w:val="20"/>
              </w:rPr>
              <w:t>（自动检测，范围 45–65 Hz）</w:t>
            </w:r>
          </w:p>
        </w:tc>
      </w:tr>
      <w:tr w:rsidR="00645F9E" w14:paraId="6CC3E66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DF3D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功耗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2F4701" w14:textId="017EC73E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≤ 3W（不含外置 LoRa Pulse 模块），总功耗待评估</w:t>
            </w:r>
          </w:p>
        </w:tc>
      </w:tr>
    </w:tbl>
    <w:p w14:paraId="326ACCC5" w14:textId="77777777" w:rsidR="00645F9E" w:rsidRDefault="00645F9E">
      <w:pPr>
        <w:spacing w:after="80"/>
        <w:rPr>
          <w:rFonts w:hint="eastAsia"/>
        </w:rPr>
      </w:pPr>
    </w:p>
    <w:p w14:paraId="463E62D4" w14:textId="77777777" w:rsidR="00645F9E" w:rsidRDefault="00000000">
      <w:pPr>
        <w:pStyle w:val="2"/>
        <w:rPr>
          <w:rFonts w:hint="eastAsia"/>
        </w:rPr>
      </w:pPr>
      <w:bookmarkStart w:id="372" w:name="_Toc231413830"/>
      <w:bookmarkStart w:id="373" w:name="_Toc233817310"/>
      <w:r>
        <w:rPr>
          <w:sz w:val="21"/>
          <w:szCs w:val="21"/>
        </w:rPr>
        <w:t>5.2 电流输入</w:t>
      </w:r>
      <w:bookmarkEnd w:id="372"/>
      <w:bookmarkEnd w:id="373"/>
    </w:p>
    <w:p w14:paraId="626240DF" w14:textId="07B9D75D" w:rsidR="00645F9E" w:rsidRDefault="00000000">
      <w:pPr>
        <w:spacing w:after="100"/>
        <w:rPr>
          <w:rFonts w:hint="eastAsia"/>
        </w:rPr>
      </w:pPr>
      <w:ins w:id="374" w:author="Claude" w:date="2026-06-30T00:00:00Z">
        <w:r>
          <w:rPr>
            <w:rFonts w:eastAsia="微软雅黑"/>
          </w:rPr>
          <w:t>3 路电流输入：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7FE9F592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F8D6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0221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规格</w:t>
            </w:r>
          </w:p>
        </w:tc>
      </w:tr>
      <w:tr w:rsidR="00645F9E" w14:paraId="151595E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EDAF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精度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362E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±0.5%（MC S-E-06；ANSI C12 Class 0.5 自测）</w:t>
            </w:r>
          </w:p>
        </w:tc>
      </w:tr>
      <w:tr w:rsidR="00645F9E" w14:paraId="6C9F453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486E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相角精度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8FAE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20"/>
                <w:szCs w:val="20"/>
              </w:rPr>
              <w:t>±0.5°</w:t>
            </w:r>
          </w:p>
        </w:tc>
      </w:tr>
      <w:tr w:rsidR="00645F9E" w14:paraId="3E3B649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F372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耐受能力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2D96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30 × CT 一次侧额定电流，持续 0.5 s</w:t>
            </w:r>
          </w:p>
        </w:tc>
      </w:tr>
    </w:tbl>
    <w:p w14:paraId="078FC25D" w14:textId="77777777" w:rsidR="00645F9E" w:rsidRDefault="00645F9E">
      <w:pPr>
        <w:spacing w:after="80"/>
        <w:rPr>
          <w:rFonts w:hint="eastAsia"/>
        </w:rPr>
      </w:pPr>
    </w:p>
    <w:p w14:paraId="31202FC5" w14:textId="0C49AB53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电流输入接口规格：</w:t>
      </w:r>
      <w:r>
        <w:rPr>
          <w:rFonts w:hint="eastAsia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538487FE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3287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3287B" w14:textId="17D31206" w:rsidR="00645F9E" w:rsidRDefault="00447D2A">
            <w:pPr>
              <w:rPr>
                <w:rFonts w:hint="eastAsia"/>
              </w:rPr>
            </w:pPr>
            <w:r>
              <w:rPr>
                <w:rFonts w:hint="eastAsia"/>
                <w:color w:val="FFFFFF" w:themeColor="background1"/>
              </w:rPr>
              <w:t>规格</w:t>
            </w:r>
          </w:p>
        </w:tc>
      </w:tr>
      <w:tr w:rsidR="00645F9E" w14:paraId="6EC4A11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1F38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Nominal Input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8CDED" w14:textId="6B0D856A" w:rsidR="00645F9E" w:rsidRDefault="00000000">
            <w:pPr>
              <w:rPr>
                <w:rFonts w:hint="eastAsia"/>
              </w:rPr>
            </w:pPr>
            <w:ins w:id="375" w:author="Claude" w:date="2026-07-01T00:00:00Z">
              <w:r>
                <w:rPr>
                  <w:rFonts w:eastAsia="微软雅黑"/>
                  <w:sz w:val="20"/>
                  <w:szCs w:val="20"/>
                </w:rPr>
                <w:t xml:space="preserve">mA model: 80mA, 100mA  </w:t>
              </w:r>
            </w:ins>
            <w:r>
              <w:rPr>
                <w:rFonts w:eastAsia="微软雅黑"/>
                <w:sz w:val="20"/>
                <w:szCs w:val="20"/>
              </w:rPr>
              <w:br/>
            </w:r>
            <w:ins w:id="376" w:author="Claude" w:date="2026-07-01T00:00:00Z">
              <w:r>
                <w:rPr>
                  <w:rFonts w:eastAsia="微软雅黑"/>
                  <w:sz w:val="20"/>
                  <w:szCs w:val="20"/>
                </w:rPr>
                <w:t>mV model: 333mV</w:t>
              </w:r>
            </w:ins>
          </w:p>
        </w:tc>
      </w:tr>
      <w:tr w:rsidR="00645F9E" w14:paraId="745FAFD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A18E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Range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A6BA0" w14:textId="460DCE70" w:rsidR="00645F9E" w:rsidRDefault="00000000">
            <w:pPr>
              <w:rPr>
                <w:rFonts w:hint="eastAsia"/>
              </w:rPr>
            </w:pPr>
            <w:ins w:id="377" w:author="Claude" w:date="2026-07-01T00:00:00Z">
              <w:r>
                <w:rPr>
                  <w:rFonts w:eastAsia="微软雅黑"/>
                  <w:sz w:val="20"/>
                  <w:szCs w:val="20"/>
                </w:rPr>
                <w:t xml:space="preserve">mA model: 0–120mA  </w:t>
              </w:r>
            </w:ins>
            <w:r>
              <w:rPr>
                <w:rFonts w:eastAsia="微软雅黑"/>
                <w:sz w:val="20"/>
                <w:szCs w:val="20"/>
              </w:rPr>
              <w:br/>
            </w:r>
            <w:ins w:id="378" w:author="Claude" w:date="2026-07-01T00:00:00Z">
              <w:r>
                <w:rPr>
                  <w:rFonts w:eastAsia="微软雅黑"/>
                  <w:sz w:val="20"/>
                  <w:szCs w:val="20"/>
                </w:rPr>
                <w:t>mV model: 0–400mV</w:t>
              </w:r>
            </w:ins>
          </w:p>
        </w:tc>
      </w:tr>
      <w:tr w:rsidR="00645F9E" w14:paraId="6AEC89E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8C4D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Pickup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40C67" w14:textId="59855A6B" w:rsidR="00645F9E" w:rsidRDefault="00000000">
            <w:pPr>
              <w:rPr>
                <w:rFonts w:hint="eastAsia"/>
              </w:rPr>
            </w:pPr>
            <w:ins w:id="379" w:author="Claude" w:date="2026-07-01T00:00:00Z">
              <w:r>
                <w:rPr>
                  <w:rFonts w:eastAsia="微软雅黑"/>
                  <w:sz w:val="20"/>
                  <w:szCs w:val="20"/>
                </w:rPr>
                <w:t xml:space="preserve">mA model: 0.06mA  </w:t>
              </w:r>
            </w:ins>
            <w:r>
              <w:rPr>
                <w:rFonts w:eastAsia="微软雅黑"/>
                <w:sz w:val="20"/>
                <w:szCs w:val="20"/>
              </w:rPr>
              <w:br/>
            </w:r>
            <w:ins w:id="380" w:author="Claude" w:date="2026-07-01T00:00:00Z">
              <w:r>
                <w:rPr>
                  <w:rFonts w:eastAsia="微软雅黑"/>
                  <w:sz w:val="20"/>
                  <w:szCs w:val="20"/>
                </w:rPr>
                <w:t>mV model: 0.25mV</w:t>
              </w:r>
            </w:ins>
          </w:p>
        </w:tc>
      </w:tr>
      <w:tr w:rsidR="00645F9E" w14:paraId="67828BB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375DB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Max voltage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D0DA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1.2V</w:t>
            </w:r>
          </w:p>
        </w:tc>
      </w:tr>
      <w:tr w:rsidR="00645F9E" w14:paraId="6089AAA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81FC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lastRenderedPageBreak/>
              <w:t>精度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85676" w14:textId="7F0882AF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0.</w:t>
            </w:r>
            <w:r>
              <w:rPr>
                <w:rFonts w:eastAsia="微软雅黑" w:hint="eastAsia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%</w:t>
            </w:r>
          </w:p>
        </w:tc>
      </w:tr>
    </w:tbl>
    <w:p w14:paraId="1C65CFCC" w14:textId="77777777" w:rsidR="00645F9E" w:rsidRDefault="00645F9E">
      <w:pPr>
        <w:spacing w:after="80"/>
        <w:rPr>
          <w:rFonts w:hint="eastAsia"/>
        </w:rPr>
      </w:pPr>
    </w:p>
    <w:p w14:paraId="2FCFAF72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381" w:name="_Toc231413831"/>
      <w:r>
        <w:rPr>
          <w:rFonts w:hint="eastAsia"/>
        </w:rPr>
        <w:br w:type="page"/>
      </w:r>
    </w:p>
    <w:p w14:paraId="08E195E3" w14:textId="666AF1EB" w:rsidR="00645F9E" w:rsidRDefault="00000000">
      <w:pPr>
        <w:pStyle w:val="1"/>
        <w:rPr>
          <w:rFonts w:hint="eastAsia"/>
        </w:rPr>
      </w:pPr>
      <w:bookmarkStart w:id="382" w:name="_Toc233817311"/>
      <w:r>
        <w:rPr>
          <w:sz w:val="21"/>
          <w:szCs w:val="21"/>
        </w:rPr>
        <w:lastRenderedPageBreak/>
        <w:t>6 EMC（电磁兼容性）</w:t>
      </w:r>
      <w:bookmarkEnd w:id="381"/>
      <w:bookmarkEnd w:id="382"/>
    </w:p>
    <w:p w14:paraId="513FD199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EMC 抗扰度：</w:t>
      </w:r>
    </w:p>
    <w:p w14:paraId="1858B3E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IEC 61326-1（CE 要求）</w:t>
      </w:r>
    </w:p>
    <w:p w14:paraId="1DFA45D0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EMC 发射：</w:t>
      </w:r>
    </w:p>
    <w:p w14:paraId="25550C70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EN 55032 Class B（CE 要求）</w:t>
      </w:r>
    </w:p>
    <w:p w14:paraId="4ACAF04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FCC Part 15 Class B</w:t>
      </w:r>
    </w:p>
    <w:p w14:paraId="2A655CB5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383" w:name="_Toc231413832"/>
      <w:r>
        <w:rPr>
          <w:rFonts w:hint="eastAsia"/>
        </w:rPr>
        <w:br w:type="page"/>
      </w:r>
    </w:p>
    <w:p w14:paraId="66712B49" w14:textId="56FC5C14" w:rsidR="00645F9E" w:rsidRDefault="00000000">
      <w:pPr>
        <w:pStyle w:val="1"/>
        <w:rPr>
          <w:rFonts w:hint="eastAsia"/>
        </w:rPr>
      </w:pPr>
      <w:bookmarkStart w:id="384" w:name="_Toc233817312"/>
      <w:r>
        <w:rPr>
          <w:sz w:val="21"/>
          <w:szCs w:val="21"/>
        </w:rPr>
        <w:lastRenderedPageBreak/>
        <w:t>7 安全要求</w:t>
      </w:r>
      <w:bookmarkEnd w:id="383"/>
      <w:bookmarkEnd w:id="384"/>
    </w:p>
    <w:p w14:paraId="1E9678A5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必须满足：</w:t>
      </w:r>
    </w:p>
    <w:p w14:paraId="0D9F25B7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UL 61010-1:2012</w:t>
      </w:r>
    </w:p>
    <w:p w14:paraId="2D7693C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CAN/CSA C22.2 No. 61010-1:2012</w:t>
      </w:r>
    </w:p>
    <w:p w14:paraId="391113C3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UL 61010-2-030</w:t>
      </w:r>
    </w:p>
    <w:p w14:paraId="5F2FF615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设计考虑：</w:t>
      </w:r>
    </w:p>
    <w:p w14:paraId="4E006017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电压输入标称满量程：277V LN / 480V LL，CAT III。</w:t>
      </w:r>
    </w:p>
    <w:p w14:paraId="7F7331BC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各端子安全等级：</w:t>
      </w:r>
    </w:p>
    <w:p w14:paraId="0148024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电压测量：应视为 HLV</w:t>
      </w:r>
    </w:p>
    <w:p w14:paraId="428BC60A" w14:textId="5BD3D725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 xml:space="preserve">电流测量：视为 </w:t>
      </w:r>
      <w:del w:id="385" w:author="Yizhuo Ren" w:date="2026-06-12T13:27:00Z" w16du:dateUtc="2026-06-12T05:27:00Z">
        <w:r>
          <w:rPr>
            <w:rFonts w:eastAsia="微软雅黑"/>
          </w:rPr>
          <w:delText>SELV</w:delText>
        </w:r>
      </w:del>
      <w:ins w:id="386" w:author="Yizhuo Ren" w:date="2026-06-12T13:27:00Z" w16du:dateUtc="2026-06-12T05:27:00Z">
        <w:r>
          <w:rPr>
            <w:rFonts w:eastAsia="微软雅黑" w:hint="eastAsia"/>
          </w:rPr>
          <w:t>HLV</w:t>
        </w:r>
      </w:ins>
    </w:p>
    <w:p w14:paraId="0739579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RS-485：应视为 SELV</w:t>
      </w:r>
    </w:p>
    <w:p w14:paraId="3DE1CE4A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脉冲输出：应视为 SELV</w:t>
      </w:r>
    </w:p>
    <w:p w14:paraId="1AB3BA96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3.3V 输出：应视为 SELV</w:t>
      </w:r>
    </w:p>
    <w:p w14:paraId="71F95813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387" w:name="_Toc231413833"/>
      <w:r>
        <w:rPr>
          <w:rFonts w:hint="eastAsia"/>
        </w:rPr>
        <w:br w:type="page"/>
      </w:r>
    </w:p>
    <w:p w14:paraId="7C09CDD4" w14:textId="04600054" w:rsidR="00645F9E" w:rsidRDefault="00000000">
      <w:pPr>
        <w:pStyle w:val="1"/>
        <w:rPr>
          <w:rFonts w:hint="eastAsia"/>
        </w:rPr>
      </w:pPr>
      <w:bookmarkStart w:id="388" w:name="_Toc233817313"/>
      <w:r>
        <w:rPr>
          <w:sz w:val="21"/>
          <w:szCs w:val="21"/>
        </w:rPr>
        <w:lastRenderedPageBreak/>
        <w:t>8 环境特性</w:t>
      </w:r>
      <w:bookmarkEnd w:id="387"/>
      <w:bookmarkEnd w:id="38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5F9E" w14:paraId="1BE890D4" w14:textId="77777777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A26D8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0E47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规格</w:t>
            </w:r>
          </w:p>
        </w:tc>
      </w:tr>
      <w:tr w:rsidR="00645F9E" w14:paraId="0937FB6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8DD5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使用场景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F777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室内</w:t>
            </w:r>
          </w:p>
        </w:tc>
      </w:tr>
      <w:tr w:rsidR="00645F9E" w14:paraId="2F6AC1A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4AE6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污染等级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4902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Pollution Degree 2</w:t>
            </w:r>
          </w:p>
        </w:tc>
      </w:tr>
      <w:tr w:rsidR="00645F9E" w14:paraId="0B6AB77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3A77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额定工作温度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D4A5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−25°C 至 +70°C</w:t>
            </w:r>
          </w:p>
        </w:tc>
      </w:tr>
      <w:tr w:rsidR="00645F9E" w14:paraId="635115C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D165E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极限工作温度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FC83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−40°C 至 +85°C</w:t>
            </w:r>
          </w:p>
        </w:tc>
      </w:tr>
      <w:tr w:rsidR="00645F9E" w14:paraId="159E634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CB8A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存储/运输温度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3A35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−40°C 至 +85°C</w:t>
            </w:r>
          </w:p>
        </w:tc>
      </w:tr>
      <w:tr w:rsidR="00645F9E" w14:paraId="70A354F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35B6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额定工作湿度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5881C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0% 至 75% RH</w:t>
            </w:r>
          </w:p>
        </w:tc>
      </w:tr>
      <w:tr w:rsidR="00645F9E" w14:paraId="291023B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05E4D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极限湿度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E9B7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0% 至 95% RH</w:t>
            </w:r>
          </w:p>
        </w:tc>
      </w:tr>
      <w:tr w:rsidR="00645F9E" w14:paraId="180C0C9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6EF6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海拔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A5C8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0 m 至 2000 m</w:t>
            </w:r>
          </w:p>
        </w:tc>
      </w:tr>
    </w:tbl>
    <w:p w14:paraId="214BF87D" w14:textId="77777777" w:rsidR="00645F9E" w:rsidRDefault="00645F9E">
      <w:pPr>
        <w:spacing w:after="80"/>
        <w:rPr>
          <w:rFonts w:hint="eastAsia"/>
        </w:rPr>
      </w:pPr>
    </w:p>
    <w:p w14:paraId="19F68DF9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389" w:name="_Toc231413834"/>
      <w:r>
        <w:rPr>
          <w:rFonts w:hint="eastAsia"/>
        </w:rPr>
        <w:br w:type="page"/>
      </w:r>
    </w:p>
    <w:p w14:paraId="66BC1552" w14:textId="08720A01" w:rsidR="00645F9E" w:rsidRDefault="00000000">
      <w:pPr>
        <w:pStyle w:val="1"/>
        <w:rPr>
          <w:rFonts w:hint="eastAsia"/>
        </w:rPr>
      </w:pPr>
      <w:bookmarkStart w:id="390" w:name="_Toc233817314"/>
      <w:r>
        <w:rPr>
          <w:sz w:val="21"/>
          <w:szCs w:val="21"/>
        </w:rPr>
        <w:lastRenderedPageBreak/>
        <w:t>9 认证</w:t>
      </w:r>
      <w:bookmarkEnd w:id="389"/>
      <w:bookmarkEnd w:id="390"/>
    </w:p>
    <w:p w14:paraId="588AC886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认证分为两个层级：电表单元独立认证，以及电表 + Panel + CT 系统认证。</w:t>
      </w:r>
    </w:p>
    <w:p w14:paraId="5F3B9F6F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电表单元独立认证：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796DD130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04E9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认证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4254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75C5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说明</w:t>
            </w:r>
          </w:p>
        </w:tc>
      </w:tr>
      <w:tr w:rsidR="00645F9E" w14:paraId="4A36E1E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F140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UL 61010-1:2012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F1DB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安全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2D30A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</w:t>
            </w:r>
          </w:p>
        </w:tc>
      </w:tr>
      <w:tr w:rsidR="00645F9E" w14:paraId="53CA6B3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5286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CAN/CSA C22.2 No. 61010-1:2012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B88F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安全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1BF7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</w:t>
            </w:r>
          </w:p>
        </w:tc>
      </w:tr>
      <w:tr w:rsidR="00645F9E" w14:paraId="0F71C2A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F8E3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FDC8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合规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AF26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必须（IEC 61326-1 + EN 55032 Class B）</w:t>
            </w:r>
          </w:p>
        </w:tc>
      </w:tr>
      <w:tr w:rsidR="00645F9E" w14:paraId="7E1F41F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4DF0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FCC Part 15 Class B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CD407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EMC 发射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EEB21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必须</w:t>
            </w:r>
          </w:p>
        </w:tc>
      </w:tr>
    </w:tbl>
    <w:p w14:paraId="103310BB" w14:textId="77777777" w:rsidR="00645F9E" w:rsidRDefault="00645F9E">
      <w:pPr>
        <w:spacing w:after="80"/>
        <w:rPr>
          <w:rFonts w:hint="eastAsia"/>
        </w:rPr>
      </w:pPr>
    </w:p>
    <w:p w14:paraId="1215819F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  <w:b/>
          <w:bCs/>
        </w:rPr>
        <w:t>系统认证（电表 + Panel + CT，以 Flush Mount / Surface Mount / MMU 形态）：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5F9E" w14:paraId="167B3E0C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1A604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认证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BF0B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79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D5D90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color w:val="FFFFFF"/>
                <w:sz w:val="20"/>
                <w:szCs w:val="20"/>
              </w:rPr>
              <w:t>说明</w:t>
            </w:r>
          </w:p>
        </w:tc>
      </w:tr>
      <w:tr w:rsidR="00645F9E" w14:paraId="104A6C7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818F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Measurement Canada (MC)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1B36F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精度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D9A0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须满足（CTEP 认证系统）；依据 S-E-06 和 LMB-EG-07</w:t>
            </w:r>
          </w:p>
        </w:tc>
      </w:tr>
      <w:tr w:rsidR="00645F9E" w14:paraId="6D73EDD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0B382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ANSI C12.20 Class 0.5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3404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精度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559D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自测验证，不需要正式认证</w:t>
            </w:r>
          </w:p>
        </w:tc>
      </w:tr>
      <w:tr w:rsidR="00645F9E" w14:paraId="5E4507C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8F494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CTEP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B9BB9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计费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1C66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须满足（CTEP 认证系统）</w:t>
            </w:r>
          </w:p>
        </w:tc>
      </w:tr>
      <w:tr w:rsidR="00645F9E" w14:paraId="3EFC99A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742A5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NYPSC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46B03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计费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A3F56" w14:textId="77777777" w:rsidR="00645F9E" w:rsidRDefault="00000000">
            <w:pPr>
              <w:rPr>
                <w:rFonts w:hint="eastAsia"/>
              </w:rPr>
            </w:pPr>
            <w:r>
              <w:rPr>
                <w:rFonts w:eastAsia="微软雅黑"/>
                <w:sz w:val="20"/>
                <w:szCs w:val="20"/>
              </w:rPr>
              <w:t>须满足（CTEP 认证系统）</w:t>
            </w:r>
          </w:p>
        </w:tc>
      </w:tr>
    </w:tbl>
    <w:p w14:paraId="7B9EE26B" w14:textId="77777777" w:rsidR="00645F9E" w:rsidRDefault="00645F9E">
      <w:pPr>
        <w:spacing w:after="80"/>
        <w:rPr>
          <w:rFonts w:hint="eastAsia"/>
        </w:rPr>
      </w:pPr>
    </w:p>
    <w:p w14:paraId="21CD2854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391" w:name="_Toc231413835"/>
      <w:r>
        <w:rPr>
          <w:rFonts w:hint="eastAsia"/>
        </w:rPr>
        <w:br w:type="page"/>
      </w:r>
    </w:p>
    <w:p w14:paraId="19612BC5" w14:textId="58251616" w:rsidR="00645F9E" w:rsidRDefault="00000000">
      <w:pPr>
        <w:pStyle w:val="1"/>
        <w:rPr>
          <w:rFonts w:hint="eastAsia"/>
        </w:rPr>
      </w:pPr>
      <w:bookmarkStart w:id="392" w:name="_Toc233817315"/>
      <w:r>
        <w:rPr>
          <w:sz w:val="21"/>
          <w:szCs w:val="21"/>
        </w:rPr>
        <w:lastRenderedPageBreak/>
        <w:t>10 工具软件</w:t>
      </w:r>
      <w:bookmarkEnd w:id="391"/>
      <w:bookmarkEnd w:id="392"/>
    </w:p>
    <w:p w14:paraId="3FD8D2A6" w14:textId="77777777" w:rsidR="00645F9E" w:rsidRDefault="00000000">
      <w:pPr>
        <w:pStyle w:val="2"/>
        <w:rPr>
          <w:rFonts w:hint="eastAsia"/>
        </w:rPr>
      </w:pPr>
      <w:bookmarkStart w:id="393" w:name="_Toc231413836"/>
      <w:bookmarkStart w:id="394" w:name="_Toc233817316"/>
      <w:r>
        <w:rPr>
          <w:sz w:val="21"/>
          <w:szCs w:val="21"/>
        </w:rPr>
        <w:t>10.1 测试台</w:t>
      </w:r>
      <w:bookmarkEnd w:id="393"/>
      <w:bookmarkEnd w:id="394"/>
    </w:p>
    <w:p w14:paraId="7C15F8FA" w14:textId="777777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>测试台是用于测试、校准和配置电表的硬件和软件平台。</w:t>
      </w:r>
    </w:p>
    <w:p w14:paraId="71FD8461" w14:textId="77777777" w:rsidR="00645F9E" w:rsidRDefault="00000000">
      <w:pPr>
        <w:pStyle w:val="3"/>
        <w:rPr>
          <w:rFonts w:hint="eastAsia"/>
        </w:rPr>
      </w:pPr>
      <w:bookmarkStart w:id="395" w:name="_Toc231413837"/>
      <w:bookmarkStart w:id="396" w:name="_Toc233817317"/>
      <w:r>
        <w:rPr>
          <w:sz w:val="21"/>
          <w:szCs w:val="21"/>
        </w:rPr>
        <w:t>10.1.1 校准</w:t>
      </w:r>
      <w:bookmarkEnd w:id="395"/>
      <w:bookmarkEnd w:id="396"/>
    </w:p>
    <w:p w14:paraId="25CC7D4B" w14:textId="476FE36C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 xml:space="preserve">测试台软件不实现校准算法，仅指示 </w:t>
      </w:r>
      <w:del w:id="397" w:author="Yizhuo Ren" w:date="2026-06-23T14:45:00Z" w16du:dateUtc="2026-06-23T06:45:00Z">
        <w:r>
          <w:rPr>
            <w:rFonts w:eastAsia="微软雅黑"/>
          </w:rPr>
          <w:delText xml:space="preserve">RACG </w:delText>
        </w:r>
      </w:del>
      <w:ins w:id="398" w:author="Yizhuo Ren" w:date="2026-06-23T14:45:00Z" w16du:dateUtc="2026-06-23T06:45:00Z">
        <w:r>
          <w:rPr>
            <w:rFonts w:eastAsia="微软雅黑"/>
          </w:rPr>
          <w:t>AcuRev-100</w:t>
        </w:r>
      </w:ins>
      <w:r>
        <w:rPr>
          <w:rFonts w:eastAsia="微软雅黑"/>
        </w:rPr>
        <w:t>执行校准</w:t>
      </w:r>
    </w:p>
    <w:p w14:paraId="30EF6A0F" w14:textId="63170AAC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del w:id="399" w:author="Yizhuo Ren" w:date="2026-06-23T14:45:00Z" w16du:dateUtc="2026-06-23T06:45:00Z">
        <w:r>
          <w:rPr>
            <w:rFonts w:eastAsia="微软雅黑"/>
          </w:rPr>
          <w:delText xml:space="preserve">RACG </w:delText>
        </w:r>
      </w:del>
      <w:ins w:id="400" w:author="Yizhuo Ren" w:date="2026-06-23T14:45:00Z" w16du:dateUtc="2026-06-23T06:45:00Z">
        <w:r>
          <w:rPr>
            <w:rFonts w:eastAsia="微软雅黑"/>
          </w:rPr>
          <w:t>AcuRev-100</w:t>
        </w:r>
      </w:ins>
      <w:r>
        <w:rPr>
          <w:rFonts w:eastAsia="微软雅黑"/>
        </w:rPr>
        <w:t>自行实现校准程序和算法</w:t>
      </w:r>
    </w:p>
    <w:p w14:paraId="6BC483A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测试台软件读取并记录校准结果</w:t>
      </w:r>
    </w:p>
    <w:p w14:paraId="6CFCC04A" w14:textId="4376FAEB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ins w:id="401" w:author="Claude" w:date="2026-06-30T00:00:00Z">
        <w:r>
          <w:rPr>
            <w:rFonts w:eastAsia="微软雅黑"/>
          </w:rPr>
          <w:t>校准流程通过 RS485 或 USB 私有协议执行（§3.4.1）</w:t>
        </w:r>
      </w:ins>
    </w:p>
    <w:p w14:paraId="3769D07E" w14:textId="77777777" w:rsidR="00645F9E" w:rsidRDefault="00000000">
      <w:pPr>
        <w:pStyle w:val="3"/>
        <w:rPr>
          <w:rFonts w:hint="eastAsia"/>
        </w:rPr>
      </w:pPr>
      <w:bookmarkStart w:id="402" w:name="_Toc231413838"/>
      <w:bookmarkStart w:id="403" w:name="_Toc233817318"/>
      <w:r>
        <w:rPr>
          <w:sz w:val="21"/>
          <w:szCs w:val="21"/>
        </w:rPr>
        <w:t>10.1.2 工厂配置</w:t>
      </w:r>
      <w:bookmarkEnd w:id="402"/>
      <w:bookmarkEnd w:id="403"/>
    </w:p>
    <w:p w14:paraId="7170441E" w14:textId="0A986977" w:rsidR="00645F9E" w:rsidRDefault="00000000">
      <w:pPr>
        <w:spacing w:after="100"/>
        <w:rPr>
          <w:rFonts w:hint="eastAsia"/>
        </w:rPr>
      </w:pPr>
      <w:r>
        <w:rPr>
          <w:rFonts w:eastAsia="微软雅黑"/>
        </w:rPr>
        <w:t xml:space="preserve">测试台应能够为 </w:t>
      </w:r>
      <w:del w:id="404" w:author="Yizhuo Ren" w:date="2026-06-23T14:45:00Z" w16du:dateUtc="2026-06-23T06:45:00Z">
        <w:r>
          <w:rPr>
            <w:rFonts w:eastAsia="微软雅黑"/>
          </w:rPr>
          <w:delText xml:space="preserve">RACG </w:delText>
        </w:r>
      </w:del>
      <w:ins w:id="405" w:author="Yizhuo Ren" w:date="2026-06-23T14:45:00Z" w16du:dateUtc="2026-06-23T06:45:00Z">
        <w:r>
          <w:rPr>
            <w:rFonts w:eastAsia="微软雅黑"/>
          </w:rPr>
          <w:t>AcuRev-100</w:t>
        </w:r>
      </w:ins>
      <w:r>
        <w:rPr>
          <w:rFonts w:eastAsia="微软雅黑"/>
        </w:rPr>
        <w:t>配置：</w:t>
      </w:r>
    </w:p>
    <w:p w14:paraId="7AF224A3" w14:textId="7E638958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设备信息：型号 (Model)、序列号</w:t>
      </w:r>
      <w:ins w:id="406" w:author="Yizhuo Ren" w:date="2026-06-24T14:10:00Z" w16du:dateUtc="2026-06-24T06:10:00Z">
        <w:r>
          <w:rPr>
            <w:rFonts w:eastAsia="微软雅黑" w:hint="eastAsia"/>
          </w:rPr>
          <w:t xml:space="preserve"> </w:t>
        </w:r>
        <w:r>
          <w:rPr>
            <w:rFonts w:eastAsia="微软雅黑"/>
          </w:rPr>
          <w:t>（格式：MAC(YY+30)MMabcde）</w:t>
        </w:r>
      </w:ins>
    </w:p>
    <w:p w14:paraId="2D0EC934" w14:textId="05036DE4" w:rsidR="0017090D" w:rsidRDefault="00000000">
      <w:pPr>
        <w:pStyle w:val="a4"/>
        <w:numPr>
          <w:ilvl w:val="0"/>
          <w:numId w:val="2"/>
        </w:numPr>
        <w:spacing w:after="40"/>
        <w:rPr>
          <w:rFonts w:eastAsia="微软雅黑" w:hint="eastAsia"/>
        </w:rPr>
      </w:pPr>
      <w:r>
        <w:rPr>
          <w:rFonts w:eastAsia="微软雅黑"/>
          <w:b/>
          <w:bCs/>
        </w:rPr>
        <w:t>接线锁定配置</w:t>
      </w:r>
      <w:r>
        <w:rPr>
          <w:rFonts w:eastAsia="微软雅黑"/>
        </w:rPr>
        <w:t>：根据 Model 写入接线方式和 CT 类型，</w:t>
      </w:r>
      <w:r w:rsidR="00D11A3D">
        <w:rPr>
          <w:rFonts w:eastAsia="微软雅黑"/>
        </w:rPr>
        <w:t>Dip Switch 锁定</w:t>
      </w:r>
      <w:r>
        <w:rPr>
          <w:rFonts w:eastAsia="微软雅黑"/>
        </w:rPr>
        <w:t>后锁定，不可修改（CTEP 认证应用须额外选配认证 CT 及认证 Panel）</w:t>
      </w:r>
    </w:p>
    <w:p w14:paraId="2D0EC935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其他设置</w:t>
      </w:r>
    </w:p>
    <w:p w14:paraId="2B49C7A1" w14:textId="77777777" w:rsidR="00645F9E" w:rsidRDefault="00000000">
      <w:pPr>
        <w:pStyle w:val="3"/>
        <w:rPr>
          <w:rFonts w:hint="eastAsia"/>
        </w:rPr>
      </w:pPr>
      <w:bookmarkStart w:id="407" w:name="_Toc231413839"/>
      <w:bookmarkStart w:id="408" w:name="_Toc233817319"/>
      <w:r>
        <w:rPr>
          <w:sz w:val="21"/>
          <w:szCs w:val="21"/>
        </w:rPr>
        <w:t>10.1.3 工厂验证</w:t>
      </w:r>
      <w:bookmarkEnd w:id="407"/>
      <w:bookmarkEnd w:id="408"/>
    </w:p>
    <w:p w14:paraId="487C2901" w14:textId="14129F79" w:rsidR="00645F9E" w:rsidRDefault="00000000">
      <w:pPr>
        <w:spacing w:after="100"/>
        <w:rPr>
          <w:ins w:id="409" w:author="Yizhuo Ren" w:date="2026-06-18T17:26:00Z" w16du:dateUtc="2026-06-18T09:26:00Z"/>
          <w:rFonts w:eastAsia="微软雅黑" w:hint="eastAsia"/>
        </w:rPr>
      </w:pPr>
      <w:r>
        <w:rPr>
          <w:rFonts w:eastAsia="微软雅黑"/>
        </w:rPr>
        <w:t xml:space="preserve">测试台应能够验证 </w:t>
      </w:r>
      <w:del w:id="410" w:author="Yizhuo Ren" w:date="2026-06-23T14:45:00Z" w16du:dateUtc="2026-06-23T06:45:00Z">
        <w:r>
          <w:rPr>
            <w:rFonts w:eastAsia="微软雅黑"/>
          </w:rPr>
          <w:delText xml:space="preserve">RACG </w:delText>
        </w:r>
      </w:del>
      <w:ins w:id="411" w:author="Yizhuo Ren" w:date="2026-06-23T14:45:00Z" w16du:dateUtc="2026-06-23T06:45:00Z">
        <w:r>
          <w:rPr>
            <w:rFonts w:eastAsia="微软雅黑"/>
          </w:rPr>
          <w:t>AcuRev-100</w:t>
        </w:r>
      </w:ins>
      <w:r>
        <w:rPr>
          <w:rFonts w:eastAsia="微软雅黑"/>
        </w:rPr>
        <w:t>的常规功能，例如准确性、通讯协议等。</w:t>
      </w:r>
    </w:p>
    <w:p w14:paraId="5E3DEA12" w14:textId="77777777" w:rsidR="00645F9E" w:rsidRDefault="00000000">
      <w:pPr>
        <w:pStyle w:val="2"/>
        <w:rPr>
          <w:rFonts w:hint="eastAsia"/>
        </w:rPr>
      </w:pPr>
      <w:bookmarkStart w:id="412" w:name="_Toc231413840"/>
      <w:bookmarkStart w:id="413" w:name="_Toc233817320"/>
      <w:r>
        <w:rPr>
          <w:sz w:val="21"/>
          <w:szCs w:val="21"/>
        </w:rPr>
        <w:t>10.2 上位机软件 Acuview2</w:t>
      </w:r>
      <w:bookmarkEnd w:id="412"/>
      <w:bookmarkEnd w:id="413"/>
    </w:p>
    <w:p w14:paraId="0849A529" w14:textId="7BB51966" w:rsidR="00645F9E" w:rsidRDefault="00000000">
      <w:pPr>
        <w:spacing w:after="100"/>
        <w:rPr>
          <w:rFonts w:hint="eastAsia"/>
        </w:rPr>
      </w:pPr>
      <w:del w:id="414" w:author="Yizhuo Ren" w:date="2026-06-23T14:45:00Z" w16du:dateUtc="2026-06-23T06:45:00Z">
        <w:r>
          <w:rPr>
            <w:rFonts w:eastAsia="微软雅黑"/>
          </w:rPr>
          <w:delText xml:space="preserve">RACG </w:delText>
        </w:r>
      </w:del>
      <w:ins w:id="415" w:author="Yizhuo Ren" w:date="2026-06-23T14:45:00Z" w16du:dateUtc="2026-06-23T06:45:00Z">
        <w:r>
          <w:rPr>
            <w:rFonts w:eastAsia="微软雅黑"/>
          </w:rPr>
          <w:t>AcuRev-100</w:t>
        </w:r>
      </w:ins>
      <w:r>
        <w:rPr>
          <w:rFonts w:eastAsia="微软雅黑"/>
        </w:rPr>
        <w:t>通过 RS485</w:t>
      </w:r>
      <w:r>
        <w:rPr>
          <w:rFonts w:eastAsia="微软雅黑" w:hint="eastAsia"/>
        </w:rPr>
        <w:t>或USB</w:t>
      </w:r>
      <w:r>
        <w:rPr>
          <w:rFonts w:eastAsia="微软雅黑"/>
        </w:rPr>
        <w:t xml:space="preserve"> 与上位机软件 Acuview2 配合使用，Acuview2 支持：</w:t>
      </w:r>
    </w:p>
    <w:p w14:paraId="0C51C999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测量数据显示</w:t>
      </w:r>
      <w:r>
        <w:rPr>
          <w:rFonts w:eastAsia="微软雅黑"/>
        </w:rPr>
        <w:t>：读取并显示所有电气参数（电压、电流、功率、电能、PF、频率等）</w:t>
      </w:r>
    </w:p>
    <w:p w14:paraId="38AFB2CC" w14:textId="3914AA54" w:rsidR="00645F9E" w:rsidRPr="004C31DD" w:rsidRDefault="00000000">
      <w:pPr>
        <w:pStyle w:val="a4"/>
        <w:numPr>
          <w:ilvl w:val="0"/>
          <w:numId w:val="2"/>
        </w:numPr>
        <w:spacing w:after="40"/>
        <w:rPr>
          <w:rFonts w:eastAsia="微软雅黑" w:hint="eastAsia"/>
          <w:rPrChange w:id="416" w:author="Yizhuo Ren" w:date="2026-06-18T14:57:00Z" w16du:dateUtc="2026-06-18T06:57:00Z">
            <w:rPr>
              <w:rFonts w:hint="eastAsia"/>
            </w:rPr>
          </w:rPrChange>
        </w:rPr>
      </w:pPr>
      <w:r>
        <w:rPr>
          <w:rFonts w:eastAsia="微软雅黑"/>
          <w:b/>
          <w:bCs/>
        </w:rPr>
        <w:t>配置</w:t>
      </w:r>
      <w:r>
        <w:rPr>
          <w:rFonts w:eastAsia="微软雅黑"/>
        </w:rPr>
        <w:t>：接线方式、CT 类型、接线配置、Modbus 参数、时间等（</w:t>
      </w:r>
      <w:r w:rsidR="00D11A3D">
        <w:rPr>
          <w:rFonts w:eastAsia="微软雅黑"/>
        </w:rPr>
        <w:t>Dip Switch 锁定</w:t>
      </w:r>
      <w:r>
        <w:rPr>
          <w:rFonts w:eastAsia="微软雅黑"/>
        </w:rPr>
        <w:t>后，接线方式、CT 类型及接线配置在 Acuview2 中只读，不可修改）</w:t>
      </w:r>
      <w:ins w:id="417" w:author="Yizhuo Ren" w:date="2026-06-18T13:30:00Z" w16du:dateUtc="2026-06-18T05:30:00Z">
        <w:r>
          <w:rPr>
            <w:rFonts w:eastAsia="微软雅黑" w:hint="eastAsia"/>
          </w:rPr>
          <w:t>，连接上位机后首次</w:t>
        </w:r>
        <w:r>
          <w:rPr>
            <w:rFonts w:eastAsia="微软雅黑"/>
          </w:rPr>
          <w:t>修改</w:t>
        </w:r>
        <w:r>
          <w:rPr>
            <w:rFonts w:eastAsia="微软雅黑" w:hint="eastAsia"/>
          </w:rPr>
          <w:t>基础</w:t>
        </w:r>
        <w:r>
          <w:rPr>
            <w:rFonts w:eastAsia="微软雅黑"/>
          </w:rPr>
          <w:t>配置</w:t>
        </w:r>
        <w:r>
          <w:rPr>
            <w:rFonts w:eastAsia="微软雅黑" w:hint="eastAsia"/>
          </w:rPr>
          <w:t>信息</w:t>
        </w:r>
        <w:r>
          <w:rPr>
            <w:rFonts w:eastAsia="微软雅黑"/>
          </w:rPr>
          <w:t>需输入密码</w:t>
        </w:r>
        <w:r>
          <w:rPr>
            <w:rFonts w:eastAsia="微软雅黑" w:hint="eastAsia"/>
          </w:rPr>
          <w:t>，</w:t>
        </w:r>
        <w:r>
          <w:rPr>
            <w:rFonts w:eastAsia="微软雅黑" w:hint="eastAsia"/>
            <w:rPrChange w:id="418" w:author="Yizhuo Ren" w:date="2026-06-18T14:57:00Z" w16du:dateUtc="2026-06-18T06:57:00Z">
              <w:rPr>
                <w:rFonts w:hint="eastAsia"/>
              </w:rPr>
            </w:rPrChange>
          </w:rPr>
          <w:t>密码校验通过后，本次连接内允许继续下发其余测量配置项，断开重连后须重新校验。</w:t>
        </w:r>
      </w:ins>
    </w:p>
    <w:p w14:paraId="476B0923" w14:textId="23041B1D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  <w:b/>
          <w:bCs/>
        </w:rPr>
        <w:t>固件升级</w:t>
      </w:r>
      <w:ins w:id="419" w:author="Claude" w:date="2026-06-30T00:00:00Z">
        <w:r>
          <w:rPr>
            <w:rFonts w:eastAsia="微软雅黑"/>
          </w:rPr>
          <w:t>：通过 RS485 或 USB 私有协议上传 Accuenergy 发布的固件文件（支持；</w:t>
        </w:r>
      </w:ins>
      <w:r w:rsidR="00D11A3D">
        <w:rPr>
          <w:rFonts w:eastAsia="微软雅黑"/>
        </w:rPr>
        <w:t>Dip Switch 锁定</w:t>
      </w:r>
      <w:ins w:id="420" w:author="Claude" w:date="2026-06-30T00:00:00Z">
        <w:r>
          <w:rPr>
            <w:rFonts w:eastAsia="微软雅黑"/>
          </w:rPr>
          <w:t>后不支持，Acuview2 应禁用升级功能）</w:t>
        </w:r>
      </w:ins>
    </w:p>
    <w:p w14:paraId="68B060B3" w14:textId="77777777" w:rsidR="00D67656" w:rsidRDefault="00D67656">
      <w:pPr>
        <w:widowControl/>
        <w:rPr>
          <w:rFonts w:eastAsia="微软雅黑" w:hint="eastAsia"/>
          <w:b/>
          <w:bCs/>
          <w:color w:val="2B5797"/>
        </w:rPr>
      </w:pPr>
      <w:bookmarkStart w:id="421" w:name="_Toc231413841"/>
      <w:r>
        <w:rPr>
          <w:rFonts w:hint="eastAsia"/>
        </w:rPr>
        <w:br w:type="page"/>
      </w:r>
    </w:p>
    <w:p w14:paraId="704A5310" w14:textId="77148146" w:rsidR="00645F9E" w:rsidRDefault="00000000">
      <w:pPr>
        <w:pStyle w:val="1"/>
        <w:rPr>
          <w:rFonts w:hint="eastAsia"/>
        </w:rPr>
      </w:pPr>
      <w:bookmarkStart w:id="422" w:name="_Toc233817321"/>
      <w:r>
        <w:rPr>
          <w:sz w:val="21"/>
          <w:szCs w:val="21"/>
        </w:rPr>
        <w:lastRenderedPageBreak/>
        <w:t>11 可制造性</w:t>
      </w:r>
      <w:bookmarkEnd w:id="421"/>
      <w:bookmarkEnd w:id="422"/>
    </w:p>
    <w:p w14:paraId="2BB9EED3" w14:textId="5F94747B" w:rsidR="00645F9E" w:rsidRDefault="00000000" w:rsidP="006055B5">
      <w:pPr>
        <w:spacing w:after="100"/>
        <w:rPr>
          <w:rFonts w:hint="eastAsia"/>
        </w:rPr>
      </w:pPr>
      <w:r>
        <w:rPr>
          <w:rFonts w:eastAsia="微软雅黑"/>
        </w:rPr>
        <w:t>设计时需要考虑可制造性：</w:t>
      </w:r>
    </w:p>
    <w:p w14:paraId="170BE2CE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电表单元为开放式设计，外壳由 Panel 组负责；需定义电表单元与外壳的机械接口规范</w:t>
      </w:r>
    </w:p>
    <w:p w14:paraId="3E08BD9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与 RACF 尽量共用器件（MCU、ADC、RS485 隔离、RTC、电源管理、NVM 等），PCB 不共用</w:t>
      </w:r>
    </w:p>
    <w:p w14:paraId="705F4CDC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避免使用定制设备</w:t>
      </w:r>
    </w:p>
    <w:p w14:paraId="1314746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PCB 应可追溯（例如带有 SN）</w:t>
      </w:r>
    </w:p>
    <w:p w14:paraId="12C37801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易于组装（需考虑 MMU 多表堆叠场景的组装效率）</w:t>
      </w:r>
    </w:p>
    <w:p w14:paraId="6FDF823F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考虑 PCB 板级硬件和软件的可测试性</w:t>
      </w:r>
    </w:p>
    <w:p w14:paraId="6C949A74" w14:textId="77777777" w:rsidR="00645F9E" w:rsidRDefault="00000000">
      <w:pPr>
        <w:pStyle w:val="a4"/>
        <w:numPr>
          <w:ilvl w:val="0"/>
          <w:numId w:val="2"/>
        </w:numPr>
        <w:spacing w:after="40"/>
        <w:rPr>
          <w:rFonts w:hint="eastAsia"/>
        </w:rPr>
      </w:pPr>
      <w:r>
        <w:rPr>
          <w:rFonts w:eastAsia="微软雅黑"/>
        </w:rPr>
        <w:t>制造相关文件应完整并为制造技术员提供清晰的操作指南</w:t>
      </w:r>
    </w:p>
    <w:sectPr w:rsidR="00645F9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3" w:author="Yizhuo Ren" w:date="2026-06-04T15:13:00Z" w:initials="YR">
    <w:p w14:paraId="648AF21C" w14:textId="77777777" w:rsidR="00C2482F" w:rsidRDefault="00C2482F" w:rsidP="00C2482F">
      <w:pPr>
        <w:pStyle w:val="ad"/>
        <w:rPr>
          <w:rFonts w:hint="eastAsia"/>
        </w:rPr>
      </w:pPr>
      <w:r>
        <w:rPr>
          <w:rStyle w:val="ac"/>
          <w:rFonts w:hint="eastAsia"/>
        </w:rPr>
        <w:annotationRef/>
      </w:r>
      <w:r>
        <w:rPr>
          <w:rFonts w:hint="eastAsia"/>
        </w:rPr>
        <w:t>更新计量周期为</w:t>
      </w:r>
      <w:r>
        <w:rPr>
          <w:rFonts w:hint="eastAsia"/>
        </w:rPr>
        <w:t>100ms</w:t>
      </w:r>
    </w:p>
  </w:comment>
  <w:comment w:id="104" w:author="Yizhuo Ren" w:date="2026-06-04T15:11:00Z" w:initials="YR">
    <w:p w14:paraId="697A625E" w14:textId="77777777" w:rsidR="00E45626" w:rsidRDefault="00E45626" w:rsidP="00E45626">
      <w:pPr>
        <w:pStyle w:val="ad"/>
        <w:rPr>
          <w:rFonts w:hint="eastAsia"/>
        </w:rPr>
      </w:pPr>
      <w:r>
        <w:rPr>
          <w:rStyle w:val="ac"/>
          <w:rFonts w:hint="eastAsia"/>
        </w:rPr>
        <w:annotationRef/>
      </w:r>
      <w:r>
        <w:rPr>
          <w:rFonts w:hint="eastAsia"/>
        </w:rPr>
        <w:t>计量周期改为</w:t>
      </w:r>
      <w:r>
        <w:rPr>
          <w:rFonts w:hint="eastAsia"/>
        </w:rPr>
        <w:t>100ms</w:t>
      </w:r>
    </w:p>
  </w:comment>
  <w:comment w:id="212" w:author="Yizhuo Ren" w:date="2026-06-17T15:25:00Z" w:initials="YR">
    <w:p w14:paraId="7CE82CEC" w14:textId="77777777" w:rsidR="00877EA3" w:rsidRDefault="00877EA3" w:rsidP="00877EA3">
      <w:pPr>
        <w:pStyle w:val="ad"/>
        <w:rPr>
          <w:rFonts w:hint="eastAsia"/>
        </w:rPr>
      </w:pPr>
      <w:r>
        <w:rPr>
          <w:rStyle w:val="ac"/>
          <w:rFonts w:hint="eastAsia"/>
        </w:rPr>
        <w:annotationRef/>
      </w:r>
      <w:r>
        <w:rPr>
          <w:rFonts w:hint="eastAsia"/>
          <w:color w:val="242424"/>
          <w:highlight w:val="white"/>
        </w:rPr>
        <w:t>包括</w:t>
      </w:r>
      <w:r>
        <w:rPr>
          <w:rFonts w:hint="eastAsia"/>
          <w:color w:val="242424"/>
          <w:highlight w:val="white"/>
        </w:rPr>
        <w:t>9600</w:t>
      </w:r>
      <w:r>
        <w:rPr>
          <w:rFonts w:hint="eastAsia"/>
          <w:color w:val="242424"/>
          <w:highlight w:val="white"/>
        </w:rPr>
        <w:t>、</w:t>
      </w:r>
      <w:r>
        <w:rPr>
          <w:rFonts w:hint="eastAsia"/>
          <w:color w:val="242424"/>
          <w:highlight w:val="white"/>
        </w:rPr>
        <w:t>19200</w:t>
      </w:r>
      <w:r>
        <w:rPr>
          <w:rFonts w:hint="eastAsia"/>
          <w:color w:val="242424"/>
          <w:highlight w:val="white"/>
        </w:rPr>
        <w:t>、</w:t>
      </w:r>
      <w:r>
        <w:rPr>
          <w:rFonts w:hint="eastAsia"/>
          <w:color w:val="242424"/>
          <w:highlight w:val="white"/>
        </w:rPr>
        <w:t>38400</w:t>
      </w:r>
      <w:r>
        <w:rPr>
          <w:rFonts w:hint="eastAsia"/>
          <w:color w:val="242424"/>
          <w:highlight w:val="white"/>
        </w:rPr>
        <w:t>、</w:t>
      </w:r>
      <w:r>
        <w:rPr>
          <w:rFonts w:hint="eastAsia"/>
          <w:color w:val="242424"/>
          <w:highlight w:val="white"/>
        </w:rPr>
        <w:t>57600</w:t>
      </w:r>
      <w:r>
        <w:rPr>
          <w:rFonts w:hint="eastAsia"/>
          <w:color w:val="242424"/>
          <w:highlight w:val="white"/>
        </w:rPr>
        <w:t>、</w:t>
      </w:r>
      <w:r>
        <w:rPr>
          <w:rFonts w:hint="eastAsia"/>
          <w:color w:val="242424"/>
          <w:highlight w:val="white"/>
        </w:rPr>
        <w:t>76800</w:t>
      </w:r>
      <w:r>
        <w:rPr>
          <w:rFonts w:hint="eastAsia"/>
          <w:color w:val="242424"/>
          <w:highlight w:val="white"/>
        </w:rPr>
        <w:t>、</w:t>
      </w:r>
      <w:r>
        <w:rPr>
          <w:rFonts w:hint="eastAsia"/>
          <w:color w:val="242424"/>
          <w:highlight w:val="white"/>
        </w:rPr>
        <w:t>115200</w:t>
      </w:r>
      <w:r>
        <w:rPr>
          <w:rFonts w:hint="eastAsia"/>
        </w:rPr>
        <w:t xml:space="preserve"> </w:t>
      </w:r>
    </w:p>
  </w:comment>
  <w:comment w:id="298" w:author="Yizhuo Ren" w:date="2026-06-04T11:49:00Z" w:initials="YR">
    <w:p w14:paraId="0461BEC6" w14:textId="77777777" w:rsidR="00F04F12" w:rsidRDefault="00F04F12" w:rsidP="00F217EE">
      <w:pPr>
        <w:pStyle w:val="ad"/>
        <w:rPr>
          <w:rFonts w:hint="eastAsia"/>
        </w:rPr>
      </w:pPr>
      <w:r>
        <w:rPr>
          <w:rStyle w:val="ac"/>
          <w:rFonts w:hint="eastAsia"/>
        </w:rPr>
        <w:annotationRef/>
      </w:r>
      <w:r>
        <w:rPr>
          <w:rFonts w:hint="eastAsia"/>
        </w:rPr>
        <w:t>硬件确认为≤</w:t>
      </w:r>
      <w:r>
        <w:rPr>
          <w:rFonts w:hint="eastAsia"/>
        </w:rPr>
        <w:t xml:space="preserve"> 33 VDC</w:t>
      </w:r>
    </w:p>
  </w:comment>
  <w:comment w:id="303" w:author="Yizhuo Ren" w:date="2026-06-04T11:49:00Z" w:initials="YR">
    <w:p w14:paraId="7ED9CBBA" w14:textId="04166EAF" w:rsidR="00F217EE" w:rsidRDefault="00F217EE" w:rsidP="00F217EE">
      <w:pPr>
        <w:pStyle w:val="ad"/>
        <w:rPr>
          <w:rFonts w:hint="eastAsia"/>
        </w:rPr>
      </w:pPr>
      <w:r>
        <w:rPr>
          <w:rStyle w:val="ac"/>
          <w:rFonts w:hint="eastAsia"/>
        </w:rPr>
        <w:annotationRef/>
      </w:r>
      <w:r>
        <w:rPr>
          <w:rFonts w:hint="eastAsia"/>
        </w:rPr>
        <w:t>硬件确认≤</w:t>
      </w:r>
      <w:r>
        <w:rPr>
          <w:rFonts w:hint="eastAsia"/>
        </w:rPr>
        <w:t xml:space="preserve"> 50 mA</w:t>
      </w:r>
      <w:r w:rsidR="00EB1EDB">
        <w:rPr>
          <w:rFonts w:hint="eastAsia"/>
        </w:rPr>
        <w:t>C</w:t>
      </w:r>
    </w:p>
  </w:comment>
  <w:comment w:id="304" w:author="Yizhuo Ren" w:date="2026-06-18T15:00:00Z" w:initials="YR">
    <w:p w14:paraId="307E3F64" w14:textId="77777777" w:rsidR="00F04F12" w:rsidRDefault="00F04F12" w:rsidP="00F04F12">
      <w:pPr>
        <w:pStyle w:val="ad"/>
        <w:rPr>
          <w:rFonts w:hint="eastAsia"/>
        </w:rPr>
      </w:pPr>
      <w:r>
        <w:rPr>
          <w:rStyle w:val="ac"/>
          <w:rFonts w:hint="eastAsia"/>
        </w:rPr>
        <w:annotationRef/>
      </w:r>
      <w:r>
        <w:rPr>
          <w:rFonts w:hint="eastAsia"/>
        </w:rPr>
        <w:t>新增最大负载功耗</w:t>
      </w:r>
    </w:p>
  </w:comment>
  <w:comment w:id="307" w:author="Yizhuo Ren" w:date="2026-06-18T15:00:00Z" w:initials="YR">
    <w:p w14:paraId="38B86972" w14:textId="77777777" w:rsidR="00F04F12" w:rsidRDefault="00F04F12" w:rsidP="00F04F12">
      <w:pPr>
        <w:pStyle w:val="ad"/>
        <w:rPr>
          <w:rFonts w:hint="eastAsia"/>
        </w:rPr>
      </w:pPr>
      <w:r>
        <w:rPr>
          <w:rStyle w:val="ac"/>
          <w:rFonts w:hint="eastAsia"/>
        </w:rPr>
        <w:annotationRef/>
      </w:r>
      <w:r>
        <w:rPr>
          <w:rFonts w:hint="eastAsia"/>
        </w:rPr>
        <w:t>新增典型应用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8AF21C" w15:done="0"/>
  <w15:commentEx w15:paraId="697A625E" w15:done="0"/>
  <w15:commentEx w15:paraId="7CE82CEC" w15:done="0"/>
  <w15:commentEx w15:paraId="0461BEC6" w15:done="0"/>
  <w15:commentEx w15:paraId="7ED9CBBA" w15:done="0"/>
  <w15:commentEx w15:paraId="307E3F64" w15:done="0"/>
  <w15:commentEx w15:paraId="38B869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3391EB" w16cex:dateUtc="2026-06-04T07:13:00Z"/>
  <w16cex:commentExtensible w16cex:durableId="14CAD542" w16cex:dateUtc="2026-06-04T07:11:00Z"/>
  <w16cex:commentExtensible w16cex:durableId="2C6B4B20" w16cex:dateUtc="2026-06-17T07:25:00Z"/>
  <w16cex:commentExtensible w16cex:durableId="23857F35" w16cex:dateUtc="2026-06-04T03:49:00Z"/>
  <w16cex:commentExtensible w16cex:durableId="3800E4D3" w16cex:dateUtc="2026-06-04T03:49:00Z"/>
  <w16cex:commentExtensible w16cex:durableId="21D3AAF7" w16cex:dateUtc="2026-06-18T07:00:00Z"/>
  <w16cex:commentExtensible w16cex:durableId="380E5699" w16cex:dateUtc="2026-06-18T0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8AF21C" w16cid:durableId="1B3391EB"/>
  <w16cid:commentId w16cid:paraId="697A625E" w16cid:durableId="14CAD542"/>
  <w16cid:commentId w16cid:paraId="7CE82CEC" w16cid:durableId="2C6B4B20"/>
  <w16cid:commentId w16cid:paraId="0461BEC6" w16cid:durableId="23857F35"/>
  <w16cid:commentId w16cid:paraId="7ED9CBBA" w16cid:durableId="3800E4D3"/>
  <w16cid:commentId w16cid:paraId="307E3F64" w16cid:durableId="21D3AAF7"/>
  <w16cid:commentId w16cid:paraId="38B86972" w16cid:durableId="380E56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11C1" w14:textId="77777777" w:rsidR="00B23155" w:rsidRDefault="00B23155">
      <w:pPr>
        <w:rPr>
          <w:rFonts w:hint="eastAsia"/>
        </w:rPr>
      </w:pPr>
      <w:r>
        <w:separator/>
      </w:r>
    </w:p>
  </w:endnote>
  <w:endnote w:type="continuationSeparator" w:id="0">
    <w:p w14:paraId="76ED9508" w14:textId="77777777" w:rsidR="00B23155" w:rsidRDefault="00B231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DECB" w14:textId="77777777" w:rsidR="00645F9E" w:rsidRDefault="00000000">
    <w:pPr>
      <w:jc w:val="center"/>
      <w:rPr>
        <w:rFonts w:hint="eastAsia"/>
      </w:rPr>
    </w:pPr>
    <w:r>
      <w:rPr>
        <w:color w:val="999999"/>
        <w:sz w:val="16"/>
        <w:szCs w:val="16"/>
      </w:rPr>
      <w:fldChar w:fldCharType="begin"/>
    </w:r>
    <w:r>
      <w:rPr>
        <w:rFonts w:eastAsia="微软雅黑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E1A52">
      <w:rPr>
        <w:rFonts w:eastAsia="微软雅黑"/>
        <w:noProof/>
        <w:color w:val="999999"/>
        <w:sz w:val="16"/>
        <w:szCs w:val="16"/>
      </w:rPr>
      <w:t>10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3C63" w14:textId="77777777" w:rsidR="00B23155" w:rsidRDefault="00B23155">
      <w:pPr>
        <w:rPr>
          <w:rFonts w:hint="eastAsia"/>
        </w:rPr>
      </w:pPr>
      <w:r>
        <w:separator/>
      </w:r>
    </w:p>
  </w:footnote>
  <w:footnote w:type="continuationSeparator" w:id="0">
    <w:p w14:paraId="1C3B629D" w14:textId="77777777" w:rsidR="00B23155" w:rsidRDefault="00B2315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A1F62" w14:textId="77777777" w:rsidR="00645F9E" w:rsidRDefault="00645F9E">
    <w:pPr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1FCD5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36321B9"/>
    <w:multiLevelType w:val="hybridMultilevel"/>
    <w:tmpl w:val="E08C0930"/>
    <w:lvl w:ilvl="0" w:tplc="E67CE67A">
      <w:start w:val="1"/>
      <w:numFmt w:val="decimal"/>
      <w:lvlText w:val="%1."/>
      <w:lvlJc w:val="left"/>
      <w:pPr>
        <w:ind w:left="600" w:hanging="320"/>
      </w:pPr>
    </w:lvl>
    <w:lvl w:ilvl="1" w:tplc="90DA7E52">
      <w:numFmt w:val="decimal"/>
      <w:lvlText w:val=""/>
      <w:lvlJc w:val="left"/>
    </w:lvl>
    <w:lvl w:ilvl="2" w:tplc="95323478">
      <w:numFmt w:val="decimal"/>
      <w:lvlText w:val=""/>
      <w:lvlJc w:val="left"/>
    </w:lvl>
    <w:lvl w:ilvl="3" w:tplc="3D6A673A">
      <w:numFmt w:val="decimal"/>
      <w:lvlText w:val=""/>
      <w:lvlJc w:val="left"/>
    </w:lvl>
    <w:lvl w:ilvl="4" w:tplc="ACCCB020">
      <w:numFmt w:val="decimal"/>
      <w:lvlText w:val=""/>
      <w:lvlJc w:val="left"/>
    </w:lvl>
    <w:lvl w:ilvl="5" w:tplc="2C62FE16">
      <w:numFmt w:val="decimal"/>
      <w:lvlText w:val=""/>
      <w:lvlJc w:val="left"/>
    </w:lvl>
    <w:lvl w:ilvl="6" w:tplc="1AAECBBA">
      <w:numFmt w:val="decimal"/>
      <w:lvlText w:val=""/>
      <w:lvlJc w:val="left"/>
    </w:lvl>
    <w:lvl w:ilvl="7" w:tplc="3DFAF6BC">
      <w:numFmt w:val="decimal"/>
      <w:lvlText w:val=""/>
      <w:lvlJc w:val="left"/>
    </w:lvl>
    <w:lvl w:ilvl="8" w:tplc="24CE4972">
      <w:numFmt w:val="decimal"/>
      <w:lvlText w:val=""/>
      <w:lvlJc w:val="left"/>
    </w:lvl>
  </w:abstractNum>
  <w:abstractNum w:abstractNumId="2" w15:restartNumberingAfterBreak="0">
    <w:nsid w:val="26A40858"/>
    <w:multiLevelType w:val="hybridMultilevel"/>
    <w:tmpl w:val="8E0851B8"/>
    <w:lvl w:ilvl="0" w:tplc="8CCCEAE8">
      <w:start w:val="1"/>
      <w:numFmt w:val="bullet"/>
      <w:lvlText w:val="●"/>
      <w:lvlJc w:val="left"/>
      <w:pPr>
        <w:ind w:left="720" w:hanging="360"/>
      </w:pPr>
    </w:lvl>
    <w:lvl w:ilvl="1" w:tplc="799E430E">
      <w:start w:val="1"/>
      <w:numFmt w:val="bullet"/>
      <w:lvlText w:val="○"/>
      <w:lvlJc w:val="left"/>
      <w:pPr>
        <w:ind w:left="1440" w:hanging="360"/>
      </w:pPr>
    </w:lvl>
    <w:lvl w:ilvl="2" w:tplc="E0941FDC">
      <w:start w:val="1"/>
      <w:numFmt w:val="bullet"/>
      <w:lvlText w:val="■"/>
      <w:lvlJc w:val="left"/>
      <w:pPr>
        <w:ind w:left="2160" w:hanging="360"/>
      </w:pPr>
    </w:lvl>
    <w:lvl w:ilvl="3" w:tplc="B0A659CA">
      <w:start w:val="1"/>
      <w:numFmt w:val="bullet"/>
      <w:lvlText w:val="●"/>
      <w:lvlJc w:val="left"/>
      <w:pPr>
        <w:ind w:left="2880" w:hanging="360"/>
      </w:pPr>
    </w:lvl>
    <w:lvl w:ilvl="4" w:tplc="2EF00EA4">
      <w:start w:val="1"/>
      <w:numFmt w:val="bullet"/>
      <w:lvlText w:val="○"/>
      <w:lvlJc w:val="left"/>
      <w:pPr>
        <w:ind w:left="3600" w:hanging="360"/>
      </w:pPr>
    </w:lvl>
    <w:lvl w:ilvl="5" w:tplc="E7AC483E">
      <w:start w:val="1"/>
      <w:numFmt w:val="bullet"/>
      <w:lvlText w:val="■"/>
      <w:lvlJc w:val="left"/>
      <w:pPr>
        <w:ind w:left="4320" w:hanging="360"/>
      </w:pPr>
    </w:lvl>
    <w:lvl w:ilvl="6" w:tplc="082848C4">
      <w:start w:val="1"/>
      <w:numFmt w:val="bullet"/>
      <w:lvlText w:val="●"/>
      <w:lvlJc w:val="left"/>
      <w:pPr>
        <w:ind w:left="5040" w:hanging="360"/>
      </w:pPr>
    </w:lvl>
    <w:lvl w:ilvl="7" w:tplc="157A279E">
      <w:start w:val="1"/>
      <w:numFmt w:val="bullet"/>
      <w:lvlText w:val="●"/>
      <w:lvlJc w:val="left"/>
      <w:pPr>
        <w:ind w:left="5760" w:hanging="360"/>
      </w:pPr>
    </w:lvl>
    <w:lvl w:ilvl="8" w:tplc="3C2CB8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C2E20FC"/>
    <w:multiLevelType w:val="hybridMultilevel"/>
    <w:tmpl w:val="31C265D2"/>
    <w:lvl w:ilvl="0" w:tplc="B0CC281C">
      <w:start w:val="1"/>
      <w:numFmt w:val="bullet"/>
      <w:lvlText w:val="•"/>
      <w:lvlJc w:val="left"/>
      <w:pPr>
        <w:ind w:left="600" w:hanging="280"/>
      </w:pPr>
    </w:lvl>
    <w:lvl w:ilvl="1" w:tplc="27D810A4">
      <w:start w:val="1"/>
      <w:numFmt w:val="bullet"/>
      <w:lvlText w:val="◦"/>
      <w:lvlJc w:val="left"/>
      <w:pPr>
        <w:ind w:left="1140" w:hanging="280"/>
      </w:pPr>
    </w:lvl>
    <w:lvl w:ilvl="2" w:tplc="E9085E82">
      <w:numFmt w:val="decimal"/>
      <w:lvlText w:val=""/>
      <w:lvlJc w:val="left"/>
    </w:lvl>
    <w:lvl w:ilvl="3" w:tplc="19E02FC4">
      <w:numFmt w:val="decimal"/>
      <w:lvlText w:val=""/>
      <w:lvlJc w:val="left"/>
    </w:lvl>
    <w:lvl w:ilvl="4" w:tplc="B87E65D4">
      <w:numFmt w:val="decimal"/>
      <w:lvlText w:val=""/>
      <w:lvlJc w:val="left"/>
    </w:lvl>
    <w:lvl w:ilvl="5" w:tplc="F4C4C190">
      <w:numFmt w:val="decimal"/>
      <w:lvlText w:val=""/>
      <w:lvlJc w:val="left"/>
    </w:lvl>
    <w:lvl w:ilvl="6" w:tplc="5BCE4D0C">
      <w:numFmt w:val="decimal"/>
      <w:lvlText w:val=""/>
      <w:lvlJc w:val="left"/>
    </w:lvl>
    <w:lvl w:ilvl="7" w:tplc="133A1C1A">
      <w:numFmt w:val="decimal"/>
      <w:lvlText w:val=""/>
      <w:lvlJc w:val="left"/>
    </w:lvl>
    <w:lvl w:ilvl="8" w:tplc="78082E90">
      <w:numFmt w:val="decimal"/>
      <w:lvlText w:val=""/>
      <w:lvlJc w:val="left"/>
    </w:lvl>
  </w:abstractNum>
  <w:abstractNum w:abstractNumId="4" w15:restartNumberingAfterBreak="0">
    <w:nsid w:val="5C656816"/>
    <w:multiLevelType w:val="hybridMultilevel"/>
    <w:tmpl w:val="E612C22C"/>
    <w:lvl w:ilvl="0" w:tplc="A98E2B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B1310F8"/>
    <w:multiLevelType w:val="hybridMultilevel"/>
    <w:tmpl w:val="7A4EA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408701">
    <w:abstractNumId w:val="2"/>
    <w:lvlOverride w:ilvl="0">
      <w:startOverride w:val="1"/>
    </w:lvlOverride>
  </w:num>
  <w:num w:numId="2" w16cid:durableId="441530675">
    <w:abstractNumId w:val="3"/>
    <w:lvlOverride w:ilvl="0">
      <w:startOverride w:val="1"/>
    </w:lvlOverride>
  </w:num>
  <w:num w:numId="3" w16cid:durableId="1264919543">
    <w:abstractNumId w:val="1"/>
    <w:lvlOverride w:ilvl="0">
      <w:startOverride w:val="1"/>
    </w:lvlOverride>
  </w:num>
  <w:num w:numId="4" w16cid:durableId="1414401516">
    <w:abstractNumId w:val="4"/>
  </w:num>
  <w:num w:numId="5" w16cid:durableId="220944905">
    <w:abstractNumId w:val="0"/>
  </w:num>
  <w:num w:numId="6" w16cid:durableId="2022080062">
    <w:abstractNumId w:val="5"/>
  </w:num>
  <w:num w:numId="7" w16cid:durableId="164878125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izhuo Ren">
    <w15:presenceInfo w15:providerId="AD" w15:userId="S::yizhuo.ren@accuenergy.com::b332ff56-0cd0-4669-a1a1-72ee0e975a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F9E"/>
    <w:rsid w:val="00001EB5"/>
    <w:rsid w:val="00004489"/>
    <w:rsid w:val="00014FC0"/>
    <w:rsid w:val="00022CC3"/>
    <w:rsid w:val="00030D75"/>
    <w:rsid w:val="00036D50"/>
    <w:rsid w:val="0004620C"/>
    <w:rsid w:val="00060539"/>
    <w:rsid w:val="00071FDE"/>
    <w:rsid w:val="000A2898"/>
    <w:rsid w:val="000B0D4A"/>
    <w:rsid w:val="000C4B29"/>
    <w:rsid w:val="000F29F0"/>
    <w:rsid w:val="000F567B"/>
    <w:rsid w:val="000F6A6D"/>
    <w:rsid w:val="000F7668"/>
    <w:rsid w:val="0010277A"/>
    <w:rsid w:val="001200F2"/>
    <w:rsid w:val="001262A8"/>
    <w:rsid w:val="00136532"/>
    <w:rsid w:val="00137712"/>
    <w:rsid w:val="001459B3"/>
    <w:rsid w:val="001471CA"/>
    <w:rsid w:val="001523B8"/>
    <w:rsid w:val="0017090D"/>
    <w:rsid w:val="0018796E"/>
    <w:rsid w:val="001A15D8"/>
    <w:rsid w:val="001C0ABB"/>
    <w:rsid w:val="001C418A"/>
    <w:rsid w:val="001C4B46"/>
    <w:rsid w:val="001C5EE4"/>
    <w:rsid w:val="001C7AEB"/>
    <w:rsid w:val="001E28D9"/>
    <w:rsid w:val="002024E9"/>
    <w:rsid w:val="00215073"/>
    <w:rsid w:val="00220167"/>
    <w:rsid w:val="00220902"/>
    <w:rsid w:val="002261D2"/>
    <w:rsid w:val="00235504"/>
    <w:rsid w:val="0023606F"/>
    <w:rsid w:val="00237D8D"/>
    <w:rsid w:val="0025300F"/>
    <w:rsid w:val="0028054E"/>
    <w:rsid w:val="00284F38"/>
    <w:rsid w:val="002854B4"/>
    <w:rsid w:val="00292CD7"/>
    <w:rsid w:val="00296212"/>
    <w:rsid w:val="002A31BE"/>
    <w:rsid w:val="002B5F0F"/>
    <w:rsid w:val="002C55DD"/>
    <w:rsid w:val="002E0CCC"/>
    <w:rsid w:val="00302132"/>
    <w:rsid w:val="0031159F"/>
    <w:rsid w:val="00337EE8"/>
    <w:rsid w:val="0035443B"/>
    <w:rsid w:val="00355C28"/>
    <w:rsid w:val="00380E48"/>
    <w:rsid w:val="00386CF7"/>
    <w:rsid w:val="00391F25"/>
    <w:rsid w:val="003921DC"/>
    <w:rsid w:val="00396DEF"/>
    <w:rsid w:val="003A13EC"/>
    <w:rsid w:val="003A2F7A"/>
    <w:rsid w:val="003C2890"/>
    <w:rsid w:val="003D0D72"/>
    <w:rsid w:val="003E1A52"/>
    <w:rsid w:val="003E461C"/>
    <w:rsid w:val="003E56DF"/>
    <w:rsid w:val="003F4D26"/>
    <w:rsid w:val="00406FF1"/>
    <w:rsid w:val="00413BE8"/>
    <w:rsid w:val="00420E62"/>
    <w:rsid w:val="004335A5"/>
    <w:rsid w:val="00436956"/>
    <w:rsid w:val="0043753F"/>
    <w:rsid w:val="00441B7C"/>
    <w:rsid w:val="00447D2A"/>
    <w:rsid w:val="00453982"/>
    <w:rsid w:val="00455D42"/>
    <w:rsid w:val="00464562"/>
    <w:rsid w:val="0047059A"/>
    <w:rsid w:val="004935FB"/>
    <w:rsid w:val="004A0BBC"/>
    <w:rsid w:val="004A0E65"/>
    <w:rsid w:val="004A1510"/>
    <w:rsid w:val="004A1790"/>
    <w:rsid w:val="004B2D0E"/>
    <w:rsid w:val="004C1EF1"/>
    <w:rsid w:val="004C31DD"/>
    <w:rsid w:val="004D04AB"/>
    <w:rsid w:val="004E72BB"/>
    <w:rsid w:val="004E7B46"/>
    <w:rsid w:val="004F1B2E"/>
    <w:rsid w:val="005126AC"/>
    <w:rsid w:val="005131D2"/>
    <w:rsid w:val="00523498"/>
    <w:rsid w:val="00527AB4"/>
    <w:rsid w:val="00555458"/>
    <w:rsid w:val="00557485"/>
    <w:rsid w:val="005A068E"/>
    <w:rsid w:val="005A081E"/>
    <w:rsid w:val="005A415A"/>
    <w:rsid w:val="005A77B0"/>
    <w:rsid w:val="005C4288"/>
    <w:rsid w:val="005E6F04"/>
    <w:rsid w:val="005F676D"/>
    <w:rsid w:val="006055B5"/>
    <w:rsid w:val="00624344"/>
    <w:rsid w:val="006251E7"/>
    <w:rsid w:val="00626B5E"/>
    <w:rsid w:val="006274D6"/>
    <w:rsid w:val="00636812"/>
    <w:rsid w:val="00637D9B"/>
    <w:rsid w:val="00642A51"/>
    <w:rsid w:val="00645F9E"/>
    <w:rsid w:val="0064728F"/>
    <w:rsid w:val="00652C76"/>
    <w:rsid w:val="00663765"/>
    <w:rsid w:val="006674E3"/>
    <w:rsid w:val="00680F3E"/>
    <w:rsid w:val="006A0CA5"/>
    <w:rsid w:val="006A5F34"/>
    <w:rsid w:val="006A6A50"/>
    <w:rsid w:val="006D3058"/>
    <w:rsid w:val="006E13D3"/>
    <w:rsid w:val="006E3EE5"/>
    <w:rsid w:val="006F346E"/>
    <w:rsid w:val="006F52EE"/>
    <w:rsid w:val="007138B0"/>
    <w:rsid w:val="00715A80"/>
    <w:rsid w:val="0072043F"/>
    <w:rsid w:val="00727919"/>
    <w:rsid w:val="0073662D"/>
    <w:rsid w:val="007A0B23"/>
    <w:rsid w:val="007C5DBA"/>
    <w:rsid w:val="007D0BF6"/>
    <w:rsid w:val="007E0156"/>
    <w:rsid w:val="007E15F7"/>
    <w:rsid w:val="007F23C6"/>
    <w:rsid w:val="007F2DEA"/>
    <w:rsid w:val="007F3282"/>
    <w:rsid w:val="00805D96"/>
    <w:rsid w:val="00820EE2"/>
    <w:rsid w:val="00821657"/>
    <w:rsid w:val="00831274"/>
    <w:rsid w:val="00832078"/>
    <w:rsid w:val="008407E3"/>
    <w:rsid w:val="00852A8C"/>
    <w:rsid w:val="00862A61"/>
    <w:rsid w:val="008708CA"/>
    <w:rsid w:val="00871C76"/>
    <w:rsid w:val="00877EA3"/>
    <w:rsid w:val="00891A6A"/>
    <w:rsid w:val="00896D69"/>
    <w:rsid w:val="008A0C57"/>
    <w:rsid w:val="008A2551"/>
    <w:rsid w:val="008A4432"/>
    <w:rsid w:val="008C3EE8"/>
    <w:rsid w:val="008C6305"/>
    <w:rsid w:val="008D6A16"/>
    <w:rsid w:val="008E2CA7"/>
    <w:rsid w:val="008E2D47"/>
    <w:rsid w:val="008F6204"/>
    <w:rsid w:val="00921189"/>
    <w:rsid w:val="009311FF"/>
    <w:rsid w:val="00966C31"/>
    <w:rsid w:val="00973BAE"/>
    <w:rsid w:val="009821B1"/>
    <w:rsid w:val="00984778"/>
    <w:rsid w:val="00990C23"/>
    <w:rsid w:val="009936A3"/>
    <w:rsid w:val="00994451"/>
    <w:rsid w:val="00997071"/>
    <w:rsid w:val="009A374A"/>
    <w:rsid w:val="009A5AA1"/>
    <w:rsid w:val="009C23F7"/>
    <w:rsid w:val="009C2E43"/>
    <w:rsid w:val="009D4398"/>
    <w:rsid w:val="009D5BA6"/>
    <w:rsid w:val="009E2E6A"/>
    <w:rsid w:val="00A12583"/>
    <w:rsid w:val="00A14EE6"/>
    <w:rsid w:val="00A4263B"/>
    <w:rsid w:val="00A4267F"/>
    <w:rsid w:val="00A506BE"/>
    <w:rsid w:val="00A51C45"/>
    <w:rsid w:val="00A62E57"/>
    <w:rsid w:val="00A63E48"/>
    <w:rsid w:val="00A704B1"/>
    <w:rsid w:val="00A82F81"/>
    <w:rsid w:val="00A8338D"/>
    <w:rsid w:val="00A867FE"/>
    <w:rsid w:val="00A87AFE"/>
    <w:rsid w:val="00A93FC3"/>
    <w:rsid w:val="00A959D2"/>
    <w:rsid w:val="00AA316B"/>
    <w:rsid w:val="00AB4169"/>
    <w:rsid w:val="00AC11A3"/>
    <w:rsid w:val="00AC4950"/>
    <w:rsid w:val="00AD2BE3"/>
    <w:rsid w:val="00AD5AE0"/>
    <w:rsid w:val="00AD68AC"/>
    <w:rsid w:val="00AE6CAF"/>
    <w:rsid w:val="00AE712D"/>
    <w:rsid w:val="00AF17E2"/>
    <w:rsid w:val="00AF23CD"/>
    <w:rsid w:val="00AF678C"/>
    <w:rsid w:val="00B007B6"/>
    <w:rsid w:val="00B14A6A"/>
    <w:rsid w:val="00B23155"/>
    <w:rsid w:val="00B37F2F"/>
    <w:rsid w:val="00B5144E"/>
    <w:rsid w:val="00B63BF9"/>
    <w:rsid w:val="00B66A80"/>
    <w:rsid w:val="00B76E39"/>
    <w:rsid w:val="00BA09DA"/>
    <w:rsid w:val="00BA5EBA"/>
    <w:rsid w:val="00BB46E0"/>
    <w:rsid w:val="00BB6583"/>
    <w:rsid w:val="00BC233F"/>
    <w:rsid w:val="00BC42EC"/>
    <w:rsid w:val="00BE0E2B"/>
    <w:rsid w:val="00C01727"/>
    <w:rsid w:val="00C2482F"/>
    <w:rsid w:val="00C27D2A"/>
    <w:rsid w:val="00C27FED"/>
    <w:rsid w:val="00C57176"/>
    <w:rsid w:val="00CA58B9"/>
    <w:rsid w:val="00CA72AC"/>
    <w:rsid w:val="00CC4C5C"/>
    <w:rsid w:val="00CD113A"/>
    <w:rsid w:val="00CD6448"/>
    <w:rsid w:val="00CE0FBB"/>
    <w:rsid w:val="00CF0213"/>
    <w:rsid w:val="00CF2D6D"/>
    <w:rsid w:val="00D10CB7"/>
    <w:rsid w:val="00D11A3D"/>
    <w:rsid w:val="00D14BFC"/>
    <w:rsid w:val="00D25EE3"/>
    <w:rsid w:val="00D37BE4"/>
    <w:rsid w:val="00D37E51"/>
    <w:rsid w:val="00D4090F"/>
    <w:rsid w:val="00D43A98"/>
    <w:rsid w:val="00D6556F"/>
    <w:rsid w:val="00D67656"/>
    <w:rsid w:val="00D8469E"/>
    <w:rsid w:val="00D93D2B"/>
    <w:rsid w:val="00DA0668"/>
    <w:rsid w:val="00DB6B2C"/>
    <w:rsid w:val="00DD547C"/>
    <w:rsid w:val="00DD5B37"/>
    <w:rsid w:val="00DE5F16"/>
    <w:rsid w:val="00DE61FD"/>
    <w:rsid w:val="00E05B11"/>
    <w:rsid w:val="00E16938"/>
    <w:rsid w:val="00E263CF"/>
    <w:rsid w:val="00E37DFE"/>
    <w:rsid w:val="00E4078A"/>
    <w:rsid w:val="00E45626"/>
    <w:rsid w:val="00E536B9"/>
    <w:rsid w:val="00E57276"/>
    <w:rsid w:val="00E74AA4"/>
    <w:rsid w:val="00E87DBA"/>
    <w:rsid w:val="00EA12E8"/>
    <w:rsid w:val="00EA20E5"/>
    <w:rsid w:val="00EB1EDB"/>
    <w:rsid w:val="00EB394E"/>
    <w:rsid w:val="00EB4D20"/>
    <w:rsid w:val="00EC4303"/>
    <w:rsid w:val="00ED4F27"/>
    <w:rsid w:val="00EF7804"/>
    <w:rsid w:val="00F009FE"/>
    <w:rsid w:val="00F02D55"/>
    <w:rsid w:val="00F04F12"/>
    <w:rsid w:val="00F11677"/>
    <w:rsid w:val="00F14EAD"/>
    <w:rsid w:val="00F17BC0"/>
    <w:rsid w:val="00F217EE"/>
    <w:rsid w:val="00F21B2C"/>
    <w:rsid w:val="00F2545C"/>
    <w:rsid w:val="00F423B4"/>
    <w:rsid w:val="00F46B3B"/>
    <w:rsid w:val="00F46E2F"/>
    <w:rsid w:val="00F5396C"/>
    <w:rsid w:val="00F72310"/>
    <w:rsid w:val="00F826FA"/>
    <w:rsid w:val="00F967F5"/>
    <w:rsid w:val="00FC6D7B"/>
    <w:rsid w:val="00FE6FC3"/>
    <w:rsid w:val="00FF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0071D"/>
  <w15:docId w15:val="{FE5ABE0F-1395-4916-8B05-E6445DD7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微软雅黑"/>
      <w:b/>
      <w:bCs/>
      <w:color w:val="2B5797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微软雅黑"/>
      <w:b/>
      <w:bCs/>
      <w:color w:val="2B5797"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微软雅黑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aliases w:val="Document revision table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3E1A52"/>
  </w:style>
  <w:style w:type="paragraph" w:styleId="TOC2">
    <w:name w:val="toc 2"/>
    <w:basedOn w:val="a"/>
    <w:next w:val="a"/>
    <w:autoRedefine/>
    <w:uiPriority w:val="39"/>
    <w:unhideWhenUsed/>
    <w:rsid w:val="003E1A5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E1A52"/>
    <w:pPr>
      <w:ind w:leftChars="400" w:left="840"/>
    </w:pPr>
  </w:style>
  <w:style w:type="paragraph" w:styleId="TOC">
    <w:name w:val="TOC Heading"/>
    <w:basedOn w:val="1"/>
    <w:next w:val="a"/>
    <w:uiPriority w:val="39"/>
    <w:unhideWhenUsed/>
    <w:qFormat/>
    <w:rsid w:val="003E1A5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character" w:styleId="ac">
    <w:name w:val="annotation reference"/>
    <w:basedOn w:val="a0"/>
    <w:uiPriority w:val="99"/>
    <w:semiHidden/>
    <w:unhideWhenUsed/>
    <w:rsid w:val="00EB4D20"/>
    <w:rPr>
      <w:sz w:val="21"/>
      <w:szCs w:val="21"/>
    </w:rPr>
  </w:style>
  <w:style w:type="paragraph" w:styleId="ad">
    <w:name w:val="annotation text"/>
    <w:basedOn w:val="a"/>
    <w:link w:val="ae"/>
    <w:uiPriority w:val="99"/>
    <w:unhideWhenUsed/>
    <w:rsid w:val="00EB4D20"/>
  </w:style>
  <w:style w:type="character" w:customStyle="1" w:styleId="ae">
    <w:name w:val="批注文字 字符"/>
    <w:basedOn w:val="a0"/>
    <w:link w:val="ad"/>
    <w:uiPriority w:val="99"/>
    <w:rsid w:val="00EB4D20"/>
  </w:style>
  <w:style w:type="paragraph" w:styleId="af">
    <w:name w:val="annotation subject"/>
    <w:basedOn w:val="ad"/>
    <w:next w:val="ad"/>
    <w:link w:val="af0"/>
    <w:uiPriority w:val="99"/>
    <w:semiHidden/>
    <w:unhideWhenUsed/>
    <w:rsid w:val="00EB4D20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EB4D20"/>
    <w:rPr>
      <w:b/>
      <w:bCs/>
    </w:rPr>
  </w:style>
  <w:style w:type="paragraph" w:styleId="af1">
    <w:name w:val="header"/>
    <w:basedOn w:val="a"/>
    <w:link w:val="af2"/>
    <w:uiPriority w:val="99"/>
    <w:unhideWhenUsed/>
    <w:rsid w:val="00E456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E4562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E456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E45626"/>
    <w:rPr>
      <w:sz w:val="18"/>
      <w:szCs w:val="18"/>
    </w:rPr>
  </w:style>
  <w:style w:type="paragraph" w:styleId="af5">
    <w:name w:val="Revision"/>
    <w:hidden/>
    <w:uiPriority w:val="99"/>
    <w:semiHidden/>
    <w:rsid w:val="00831274"/>
  </w:style>
  <w:style w:type="paragraph" w:customStyle="1" w:styleId="Compact">
    <w:name w:val="Compact"/>
    <w:basedOn w:val="af6"/>
    <w:qFormat/>
    <w:rsid w:val="007E0156"/>
    <w:pPr>
      <w:widowControl/>
      <w:spacing w:before="36" w:after="36"/>
    </w:pPr>
    <w:rPr>
      <w:rFonts w:asciiTheme="minorHAnsi" w:hAnsiTheme="minorHAnsi" w:cstheme="minorBidi"/>
      <w:sz w:val="24"/>
      <w:szCs w:val="24"/>
      <w:lang w:eastAsia="en-US"/>
    </w:rPr>
  </w:style>
  <w:style w:type="paragraph" w:styleId="af6">
    <w:name w:val="Body Text"/>
    <w:basedOn w:val="a"/>
    <w:link w:val="af7"/>
    <w:uiPriority w:val="99"/>
    <w:semiHidden/>
    <w:unhideWhenUsed/>
    <w:rsid w:val="007E0156"/>
    <w:pPr>
      <w:spacing w:after="120"/>
    </w:pPr>
  </w:style>
  <w:style w:type="character" w:customStyle="1" w:styleId="af7">
    <w:name w:val="正文文本 字符"/>
    <w:basedOn w:val="a0"/>
    <w:link w:val="af6"/>
    <w:uiPriority w:val="99"/>
    <w:semiHidden/>
    <w:rsid w:val="007E0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C6EF75B038EAF45A672EB5EDDC6A306" ma:contentTypeVersion="10" ma:contentTypeDescription="新建文档。" ma:contentTypeScope="" ma:versionID="9f50ef33156a554d14256c0b2a1c12e0">
  <xsd:schema xmlns:xsd="http://www.w3.org/2001/XMLSchema" xmlns:xs="http://www.w3.org/2001/XMLSchema" xmlns:p="http://schemas.microsoft.com/office/2006/metadata/properties" xmlns:ns2="d080600e-a422-4c01-abf9-23ba5c0d42d8" xmlns:ns3="9f6d6f06-10ac-4358-b8fe-e19367c65bf8" targetNamespace="http://schemas.microsoft.com/office/2006/metadata/properties" ma:root="true" ma:fieldsID="1a8588a192b214d47900cfec1974c905" ns2:_="" ns3:_="">
    <xsd:import namespace="d080600e-a422-4c01-abf9-23ba5c0d42d8"/>
    <xsd:import namespace="9f6d6f06-10ac-4358-b8fe-e19367c65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0600e-a422-4c01-abf9-23ba5c0d42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d6f06-10ac-4358-b8fe-e19367c65b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f3a8e7-bfff-4244-aaa5-58c0c46d3ce1}" ma:internalName="TaxCatchAll" ma:showField="CatchAllData" ma:web="9f6d6f06-10ac-4358-b8fe-e19367c65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80600e-a422-4c01-abf9-23ba5c0d42d8">
      <Terms xmlns="http://schemas.microsoft.com/office/infopath/2007/PartnerControls"/>
    </lcf76f155ced4ddcb4097134ff3c332f>
    <TaxCatchAll xmlns="9f6d6f06-10ac-4358-b8fe-e19367c65bf8" xsi:nil="true"/>
  </documentManagement>
</p:properties>
</file>

<file path=customXml/itemProps1.xml><?xml version="1.0" encoding="utf-8"?>
<ds:datastoreItem xmlns:ds="http://schemas.openxmlformats.org/officeDocument/2006/customXml" ds:itemID="{54E74B04-B151-49A5-BED2-63F98E39CB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AF4531-F37B-44B0-B80A-82CFA470EF1F}"/>
</file>

<file path=customXml/itemProps3.xml><?xml version="1.0" encoding="utf-8"?>
<ds:datastoreItem xmlns:ds="http://schemas.openxmlformats.org/officeDocument/2006/customXml" ds:itemID="{25237CBE-ED10-431C-A7CC-167157EB5598}"/>
</file>

<file path=customXml/itemProps4.xml><?xml version="1.0" encoding="utf-8"?>
<ds:datastoreItem xmlns:ds="http://schemas.openxmlformats.org/officeDocument/2006/customXml" ds:itemID="{208406CC-A04D-4774-AD38-09E9D59688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36</Pages>
  <Words>8449</Words>
  <Characters>13604</Characters>
  <Application>Microsoft Office Word</Application>
  <DocSecurity>0</DocSecurity>
  <Lines>971</Lines>
  <Paragraphs>1102</Paragraphs>
  <ScaleCrop>false</ScaleCrop>
  <Company/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Yizhuo Ren</cp:lastModifiedBy>
  <cp:revision>204</cp:revision>
  <dcterms:created xsi:type="dcterms:W3CDTF">2026-06-03T13:14:00Z</dcterms:created>
  <dcterms:modified xsi:type="dcterms:W3CDTF">2026-07-03T02:57:00Z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0x010100FC6EF75B038EAF45A672EB5EDDC6A306</vt:lpwstr>
  </property>
</Properties>
</file>