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B1BC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61E9929A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0BA7CACA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3646425B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1BB0A662" w14:textId="77777777" w:rsidR="00035462" w:rsidRDefault="00035462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  <w:r w:rsidRPr="00035462">
        <w:rPr>
          <w:rFonts w:asciiTheme="minorEastAsia" w:eastAsiaTheme="minorEastAsia" w:hAnsiTheme="minorEastAsia" w:cs="Times New Roman"/>
          <w:b/>
          <w:bCs/>
          <w:sz w:val="52"/>
          <w:szCs w:val="52"/>
        </w:rPr>
        <w:t xml:space="preserve">AcuRev-4100-WEB2 </w:t>
      </w:r>
    </w:p>
    <w:p w14:paraId="53C9FAA5" w14:textId="1737422C" w:rsidR="000B4014" w:rsidRDefault="32A3EE50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  <w:r w:rsidRPr="32A3EE50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Sprint2</w:t>
      </w:r>
      <w:r w:rsidR="000B4014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 xml:space="preserve"> 软件</w:t>
      </w:r>
      <w:r w:rsidR="0022200E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需求规格</w:t>
      </w:r>
      <w:r w:rsidR="000B4014" w:rsidRPr="00667E81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说明书</w:t>
      </w:r>
    </w:p>
    <w:p w14:paraId="06A16CE7" w14:textId="77777777" w:rsidR="000B4014" w:rsidRDefault="000B4014" w:rsidP="000B4014"/>
    <w:p w14:paraId="79DB8F0A" w14:textId="77777777" w:rsidR="000B4014" w:rsidRDefault="000B4014" w:rsidP="000B4014"/>
    <w:p w14:paraId="770B6A84" w14:textId="77777777" w:rsidR="000B4014" w:rsidRDefault="000B4014" w:rsidP="000B4014"/>
    <w:p w14:paraId="0C023BC6" w14:textId="77777777" w:rsidR="000B4014" w:rsidRDefault="000B4014" w:rsidP="000B4014"/>
    <w:p w14:paraId="4CBBCB1C" w14:textId="77777777" w:rsidR="000B4014" w:rsidRDefault="000B4014" w:rsidP="000B4014"/>
    <w:p w14:paraId="5B6BC324" w14:textId="77777777" w:rsidR="000B4014" w:rsidRDefault="000B4014" w:rsidP="000B4014"/>
    <w:p w14:paraId="502A3157" w14:textId="77777777" w:rsidR="000B4014" w:rsidRDefault="000B4014" w:rsidP="000B4014"/>
    <w:p w14:paraId="7DB3BAB5" w14:textId="77777777" w:rsidR="000B4014" w:rsidRDefault="000B4014" w:rsidP="000B4014"/>
    <w:p w14:paraId="730EA55E" w14:textId="77777777" w:rsidR="000B4014" w:rsidRDefault="000B4014" w:rsidP="000B4014">
      <w:pPr>
        <w:ind w:firstLineChars="753" w:firstLine="2410"/>
        <w:rPr>
          <w:rFonts w:eastAsia="SimHei" w:cs="Times New Roman"/>
          <w:sz w:val="32"/>
          <w:szCs w:val="32"/>
        </w:rPr>
      </w:pPr>
      <w:r>
        <w:rPr>
          <w:rFonts w:eastAsia="SimHei" w:cs="Times New Roman"/>
          <w:sz w:val="32"/>
          <w:szCs w:val="32"/>
        </w:rPr>
        <w:t>文件编号：</w:t>
      </w:r>
      <w:r>
        <w:rPr>
          <w:rFonts w:eastAsia="SimHei" w:cs="Times New Roman"/>
          <w:sz w:val="32"/>
          <w:szCs w:val="32"/>
        </w:rPr>
        <w:t>JZZY-A4-RD-50101</w:t>
      </w:r>
    </w:p>
    <w:p w14:paraId="13EAEB7B" w14:textId="75FE5788" w:rsidR="000B4014" w:rsidRDefault="000B4014" w:rsidP="000B4014">
      <w:pPr>
        <w:ind w:firstLineChars="753" w:firstLine="2410"/>
        <w:rPr>
          <w:rFonts w:eastAsia="SimHei" w:cs="Times New Roman"/>
          <w:sz w:val="32"/>
          <w:szCs w:val="32"/>
        </w:rPr>
      </w:pPr>
      <w:r>
        <w:rPr>
          <w:rFonts w:eastAsia="SimHei" w:cs="Times New Roman"/>
          <w:sz w:val="32"/>
          <w:szCs w:val="32"/>
        </w:rPr>
        <w:t>版</w:t>
      </w:r>
      <w:r>
        <w:rPr>
          <w:rFonts w:eastAsia="SimHei" w:cs="Times New Roman"/>
          <w:sz w:val="32"/>
          <w:szCs w:val="32"/>
        </w:rPr>
        <w:t xml:space="preserve">    </w:t>
      </w:r>
      <w:r>
        <w:rPr>
          <w:rFonts w:eastAsia="SimHei" w:cs="Times New Roman"/>
          <w:sz w:val="32"/>
          <w:szCs w:val="32"/>
        </w:rPr>
        <w:t>本：</w:t>
      </w:r>
      <w:r w:rsidR="00125467">
        <w:rPr>
          <w:rFonts w:eastAsia="SimHei" w:cs="Times New Roman" w:hint="eastAsia"/>
          <w:sz w:val="32"/>
          <w:szCs w:val="32"/>
        </w:rPr>
        <w:t>v</w:t>
      </w:r>
      <w:r>
        <w:rPr>
          <w:rFonts w:eastAsia="SimHei" w:cs="Times New Roman" w:hint="eastAsia"/>
          <w:sz w:val="32"/>
          <w:szCs w:val="32"/>
        </w:rPr>
        <w:t>1.00</w:t>
      </w:r>
    </w:p>
    <w:p w14:paraId="3658898D" w14:textId="53E4D328" w:rsidR="000B4014" w:rsidRDefault="000B4014" w:rsidP="000B4014">
      <w:pPr>
        <w:ind w:firstLineChars="753" w:firstLine="2410"/>
        <w:rPr>
          <w:rFonts w:eastAsia="SimHei" w:cs="Times New Roman"/>
          <w:sz w:val="32"/>
          <w:szCs w:val="32"/>
        </w:rPr>
      </w:pPr>
      <w:r>
        <w:rPr>
          <w:rFonts w:eastAsia="SimHei" w:cs="Times New Roman"/>
          <w:sz w:val="32"/>
          <w:szCs w:val="32"/>
        </w:rPr>
        <w:t>生效日期：</w:t>
      </w:r>
      <w:r>
        <w:rPr>
          <w:rFonts w:eastAsia="SimHei" w:cs="Times New Roman"/>
          <w:sz w:val="32"/>
          <w:szCs w:val="32"/>
        </w:rPr>
        <w:t>20</w:t>
      </w:r>
      <w:r>
        <w:rPr>
          <w:rFonts w:eastAsia="SimHei" w:cs="Times New Roman" w:hint="eastAsia"/>
          <w:sz w:val="32"/>
          <w:szCs w:val="32"/>
        </w:rPr>
        <w:t>26</w:t>
      </w:r>
      <w:r>
        <w:rPr>
          <w:rFonts w:eastAsia="SimHei" w:cs="Times New Roman"/>
          <w:sz w:val="32"/>
          <w:szCs w:val="32"/>
        </w:rPr>
        <w:t>-</w:t>
      </w:r>
      <w:r>
        <w:rPr>
          <w:rFonts w:eastAsia="SimHei" w:cs="Times New Roman" w:hint="eastAsia"/>
          <w:sz w:val="32"/>
          <w:szCs w:val="32"/>
        </w:rPr>
        <w:t>0</w:t>
      </w:r>
      <w:r w:rsidR="00D12301">
        <w:rPr>
          <w:rFonts w:eastAsia="SimHei" w:cs="Times New Roman" w:hint="eastAsia"/>
          <w:sz w:val="32"/>
          <w:szCs w:val="32"/>
        </w:rPr>
        <w:t>6</w:t>
      </w:r>
      <w:r>
        <w:rPr>
          <w:rFonts w:eastAsia="SimHei" w:cs="Times New Roman"/>
          <w:sz w:val="32"/>
          <w:szCs w:val="32"/>
        </w:rPr>
        <w:t>-</w:t>
      </w:r>
      <w:r w:rsidR="00D12301">
        <w:rPr>
          <w:rFonts w:eastAsia="SimHei" w:cs="Times New Roman" w:hint="eastAsia"/>
          <w:sz w:val="32"/>
          <w:szCs w:val="32"/>
        </w:rPr>
        <w:t>16</w:t>
      </w:r>
    </w:p>
    <w:p w14:paraId="7DA1C514" w14:textId="77777777" w:rsidR="000B4014" w:rsidRDefault="000B4014" w:rsidP="000B4014">
      <w:pPr>
        <w:rPr>
          <w:rFonts w:eastAsia="SimHei" w:cs="Times New Roman"/>
          <w:color w:val="FF0000"/>
          <w:szCs w:val="10"/>
          <w14:ligatures w14:val="none"/>
        </w:rPr>
      </w:pPr>
    </w:p>
    <w:p w14:paraId="42128ED2" w14:textId="77777777" w:rsidR="000B4014" w:rsidRDefault="000B4014" w:rsidP="000B4014">
      <w:pPr>
        <w:rPr>
          <w:rFonts w:eastAsia="SimHei" w:cs="Times New Roman"/>
          <w:color w:val="FF0000"/>
          <w:szCs w:val="10"/>
          <w14:ligatures w14:val="none"/>
        </w:rPr>
      </w:pPr>
    </w:p>
    <w:p w14:paraId="5CFDE02F" w14:textId="77777777" w:rsidR="000B4014" w:rsidRDefault="000B4014" w:rsidP="000B4014">
      <w:pPr>
        <w:rPr>
          <w:rFonts w:cs="Times New Roman"/>
        </w:rPr>
      </w:pPr>
    </w:p>
    <w:p w14:paraId="128E595F" w14:textId="77777777" w:rsidR="000B4014" w:rsidRDefault="000B4014" w:rsidP="000B4014">
      <w:pPr>
        <w:rPr>
          <w:rFonts w:cs="Times New Roman"/>
        </w:rPr>
      </w:pPr>
    </w:p>
    <w:p w14:paraId="7A07535F" w14:textId="77777777" w:rsidR="000B4014" w:rsidRDefault="000B4014" w:rsidP="000B4014">
      <w:pPr>
        <w:rPr>
          <w:rFonts w:cs="Times New Roman"/>
        </w:rPr>
      </w:pP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0B4014" w14:paraId="5853C6E0" w14:textId="77777777" w:rsidTr="00CF5211">
        <w:tc>
          <w:tcPr>
            <w:tcW w:w="1666" w:type="pct"/>
            <w:tcBorders>
              <w:bottom w:val="single" w:sz="4" w:space="0" w:color="auto"/>
            </w:tcBorders>
          </w:tcPr>
          <w:p w14:paraId="061656C1" w14:textId="77777777" w:rsidR="000B4014" w:rsidRDefault="000B4014" w:rsidP="00CF5211">
            <w:r>
              <w:rPr>
                <w:rFonts w:eastAsia="SimHei"/>
                <w:sz w:val="28"/>
                <w:szCs w:val="28"/>
              </w:rPr>
              <w:t>拟制：</w:t>
            </w:r>
            <w:r>
              <w:rPr>
                <w:rFonts w:eastAsia="SimHei" w:hint="eastAsia"/>
                <w:sz w:val="28"/>
                <w:szCs w:val="28"/>
              </w:rPr>
              <w:t>苏博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20AEBAD" w14:textId="70D025C7" w:rsidR="000B4014" w:rsidRDefault="000B4014" w:rsidP="00CF5211">
            <w:r>
              <w:rPr>
                <w:rFonts w:eastAsia="SimHei"/>
                <w:sz w:val="28"/>
                <w:szCs w:val="28"/>
              </w:rPr>
              <w:t>审核：</w:t>
            </w:r>
            <w:r w:rsidR="0077512C">
              <w:rPr>
                <w:rFonts w:eastAsia="SimHei" w:hint="eastAsia"/>
                <w:sz w:val="28"/>
                <w:szCs w:val="28"/>
              </w:rPr>
              <w:t>崔总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8002338" w14:textId="44C67476" w:rsidR="000B4014" w:rsidRDefault="000B4014" w:rsidP="00CF5211">
            <w:r>
              <w:rPr>
                <w:rFonts w:eastAsia="SimHei"/>
                <w:sz w:val="28"/>
                <w:szCs w:val="28"/>
              </w:rPr>
              <w:t>批准：</w:t>
            </w:r>
            <w:r w:rsidR="0077512C">
              <w:rPr>
                <w:rFonts w:eastAsia="SimHei" w:hint="eastAsia"/>
                <w:sz w:val="28"/>
                <w:szCs w:val="28"/>
              </w:rPr>
              <w:t>崔总</w:t>
            </w:r>
          </w:p>
        </w:tc>
      </w:tr>
      <w:tr w:rsidR="000B4014" w14:paraId="4ED92159" w14:textId="77777777" w:rsidTr="00CF5211"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14:paraId="21016DAC" w14:textId="77777777" w:rsidR="000B4014" w:rsidRDefault="000B4014" w:rsidP="00CF5211">
            <w:pPr>
              <w:jc w:val="center"/>
            </w:pPr>
            <w:r>
              <w:rPr>
                <w:rFonts w:eastAsia="SimHei"/>
                <w:sz w:val="36"/>
                <w:szCs w:val="36"/>
              </w:rPr>
              <w:t>西安加中准源科技有限公司</w:t>
            </w:r>
          </w:p>
        </w:tc>
      </w:tr>
    </w:tbl>
    <w:p w14:paraId="7AE12035" w14:textId="77777777" w:rsidR="000B4014" w:rsidRDefault="000B4014" w:rsidP="000B4014">
      <w:pPr>
        <w:widowControl/>
        <w:jc w:val="center"/>
        <w:rPr>
          <w:rFonts w:eastAsia="SimHei" w:cs="Times New Roman"/>
          <w:color w:val="FF0000"/>
          <w:szCs w:val="10"/>
          <w14:ligatures w14:val="none"/>
        </w:rPr>
      </w:pPr>
      <w:r>
        <w:rPr>
          <w:rFonts w:eastAsia="SimHei" w:cs="Times New Roman"/>
          <w:sz w:val="28"/>
          <w:szCs w:val="28"/>
        </w:rPr>
        <w:t>文档审批</w:t>
      </w:r>
      <w:r>
        <w:rPr>
          <w:rFonts w:eastAsia="SimHei" w:cs="Times New Roman"/>
          <w:sz w:val="28"/>
          <w:szCs w:val="28"/>
        </w:rPr>
        <w:t>/</w:t>
      </w:r>
      <w:r>
        <w:rPr>
          <w:rFonts w:eastAsia="SimHei" w:cs="Times New Roman"/>
          <w:sz w:val="28"/>
          <w:szCs w:val="28"/>
        </w:rPr>
        <w:t>修订记录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09"/>
        <w:gridCol w:w="870"/>
        <w:gridCol w:w="4060"/>
        <w:gridCol w:w="103"/>
        <w:gridCol w:w="1241"/>
        <w:gridCol w:w="920"/>
      </w:tblGrid>
      <w:tr w:rsidR="000B4014" w14:paraId="1C27DD4D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9D7908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文档编号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8F16A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JZZY-A4-RD-50101</w:t>
            </w:r>
          </w:p>
        </w:tc>
        <w:tc>
          <w:tcPr>
            <w:tcW w:w="130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22A41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文档状态：</w:t>
            </w:r>
          </w:p>
          <w:p w14:paraId="5A6BC2AC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[</w:t>
            </w:r>
            <w:r>
              <w:rPr>
                <w:rFonts w:cs="Times New Roman" w:hint="eastAsia"/>
              </w:rPr>
              <w:t xml:space="preserve">  </w:t>
            </w:r>
            <w:r>
              <w:rPr>
                <w:rFonts w:cs="Times New Roman"/>
              </w:rPr>
              <w:t>]草稿</w:t>
            </w:r>
          </w:p>
          <w:p w14:paraId="73183020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 w:rsidRPr="5F803F7A">
              <w:rPr>
                <w:rFonts w:cs="Times New Roman"/>
              </w:rPr>
              <w:t>[</w:t>
            </w:r>
            <w:r>
              <w:rPr>
                <w:rFonts w:cs="Times New Roman"/>
              </w:rPr>
              <w:t>√</w:t>
            </w:r>
            <w:r w:rsidRPr="5F803F7A">
              <w:rPr>
                <w:rFonts w:cs="Times New Roman"/>
              </w:rPr>
              <w:t xml:space="preserve"> ]正式发布</w:t>
            </w:r>
          </w:p>
          <w:p w14:paraId="01FB2E32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 w:rsidRPr="058BCA0D">
              <w:rPr>
                <w:rFonts w:cs="Times New Roman"/>
              </w:rPr>
              <w:t>[  ]废止</w:t>
            </w:r>
          </w:p>
        </w:tc>
      </w:tr>
      <w:tr w:rsidR="000B4014" w14:paraId="7D584B2C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61A219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当前版本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82BA" w14:textId="5F85B0CD" w:rsidR="000B4014" w:rsidRDefault="00125467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/>
              </w:rPr>
              <w:t>1.0</w:t>
            </w:r>
            <w:r w:rsidR="00CC5E1F">
              <w:rPr>
                <w:rFonts w:cs="Times New Roman" w:hint="eastAsia"/>
              </w:rPr>
              <w:t>0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68681E1E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31093941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48D4DD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编    制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B021E" w14:textId="000CB00C" w:rsidR="000B4014" w:rsidRDefault="00D12301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吉欣星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6F2D1EF3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39B803EE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E63885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审 核 人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3237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崔总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1B7A310A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4B229160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37B9D3F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发布日期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6749" w14:textId="6F232FDB" w:rsidR="000B4014" w:rsidRPr="002B299E" w:rsidRDefault="000B4014" w:rsidP="00CF5211">
            <w:pPr>
              <w:spacing w:line="240" w:lineRule="auto"/>
              <w:rPr>
                <w:rFonts w:eastAsia="DengXian" w:cs="Times New Roman"/>
              </w:rPr>
            </w:pPr>
            <w:r>
              <w:rPr>
                <w:rFonts w:cs="Times New Roman" w:hint="eastAsia"/>
              </w:rPr>
              <w:t>2026.0</w:t>
            </w:r>
            <w:r w:rsidR="002465D3">
              <w:rPr>
                <w:rFonts w:cs="Times New Roman" w:hint="eastAsia"/>
              </w:rPr>
              <w:t>6.</w:t>
            </w:r>
            <w:r w:rsidR="000D7579">
              <w:rPr>
                <w:rFonts w:cs="Times New Roman" w:hint="eastAsia"/>
              </w:rPr>
              <w:t>24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4623167D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1510A5A3" w14:textId="77777777" w:rsidTr="005E31E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668" w:type="pct"/>
            <w:shd w:val="clear" w:color="auto" w:fill="BFBFBF" w:themeFill="background1" w:themeFillShade="BF"/>
            <w:vAlign w:val="center"/>
          </w:tcPr>
          <w:p w14:paraId="082FF329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版本编号</w:t>
            </w:r>
          </w:p>
        </w:tc>
        <w:tc>
          <w:tcPr>
            <w:tcW w:w="524" w:type="pct"/>
            <w:shd w:val="clear" w:color="auto" w:fill="BFBFBF" w:themeFill="background1" w:themeFillShade="BF"/>
            <w:vAlign w:val="center"/>
          </w:tcPr>
          <w:p w14:paraId="329012DC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修订类型</w:t>
            </w:r>
          </w:p>
        </w:tc>
        <w:tc>
          <w:tcPr>
            <w:tcW w:w="2445" w:type="pct"/>
            <w:shd w:val="clear" w:color="auto" w:fill="BFBFBF" w:themeFill="background1" w:themeFillShade="BF"/>
            <w:vAlign w:val="center"/>
          </w:tcPr>
          <w:p w14:paraId="5C3046C8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修订内容</w:t>
            </w:r>
          </w:p>
        </w:tc>
        <w:tc>
          <w:tcPr>
            <w:tcW w:w="809" w:type="pct"/>
            <w:gridSpan w:val="2"/>
            <w:shd w:val="clear" w:color="auto" w:fill="BFBFBF" w:themeFill="background1" w:themeFillShade="BF"/>
            <w:vAlign w:val="center"/>
          </w:tcPr>
          <w:p w14:paraId="43183DB9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编制人/日期</w:t>
            </w:r>
          </w:p>
        </w:tc>
        <w:tc>
          <w:tcPr>
            <w:tcW w:w="554" w:type="pct"/>
            <w:shd w:val="clear" w:color="auto" w:fill="BFBFBF" w:themeFill="background1" w:themeFillShade="BF"/>
            <w:vAlign w:val="center"/>
          </w:tcPr>
          <w:p w14:paraId="1404BE99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审核人</w:t>
            </w:r>
          </w:p>
        </w:tc>
      </w:tr>
      <w:tr w:rsidR="000B4014" w14:paraId="658D7D78" w14:textId="77777777" w:rsidTr="005E31E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668" w:type="pct"/>
            <w:vAlign w:val="center"/>
          </w:tcPr>
          <w:p w14:paraId="29874BFD" w14:textId="7C261927" w:rsidR="000B4014" w:rsidRDefault="004E6FDF" w:rsidP="00CF5211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 w:hint="eastAsia"/>
              </w:rPr>
              <w:t>1.0</w:t>
            </w:r>
            <w:r w:rsidR="00F97E5E">
              <w:rPr>
                <w:rFonts w:cs="Times New Roman" w:hint="eastAsia"/>
              </w:rPr>
              <w:t>0</w:t>
            </w:r>
          </w:p>
        </w:tc>
        <w:tc>
          <w:tcPr>
            <w:tcW w:w="524" w:type="pct"/>
            <w:vAlign w:val="center"/>
          </w:tcPr>
          <w:p w14:paraId="467AFAA8" w14:textId="51D55BB9" w:rsidR="000B4014" w:rsidRDefault="00D12301" w:rsidP="00CF5211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M</w:t>
            </w:r>
          </w:p>
        </w:tc>
        <w:tc>
          <w:tcPr>
            <w:tcW w:w="2445" w:type="pct"/>
            <w:vAlign w:val="center"/>
          </w:tcPr>
          <w:p w14:paraId="66204E50" w14:textId="006943E9" w:rsidR="000B4014" w:rsidRDefault="00353943" w:rsidP="00353943"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hint="eastAsia"/>
              </w:rPr>
              <w:t>Checkpoint配置默认值修改</w:t>
            </w:r>
          </w:p>
          <w:p w14:paraId="34EBE81E" w14:textId="77777777" w:rsidR="00353943" w:rsidRPr="00353943" w:rsidRDefault="00353943" w:rsidP="00353943">
            <w:pPr>
              <w:pStyle w:val="ListParagraph"/>
              <w:numPr>
                <w:ilvl w:val="0"/>
                <w:numId w:val="14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</w:rPr>
              <w:t>支持显示当前已配置参数的数量</w:t>
            </w:r>
          </w:p>
          <w:p w14:paraId="6A7C8847" w14:textId="77777777" w:rsidR="00353943" w:rsidRPr="00353943" w:rsidRDefault="00353943" w:rsidP="00353943">
            <w:pPr>
              <w:pStyle w:val="ListParagraph"/>
              <w:numPr>
                <w:ilvl w:val="0"/>
                <w:numId w:val="14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</w:rPr>
              <w:t>SNMP 重复数据问题解决</w:t>
            </w:r>
          </w:p>
          <w:p w14:paraId="5627E202" w14:textId="77777777" w:rsidR="00353943" w:rsidRPr="00353943" w:rsidRDefault="00353943" w:rsidP="00353943">
            <w:pPr>
              <w:pStyle w:val="ListParagraph"/>
              <w:numPr>
                <w:ilvl w:val="0"/>
                <w:numId w:val="14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</w:rPr>
              <w:t>显示Loading整改</w:t>
            </w:r>
          </w:p>
          <w:p w14:paraId="7D6185F0" w14:textId="77777777" w:rsidR="00353943" w:rsidRPr="00353943" w:rsidRDefault="00353943" w:rsidP="00353943">
            <w:pPr>
              <w:pStyle w:val="ListParagraph"/>
              <w:numPr>
                <w:ilvl w:val="0"/>
                <w:numId w:val="14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</w:rPr>
              <w:t>MQTT 测试工具调整</w:t>
            </w:r>
          </w:p>
          <w:p w14:paraId="6DEB807F" w14:textId="77777777" w:rsidR="00353943" w:rsidRPr="00353943" w:rsidRDefault="00353943" w:rsidP="00353943">
            <w:pPr>
              <w:pStyle w:val="ListParagraph"/>
              <w:numPr>
                <w:ilvl w:val="0"/>
                <w:numId w:val="14"/>
              </w:numPr>
              <w:rPr>
                <w:noProof/>
                <w:sz w:val="21"/>
                <w:szCs w:val="21"/>
              </w:rPr>
            </w:pPr>
            <w:r w:rsidRPr="00184A4C">
              <w:rPr>
                <w:rFonts w:hint="eastAsia"/>
              </w:rPr>
              <w:t>将CSV文件标题从TimeTag更新为Time</w:t>
            </w:r>
          </w:p>
          <w:p w14:paraId="64534327" w14:textId="73BF80ED" w:rsidR="00353943" w:rsidRPr="007F1CE7" w:rsidRDefault="00353943" w:rsidP="007F1CE7">
            <w:pPr>
              <w:pStyle w:val="ListParagraph"/>
              <w:numPr>
                <w:ilvl w:val="0"/>
                <w:numId w:val="14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</w:rPr>
              <w:t xml:space="preserve">Device </w:t>
            </w:r>
            <w:r w:rsidRPr="008C0F11">
              <w:rPr>
                <w:rFonts w:hint="eastAsia"/>
              </w:rPr>
              <w:t>Mirror</w:t>
            </w:r>
            <w:r>
              <w:rPr>
                <w:rFonts w:hint="eastAsia"/>
              </w:rPr>
              <w:t>和Pass Through测试</w:t>
            </w:r>
          </w:p>
          <w:p w14:paraId="1B46C95F" w14:textId="77777777" w:rsidR="000D7579" w:rsidRPr="001319AD" w:rsidRDefault="00C34715" w:rsidP="001319AD">
            <w:pPr>
              <w:pStyle w:val="ListParagraph"/>
              <w:numPr>
                <w:ilvl w:val="0"/>
                <w:numId w:val="14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</w:rPr>
              <w:t>增加Alarm State配置项</w:t>
            </w:r>
          </w:p>
          <w:p w14:paraId="22B01068" w14:textId="4AB261E9" w:rsidR="001319AD" w:rsidRPr="00B757CC" w:rsidRDefault="001319AD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 w:rsidRPr="00B757CC">
              <w:rPr>
                <w:rFonts w:hint="eastAsia"/>
                <w:noProof/>
                <w:sz w:val="21"/>
                <w:szCs w:val="21"/>
              </w:rPr>
              <w:t>型号动态显示</w:t>
            </w:r>
          </w:p>
          <w:p w14:paraId="7D413C47" w14:textId="2B38B156" w:rsidR="00B757CC" w:rsidRDefault="00B757CC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Trend Log默认打开</w:t>
            </w:r>
          </w:p>
          <w:p w14:paraId="1E59FCCC" w14:textId="35F6D892" w:rsidR="00B757CC" w:rsidRDefault="00BC5796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更改WIFI默认密码</w:t>
            </w:r>
          </w:p>
          <w:p w14:paraId="619E9FB2" w14:textId="70DAA8F6" w:rsidR="00BC5796" w:rsidRDefault="00BC5796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Trend Log日志所选间隔显示能量累计值而非实时值</w:t>
            </w:r>
          </w:p>
          <w:p w14:paraId="45A9D971" w14:textId="1FD8C1F5" w:rsidR="00BC5796" w:rsidRDefault="00BC5796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BACnet</w:t>
            </w:r>
            <w:r w:rsidR="007841A3">
              <w:rPr>
                <w:rFonts w:hint="eastAsia"/>
                <w:noProof/>
                <w:sz w:val="21"/>
                <w:szCs w:val="21"/>
              </w:rPr>
              <w:t>下CSV文件动态生成下载</w:t>
            </w:r>
          </w:p>
          <w:p w14:paraId="613AED5A" w14:textId="0E36E11C" w:rsidR="00F66591" w:rsidRDefault="00F66591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PQ事件日志中重命名参数</w:t>
            </w:r>
          </w:p>
          <w:p w14:paraId="7F802034" w14:textId="6634CA8F" w:rsidR="00F66591" w:rsidRDefault="00F66591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手动触发按钮通知</w:t>
            </w:r>
          </w:p>
          <w:p w14:paraId="7EF39710" w14:textId="3B04B575" w:rsidR="00F66591" w:rsidRDefault="00F66591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能量需量报警reset需要记录在event Log中</w:t>
            </w:r>
          </w:p>
          <w:p w14:paraId="5313F7DD" w14:textId="0AF42386" w:rsidR="00F66591" w:rsidRDefault="00F66591" w:rsidP="0058784F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WEB2设备的RSTP的IP在主表进行展示</w:t>
            </w:r>
          </w:p>
          <w:p w14:paraId="0C1DA2B9" w14:textId="77777777" w:rsidR="003A57BD" w:rsidRDefault="00F66591" w:rsidP="003A57BD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mDNS支持</w:t>
            </w:r>
          </w:p>
          <w:p w14:paraId="3E0E5959" w14:textId="27B6F704" w:rsidR="003A57BD" w:rsidRDefault="004D7287" w:rsidP="003A57BD">
            <w:pPr>
              <w:pStyle w:val="ListParagraph"/>
              <w:numPr>
                <w:ilvl w:val="0"/>
                <w:numId w:val="16"/>
              </w:num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Alarm Trap</w:t>
            </w:r>
            <w:r w:rsidR="0045457C">
              <w:rPr>
                <w:rFonts w:hint="eastAsia"/>
                <w:noProof/>
                <w:sz w:val="21"/>
                <w:szCs w:val="21"/>
              </w:rPr>
              <w:t>增加支持参数</w:t>
            </w:r>
          </w:p>
          <w:p w14:paraId="46F7FD04" w14:textId="2B9FD6F0" w:rsidR="0045457C" w:rsidRPr="003A57BD" w:rsidRDefault="00320A7F" w:rsidP="003A57BD">
            <w:pPr>
              <w:pStyle w:val="ListParagraph"/>
              <w:numPr>
                <w:ilvl w:val="0"/>
                <w:numId w:val="16"/>
              </w:numPr>
              <w:rPr>
                <w:rFonts w:hint="eastAsia"/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SNMP协议Description修改</w:t>
            </w:r>
          </w:p>
        </w:tc>
        <w:tc>
          <w:tcPr>
            <w:tcW w:w="809" w:type="pct"/>
            <w:gridSpan w:val="2"/>
            <w:vAlign w:val="center"/>
          </w:tcPr>
          <w:p w14:paraId="32B26C41" w14:textId="660D65D7" w:rsidR="000B4014" w:rsidRDefault="00035462" w:rsidP="00CF5211">
            <w:pPr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吉欣星</w:t>
            </w:r>
            <w:r w:rsidR="000B4014">
              <w:rPr>
                <w:rFonts w:eastAsia="DengXian" w:cs="Times New Roman" w:hint="eastAsia"/>
                <w:szCs w:val="21"/>
              </w:rPr>
              <w:t>/20260</w:t>
            </w:r>
            <w:r w:rsidR="00D12301">
              <w:rPr>
                <w:rFonts w:eastAsia="DengXian" w:cs="Times New Roman" w:hint="eastAsia"/>
                <w:szCs w:val="21"/>
              </w:rPr>
              <w:t>6</w:t>
            </w:r>
            <w:r w:rsidR="00F66591">
              <w:rPr>
                <w:rFonts w:eastAsia="DengXian" w:cs="Times New Roman" w:hint="eastAsia"/>
                <w:szCs w:val="21"/>
              </w:rPr>
              <w:t>24</w:t>
            </w:r>
          </w:p>
        </w:tc>
        <w:tc>
          <w:tcPr>
            <w:tcW w:w="554" w:type="pct"/>
            <w:vAlign w:val="center"/>
          </w:tcPr>
          <w:p w14:paraId="01EFBF60" w14:textId="77777777" w:rsidR="000B4014" w:rsidRDefault="000B4014" w:rsidP="00CF5211">
            <w:pPr>
              <w:spacing w:line="240" w:lineRule="auto"/>
              <w:jc w:val="center"/>
              <w:rPr>
                <w:rFonts w:ascii="DengXian" w:eastAsia="DengXian" w:hAnsi="DengXian" w:cs="Times New Roman"/>
              </w:rPr>
            </w:pPr>
            <w:r>
              <w:rPr>
                <w:rFonts w:ascii="DengXian" w:eastAsia="DengXian" w:hAnsi="DengXian" w:cs="Times New Roman" w:hint="eastAsia"/>
              </w:rPr>
              <w:t>崔总</w:t>
            </w:r>
          </w:p>
        </w:tc>
      </w:tr>
    </w:tbl>
    <w:p w14:paraId="68D8C217" w14:textId="77777777" w:rsidR="0030417C" w:rsidRDefault="0030417C" w:rsidP="000B4014">
      <w:pPr>
        <w:pStyle w:val="BodyTextIndent"/>
        <w:spacing w:after="0"/>
        <w:ind w:left="440" w:firstLine="420"/>
        <w:rPr>
          <w:rFonts w:cs="Times New Roman"/>
        </w:rPr>
      </w:pPr>
    </w:p>
    <w:p w14:paraId="00135C43" w14:textId="6590389D" w:rsidR="000B4014" w:rsidRDefault="000B4014" w:rsidP="000B4014">
      <w:pPr>
        <w:pStyle w:val="BodyTextIndent"/>
        <w:spacing w:after="0"/>
        <w:ind w:left="440" w:firstLine="420"/>
        <w:rPr>
          <w:rFonts w:cs="Times New Roman"/>
        </w:rPr>
        <w:sectPr w:rsidR="000B4014" w:rsidSect="000B401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797" w:bottom="1440" w:left="1797" w:header="720" w:footer="720" w:gutter="0"/>
          <w:cols w:space="720"/>
          <w:titlePg/>
          <w:docGrid w:linePitch="326"/>
        </w:sectPr>
      </w:pPr>
      <w:r>
        <w:rPr>
          <w:rFonts w:cs="Times New Roman"/>
        </w:rPr>
        <w:t>*</w:t>
      </w:r>
      <w:r>
        <w:rPr>
          <w:rFonts w:cs="Times New Roman"/>
        </w:rPr>
        <w:t>修订类型分为：</w:t>
      </w:r>
      <w:r>
        <w:rPr>
          <w:rFonts w:cs="Times New Roman"/>
        </w:rPr>
        <w:t>A</w:t>
      </w:r>
      <w:r>
        <w:rPr>
          <w:rFonts w:cs="Times New Roman"/>
        </w:rPr>
        <w:t>－</w:t>
      </w:r>
      <w:r>
        <w:rPr>
          <w:rFonts w:cs="Times New Roman"/>
        </w:rPr>
        <w:t>ADDED</w:t>
      </w:r>
      <w:r>
        <w:rPr>
          <w:rFonts w:cs="Times New Roman"/>
        </w:rPr>
        <w:t>，</w:t>
      </w:r>
      <w:r>
        <w:rPr>
          <w:rFonts w:cs="Times New Roman"/>
        </w:rPr>
        <w:t>M</w:t>
      </w:r>
      <w:r>
        <w:rPr>
          <w:rFonts w:cs="Times New Roman"/>
        </w:rPr>
        <w:t>－</w:t>
      </w:r>
      <w:r>
        <w:rPr>
          <w:rFonts w:cs="Times New Roman"/>
        </w:rPr>
        <w:t>MODIFIED</w:t>
      </w:r>
      <w:r>
        <w:rPr>
          <w:rFonts w:cs="Times New Roman"/>
        </w:rPr>
        <w:t>，</w:t>
      </w:r>
      <w:r>
        <w:rPr>
          <w:rFonts w:cs="Times New Roman"/>
        </w:rPr>
        <w:t>D</w:t>
      </w:r>
      <w:r>
        <w:rPr>
          <w:rFonts w:cs="Times New Roman"/>
        </w:rPr>
        <w:t>－</w:t>
      </w:r>
      <w:r>
        <w:rPr>
          <w:rFonts w:cs="Times New Roman"/>
        </w:rPr>
        <w:t>DELETE</w:t>
      </w:r>
    </w:p>
    <w:p w14:paraId="05D3B127" w14:textId="1F01082E" w:rsidR="005235BA" w:rsidRPr="008744C7" w:rsidRDefault="008744C7" w:rsidP="008744C7">
      <w:pPr>
        <w:pStyle w:val="Heading1"/>
      </w:pPr>
      <w:r>
        <w:rPr>
          <w:rFonts w:hint="eastAsia"/>
        </w:rPr>
        <w:t>1</w:t>
      </w:r>
      <w:r w:rsidR="00623EFB">
        <w:rPr>
          <w:rFonts w:hint="eastAsia"/>
        </w:rPr>
        <w:t>目的</w:t>
      </w:r>
    </w:p>
    <w:p w14:paraId="1B533B8B" w14:textId="3EE42DDB" w:rsidR="005235BA" w:rsidRDefault="00035462" w:rsidP="00623EFB">
      <w:pPr>
        <w:ind w:firstLine="420"/>
      </w:pPr>
      <w:r>
        <w:rPr>
          <w:rFonts w:hint="eastAsia"/>
        </w:rPr>
        <w:t>同步和AcuHMI-1-7市场反馈共性问题需求。</w:t>
      </w:r>
    </w:p>
    <w:p w14:paraId="5B86694F" w14:textId="05A37FE4" w:rsidR="005235BA" w:rsidRDefault="008744C7" w:rsidP="008744C7">
      <w:pPr>
        <w:pStyle w:val="Heading1"/>
      </w:pPr>
      <w:r>
        <w:rPr>
          <w:rFonts w:hint="eastAsia"/>
        </w:rPr>
        <w:t>2</w:t>
      </w:r>
      <w:r w:rsidR="00623EFB">
        <w:rPr>
          <w:rFonts w:hint="eastAsia"/>
        </w:rPr>
        <w:t>概述</w:t>
      </w:r>
    </w:p>
    <w:p w14:paraId="6FF53A4E" w14:textId="386EF78C" w:rsidR="00B8228B" w:rsidRPr="00035462" w:rsidRDefault="00035462" w:rsidP="00E86C52">
      <w:pPr>
        <w:ind w:firstLine="420"/>
      </w:pPr>
      <w:r>
        <w:rPr>
          <w:rFonts w:hint="eastAsia"/>
        </w:rPr>
        <w:t>同步和AcuHMI-1-7市场反馈共性问题需求。</w:t>
      </w:r>
    </w:p>
    <w:p w14:paraId="6B37EECD" w14:textId="617EB384" w:rsidR="00B31BD2" w:rsidRPr="00F874C9" w:rsidRDefault="008744C7" w:rsidP="00F874C9">
      <w:pPr>
        <w:pStyle w:val="Heading1"/>
      </w:pPr>
      <w:r>
        <w:rPr>
          <w:rFonts w:hint="eastAsia"/>
        </w:rPr>
        <w:t>3</w:t>
      </w:r>
      <w:r w:rsidR="00EC2EE6">
        <w:rPr>
          <w:rFonts w:hint="eastAsia"/>
        </w:rPr>
        <w:t>软件功能需求</w:t>
      </w:r>
    </w:p>
    <w:p w14:paraId="0FC4E06F" w14:textId="58F325CD" w:rsidR="0037731B" w:rsidRDefault="00D20D98" w:rsidP="0037731B">
      <w:pPr>
        <w:pStyle w:val="Heading2"/>
      </w:pPr>
      <w:r>
        <w:rPr>
          <w:rFonts w:hint="eastAsia"/>
        </w:rPr>
        <w:t xml:space="preserve">3.1 </w:t>
      </w:r>
      <w:r w:rsidR="0037731B">
        <w:rPr>
          <w:rFonts w:hint="eastAsia"/>
        </w:rPr>
        <w:t>Check</w:t>
      </w:r>
      <w:r w:rsidR="005D0960">
        <w:rPr>
          <w:rFonts w:hint="eastAsia"/>
        </w:rPr>
        <w:t>p</w:t>
      </w:r>
      <w:r w:rsidR="0037731B">
        <w:rPr>
          <w:rFonts w:hint="eastAsia"/>
        </w:rPr>
        <w:t>oint配置默认值修改</w:t>
      </w:r>
    </w:p>
    <w:p w14:paraId="196BA187" w14:textId="201A7592" w:rsidR="002773A2" w:rsidRDefault="0037731B" w:rsidP="0037731B">
      <w:r>
        <w:rPr>
          <w:rFonts w:hint="eastAsia"/>
        </w:rPr>
        <w:t>Checkpoint的默认</w:t>
      </w:r>
      <w:r w:rsidR="00B740C0">
        <w:rPr>
          <w:rFonts w:hint="eastAsia"/>
        </w:rPr>
        <w:t>选项名称</w:t>
      </w:r>
      <w:r>
        <w:rPr>
          <w:rFonts w:hint="eastAsia"/>
        </w:rPr>
        <w:t>由“Current“修改为”</w:t>
      </w:r>
      <w:r w:rsidRPr="00104B51">
        <w:t>Default Configuratio</w:t>
      </w:r>
      <w:r>
        <w:rPr>
          <w:rFonts w:hint="eastAsia"/>
        </w:rPr>
        <w:t>n</w:t>
      </w:r>
      <w:r>
        <w:t>”</w:t>
      </w:r>
    </w:p>
    <w:p w14:paraId="343C4B8D" w14:textId="75DEB6B1" w:rsidR="0037731B" w:rsidRDefault="0037731B" w:rsidP="0037731B">
      <w:r>
        <w:rPr>
          <w:rFonts w:hint="eastAsia"/>
        </w:rPr>
        <w:t>涉及到</w:t>
      </w:r>
      <w:r w:rsidR="000B7402">
        <w:rPr>
          <w:rFonts w:hint="eastAsia"/>
        </w:rPr>
        <w:t>：</w:t>
      </w:r>
      <w:r>
        <w:rPr>
          <w:rFonts w:hint="eastAsia"/>
        </w:rPr>
        <w:t xml:space="preserve">Logs页面下的 </w:t>
      </w:r>
      <w:r w:rsidR="000B7402" w:rsidRPr="000B7402">
        <w:t>Trend Log Management</w:t>
      </w:r>
      <w:r w:rsidR="000B7402">
        <w:rPr>
          <w:rFonts w:hint="eastAsia"/>
        </w:rPr>
        <w:t xml:space="preserve"> </w:t>
      </w:r>
      <w:r>
        <w:rPr>
          <w:rFonts w:hint="eastAsia"/>
        </w:rPr>
        <w:t>页面</w:t>
      </w:r>
    </w:p>
    <w:p w14:paraId="72BBF943" w14:textId="7E1EE9A3" w:rsidR="000B7402" w:rsidRDefault="000B7402" w:rsidP="0037731B">
      <w:r>
        <w:tab/>
      </w:r>
      <w:r>
        <w:tab/>
      </w:r>
      <w:r>
        <w:rPr>
          <w:rFonts w:hint="eastAsia"/>
        </w:rPr>
        <w:t xml:space="preserve">Logs页面下的 Data Log页面 </w:t>
      </w:r>
    </w:p>
    <w:p w14:paraId="13E7497C" w14:textId="5B2828D3" w:rsidR="0037731B" w:rsidRDefault="000B7402" w:rsidP="0037731B">
      <w:r>
        <w:rPr>
          <w:noProof/>
        </w:rPr>
        <w:drawing>
          <wp:inline distT="0" distB="0" distL="0" distR="0" wp14:anchorId="2EB30A75" wp14:editId="25A5023F">
            <wp:extent cx="5022015" cy="731583"/>
            <wp:effectExtent l="0" t="0" r="7620" b="0"/>
            <wp:docPr id="475445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5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9AC9" w14:textId="0838C7FC" w:rsidR="00CE6C22" w:rsidRDefault="00D20D98" w:rsidP="00CE6C22">
      <w:pPr>
        <w:pStyle w:val="Heading2"/>
      </w:pPr>
      <w:r>
        <w:rPr>
          <w:rFonts w:hint="eastAsia"/>
        </w:rPr>
        <w:t xml:space="preserve">3.2 </w:t>
      </w:r>
      <w:r w:rsidR="00CE6C22">
        <w:rPr>
          <w:rFonts w:hint="eastAsia"/>
        </w:rPr>
        <w:t>支持显示当前已配置参数的数量</w:t>
      </w:r>
    </w:p>
    <w:p w14:paraId="0F673B43" w14:textId="07034C4A" w:rsidR="0069411E" w:rsidRPr="00915C89" w:rsidRDefault="00CE6C22" w:rsidP="0069411E">
      <w:r>
        <w:tab/>
      </w:r>
      <w:r w:rsidR="003227F4">
        <w:rPr>
          <w:rFonts w:hint="eastAsia"/>
        </w:rPr>
        <w:t>设备选择列表中增加已配置参数的个数显示</w:t>
      </w:r>
      <w:r w:rsidR="0069411E">
        <w:rPr>
          <w:rFonts w:hint="eastAsia"/>
        </w:rPr>
        <w:t>，包括Data Log、MQTT、</w:t>
      </w:r>
      <w:r w:rsidR="00915C89">
        <w:rPr>
          <w:rFonts w:hint="eastAsia"/>
        </w:rPr>
        <w:t>AWS IoT、Azure IoT</w:t>
      </w:r>
      <w:r w:rsidR="004E7DFD">
        <w:rPr>
          <w:rFonts w:hint="eastAsia"/>
        </w:rPr>
        <w:t>、BACnet</w:t>
      </w:r>
      <w:r w:rsidR="00335F44">
        <w:rPr>
          <w:rFonts w:hint="eastAsia"/>
        </w:rPr>
        <w:t xml:space="preserve"> IP</w:t>
      </w:r>
      <w:r w:rsidR="002B4C92">
        <w:rPr>
          <w:rFonts w:hint="eastAsia"/>
        </w:rPr>
        <w:t>页面。</w:t>
      </w:r>
    </w:p>
    <w:p w14:paraId="5A70CCD0" w14:textId="21BFD51D" w:rsidR="00CE6C22" w:rsidRPr="0069411E" w:rsidRDefault="00417F02" w:rsidP="00CE6C22">
      <w:r>
        <w:rPr>
          <w:noProof/>
        </w:rPr>
        <w:drawing>
          <wp:inline distT="0" distB="0" distL="0" distR="0" wp14:anchorId="575F7879" wp14:editId="73EBFE62">
            <wp:extent cx="5274310" cy="1002665"/>
            <wp:effectExtent l="0" t="0" r="2540" b="6985"/>
            <wp:docPr id="1658275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75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E838" w14:textId="3CEF90CA" w:rsidR="00645F29" w:rsidRDefault="0069411E" w:rsidP="00CE6C22">
      <w:pPr>
        <w:rPr>
          <w:noProof/>
        </w:rPr>
      </w:pPr>
      <w:r>
        <w:rPr>
          <w:rFonts w:hint="eastAsia"/>
        </w:rPr>
        <w:t>Datalog:</w:t>
      </w:r>
      <w:r w:rsidRPr="0069411E">
        <w:rPr>
          <w:noProof/>
        </w:rPr>
        <w:t xml:space="preserve"> </w:t>
      </w:r>
    </w:p>
    <w:p w14:paraId="07BE787E" w14:textId="1D61EDFC" w:rsidR="0069411E" w:rsidRDefault="0069411E" w:rsidP="00CE6C22">
      <w:pPr>
        <w:rPr>
          <w:noProof/>
        </w:rPr>
      </w:pPr>
      <w:r>
        <w:rPr>
          <w:noProof/>
        </w:rPr>
        <w:drawing>
          <wp:inline distT="0" distB="0" distL="0" distR="0" wp14:anchorId="50F38EC0" wp14:editId="284453AD">
            <wp:extent cx="5274310" cy="3874770"/>
            <wp:effectExtent l="0" t="0" r="2540" b="0"/>
            <wp:docPr id="2023917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7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4E78" w14:textId="77777777" w:rsidR="0069411E" w:rsidRDefault="0069411E" w:rsidP="0069411E">
      <w:r>
        <w:rPr>
          <w:rFonts w:hint="eastAsia"/>
        </w:rPr>
        <w:t>MQTT:</w:t>
      </w:r>
    </w:p>
    <w:p w14:paraId="7EE07AA0" w14:textId="78D7A73F" w:rsidR="0069411E" w:rsidRDefault="0069411E" w:rsidP="00CE6C22">
      <w:r>
        <w:rPr>
          <w:noProof/>
        </w:rPr>
        <w:drawing>
          <wp:inline distT="0" distB="0" distL="0" distR="0" wp14:anchorId="04380517" wp14:editId="42928397">
            <wp:extent cx="5274310" cy="1682115"/>
            <wp:effectExtent l="0" t="0" r="2540" b="0"/>
            <wp:docPr id="1781013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3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A83B" w14:textId="4DB67A62" w:rsidR="0069411E" w:rsidRDefault="0069411E" w:rsidP="00CE6C22">
      <w:r>
        <w:rPr>
          <w:noProof/>
        </w:rPr>
        <w:drawing>
          <wp:inline distT="0" distB="0" distL="0" distR="0" wp14:anchorId="6C81ECF9" wp14:editId="0357088C">
            <wp:extent cx="5274310" cy="2317115"/>
            <wp:effectExtent l="0" t="0" r="2540" b="6985"/>
            <wp:docPr id="868357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57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7A9" w14:textId="77777777" w:rsidR="0069411E" w:rsidRDefault="0069411E" w:rsidP="0069411E">
      <w:r>
        <w:rPr>
          <w:rFonts w:hint="eastAsia"/>
        </w:rPr>
        <w:t>AWS IoT:</w:t>
      </w:r>
    </w:p>
    <w:p w14:paraId="7C09E781" w14:textId="7E9E48C5" w:rsidR="0069411E" w:rsidRDefault="0069411E" w:rsidP="00CE6C22">
      <w:r>
        <w:rPr>
          <w:noProof/>
        </w:rPr>
        <w:drawing>
          <wp:inline distT="0" distB="0" distL="0" distR="0" wp14:anchorId="195AAF92" wp14:editId="4F472FE4">
            <wp:extent cx="5274310" cy="2994660"/>
            <wp:effectExtent l="0" t="0" r="2540" b="0"/>
            <wp:docPr id="949639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9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8992" w14:textId="77777777" w:rsidR="0069411E" w:rsidRDefault="0069411E" w:rsidP="0069411E">
      <w:r>
        <w:rPr>
          <w:rFonts w:hint="eastAsia"/>
        </w:rPr>
        <w:t>Azure IoT:</w:t>
      </w:r>
    </w:p>
    <w:p w14:paraId="2F457E67" w14:textId="3C0B6A5A" w:rsidR="0069411E" w:rsidRDefault="0069411E" w:rsidP="00CE6C22">
      <w:r>
        <w:rPr>
          <w:noProof/>
        </w:rPr>
        <w:drawing>
          <wp:inline distT="0" distB="0" distL="0" distR="0" wp14:anchorId="1CFBDE88" wp14:editId="5B4E6641">
            <wp:extent cx="5274310" cy="3746500"/>
            <wp:effectExtent l="0" t="0" r="2540" b="6350"/>
            <wp:docPr id="1817425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5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A502" w14:textId="235CC5F1" w:rsidR="00645F29" w:rsidRDefault="00D20D98" w:rsidP="00645F29">
      <w:pPr>
        <w:pStyle w:val="Heading2"/>
      </w:pPr>
      <w:r>
        <w:rPr>
          <w:rFonts w:hint="eastAsia"/>
        </w:rPr>
        <w:t xml:space="preserve">3.3 </w:t>
      </w:r>
      <w:r w:rsidR="00645F29">
        <w:rPr>
          <w:rFonts w:hint="eastAsia"/>
        </w:rPr>
        <w:t>SNMP 重复数据问题解决</w:t>
      </w:r>
    </w:p>
    <w:p w14:paraId="24BA3278" w14:textId="07E473A8" w:rsidR="00645F29" w:rsidRDefault="00C25B6F" w:rsidP="00645F29">
      <w:pPr>
        <w:ind w:firstLine="420"/>
      </w:pPr>
      <w:r>
        <w:rPr>
          <w:rFonts w:hint="eastAsia"/>
        </w:rPr>
        <w:t>设备上下线</w:t>
      </w:r>
      <w:r w:rsidR="00645F29" w:rsidRPr="008373CA">
        <w:t>使用SNMP陷阱时，陷阱消息始终成对出现。应该是每次只发送一条，而不是两条。</w:t>
      </w:r>
    </w:p>
    <w:p w14:paraId="6F697E11" w14:textId="23364219" w:rsidR="009E73C6" w:rsidRPr="009E73C6" w:rsidRDefault="00645F29" w:rsidP="002E0CA6">
      <w:pPr>
        <w:ind w:firstLine="420"/>
      </w:pPr>
      <w:r>
        <w:rPr>
          <w:rFonts w:hint="eastAsia"/>
        </w:rPr>
        <w:t>解决</w:t>
      </w:r>
      <w:r w:rsidRPr="008C4C1C">
        <w:t>两条通知具有相同的时间戳</w:t>
      </w:r>
      <w:r>
        <w:rPr>
          <w:rFonts w:hint="eastAsia"/>
        </w:rPr>
        <w:t>的问题。</w:t>
      </w:r>
    </w:p>
    <w:p w14:paraId="1E449979" w14:textId="77777777" w:rsidR="00645F29" w:rsidRDefault="00645F29" w:rsidP="00645F29">
      <w:r>
        <w:rPr>
          <w:noProof/>
        </w:rPr>
        <w:drawing>
          <wp:inline distT="0" distB="0" distL="0" distR="0" wp14:anchorId="48C0723A" wp14:editId="19EAE88C">
            <wp:extent cx="5274310" cy="1432560"/>
            <wp:effectExtent l="0" t="0" r="2540" b="0"/>
            <wp:docPr id="134463184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31845" name="图片 1" descr="表格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BF92" w14:textId="54277B5A" w:rsidR="004B59D4" w:rsidRDefault="004B59D4" w:rsidP="004B59D4">
      <w:pPr>
        <w:rPr>
          <w:ins w:id="0" w:author="Xinxing Ji" w:date="2026-06-26T11:52:00Z" w16du:dateUtc="2026-06-26T03:52:00Z"/>
        </w:rPr>
      </w:pPr>
      <w:ins w:id="1" w:author="Xinxing Ji" w:date="2026-06-26T11:52:00Z" w16du:dateUtc="2026-06-26T03:52:00Z">
        <w:r w:rsidRPr="00481CC0">
          <w:t>导入下载的MIB文件到ManageEngine MibBrowser工具</w:t>
        </w:r>
        <w:r>
          <w:rPr>
            <w:rFonts w:hint="eastAsia"/>
          </w:rPr>
          <w:t>,</w:t>
        </w:r>
        <w:r w:rsidRPr="000B5487">
          <w:t xml:space="preserve"> 显示两个相同节点名称</w:t>
        </w:r>
        <w:r>
          <w:rPr>
            <w:rFonts w:hint="eastAsia"/>
          </w:rPr>
          <w:t>问题</w:t>
        </w:r>
      </w:ins>
    </w:p>
    <w:p w14:paraId="04C89206" w14:textId="45FDA5EF" w:rsidR="004B59D4" w:rsidRPr="004B59D4" w:rsidRDefault="004B59D4" w:rsidP="00645F29">
      <w:ins w:id="2" w:author="Xinxing Ji" w:date="2026-06-26T11:52:00Z" w16du:dateUtc="2026-06-26T03:52:00Z">
        <w:r>
          <w:rPr>
            <w:rFonts w:hint="eastAsia"/>
          </w:rPr>
          <w:t>SNMP Trap 消息里上报了虚拟设备的离线信息，不需要上报此信息。</w:t>
        </w:r>
      </w:ins>
    </w:p>
    <w:p w14:paraId="479EB80B" w14:textId="1D1B7649" w:rsidR="00160FC2" w:rsidRPr="00160FC2" w:rsidRDefault="00160FC2" w:rsidP="00160FC2">
      <w:pPr>
        <w:pStyle w:val="Heading2"/>
      </w:pPr>
      <w:r>
        <w:rPr>
          <w:rFonts w:hint="eastAsia"/>
        </w:rPr>
        <w:t>3.4 显示Loading整改</w:t>
      </w:r>
    </w:p>
    <w:p w14:paraId="48010800" w14:textId="1E16301E" w:rsidR="00D1560D" w:rsidRDefault="00160FC2" w:rsidP="00160FC2">
      <w:pPr>
        <w:rPr>
          <w:rFonts w:hint="eastAsia"/>
          <w:color w:val="00B0F0"/>
        </w:rPr>
      </w:pPr>
      <w:r>
        <w:rPr>
          <w:color w:val="00B0F0"/>
        </w:rPr>
        <w:tab/>
      </w:r>
      <w:ins w:id="3" w:author="Xinxing Ji" w:date="2026-07-02T14:07:00Z" w16du:dateUtc="2026-07-02T06:07:00Z">
        <w:r w:rsidR="00451FA8">
          <w:rPr>
            <w:rFonts w:hint="eastAsia"/>
            <w:color w:val="00B0F0"/>
          </w:rPr>
          <w:t>添加设备的时候</w:t>
        </w:r>
        <w:r w:rsidR="00E724C1">
          <w:rPr>
            <w:rFonts w:hint="eastAsia"/>
            <w:color w:val="00B0F0"/>
          </w:rPr>
          <w:t>通过后端判断设备版本和所选Firmware</w:t>
        </w:r>
        <w:r w:rsidR="00B70248">
          <w:rPr>
            <w:rFonts w:hint="eastAsia"/>
            <w:color w:val="00B0F0"/>
          </w:rPr>
          <w:t>版本</w:t>
        </w:r>
      </w:ins>
      <w:r w:rsidR="00D328F7">
        <w:rPr>
          <w:rFonts w:hint="eastAsia"/>
          <w:color w:val="00B0F0"/>
        </w:rPr>
        <w:t>，</w:t>
      </w:r>
      <w:r w:rsidR="009F41B4">
        <w:rPr>
          <w:rFonts w:hint="eastAsia"/>
          <w:color w:val="00B0F0"/>
        </w:rPr>
        <w:t>判断</w:t>
      </w:r>
      <w:r w:rsidR="00D328F7">
        <w:rPr>
          <w:rFonts w:hint="eastAsia"/>
          <w:color w:val="00B0F0"/>
        </w:rPr>
        <w:t>设备版本可能与模板版本不匹配</w:t>
      </w:r>
      <w:r w:rsidR="00453C4C">
        <w:rPr>
          <w:rFonts w:hint="eastAsia"/>
          <w:color w:val="00B0F0"/>
        </w:rPr>
        <w:t>时</w:t>
      </w:r>
      <w:r w:rsidR="00D328F7">
        <w:rPr>
          <w:rFonts w:hint="eastAsia"/>
          <w:color w:val="00B0F0"/>
        </w:rPr>
        <w:t>，</w:t>
      </w:r>
      <w:r w:rsidR="00DF4297">
        <w:rPr>
          <w:rFonts w:hint="eastAsia"/>
          <w:color w:val="00B0F0"/>
        </w:rPr>
        <w:t>在此设备相关页面进行</w:t>
      </w:r>
      <w:r w:rsidR="00761247">
        <w:rPr>
          <w:rFonts w:hint="eastAsia"/>
          <w:color w:val="00B0F0"/>
        </w:rPr>
        <w:t>提示</w:t>
      </w:r>
      <w:r w:rsidR="009F41B4">
        <w:rPr>
          <w:rFonts w:hint="eastAsia"/>
          <w:color w:val="00B0F0"/>
        </w:rPr>
        <w:t>，</w:t>
      </w:r>
      <w:r w:rsidR="00D81A32">
        <w:rPr>
          <w:rFonts w:hint="eastAsia"/>
          <w:color w:val="00B0F0"/>
        </w:rPr>
        <w:t>以及</w:t>
      </w:r>
      <w:r w:rsidR="009F41B4">
        <w:rPr>
          <w:rFonts w:hint="eastAsia"/>
          <w:color w:val="00B0F0"/>
        </w:rPr>
        <w:t>在Device List页面进行</w:t>
      </w:r>
      <w:r w:rsidR="00B92BA0">
        <w:rPr>
          <w:rFonts w:hint="eastAsia"/>
          <w:color w:val="00B0F0"/>
        </w:rPr>
        <w:t>增加两列</w:t>
      </w:r>
      <w:r w:rsidR="007A7B74">
        <w:rPr>
          <w:rFonts w:hint="eastAsia"/>
          <w:color w:val="00B0F0"/>
        </w:rPr>
        <w:t>Temp</w:t>
      </w:r>
      <w:r w:rsidR="00462CA2">
        <w:rPr>
          <w:rFonts w:hint="eastAsia"/>
          <w:color w:val="00B0F0"/>
        </w:rPr>
        <w:t>late</w:t>
      </w:r>
      <w:r w:rsidR="00B92BA0">
        <w:rPr>
          <w:rFonts w:hint="eastAsia"/>
          <w:color w:val="00B0F0"/>
        </w:rPr>
        <w:t>和设备Firmware 版本号</w:t>
      </w:r>
      <w:r w:rsidR="00D81A32">
        <w:rPr>
          <w:rFonts w:hint="eastAsia"/>
          <w:color w:val="00B0F0"/>
        </w:rPr>
        <w:t>显示</w:t>
      </w:r>
      <w:r w:rsidR="00B92BA0">
        <w:rPr>
          <w:rFonts w:hint="eastAsia"/>
          <w:color w:val="00B0F0"/>
        </w:rPr>
        <w:t>。</w:t>
      </w:r>
    </w:p>
    <w:p w14:paraId="4C82AF19" w14:textId="3A99528A" w:rsidR="00761247" w:rsidRPr="005B6633" w:rsidRDefault="002C1285" w:rsidP="00160FC2">
      <w:pPr>
        <w:rPr>
          <w:rFonts w:hint="eastAsia"/>
          <w:color w:val="00B0F0"/>
        </w:rPr>
      </w:pPr>
      <w:r>
        <w:rPr>
          <w:rFonts w:hint="eastAsia"/>
          <w:color w:val="00B0F0"/>
        </w:rPr>
        <w:t>当</w:t>
      </w:r>
      <w:r w:rsidR="00C40BA6">
        <w:rPr>
          <w:rFonts w:hint="eastAsia"/>
          <w:color w:val="00B0F0"/>
        </w:rPr>
        <w:t>版本号不匹配时，设备名前有黄色三小标，鼠标悬停时</w:t>
      </w:r>
      <w:r w:rsidR="005B6633">
        <w:rPr>
          <w:rFonts w:hint="eastAsia"/>
          <w:color w:val="00B0F0"/>
        </w:rPr>
        <w:t>文案“</w:t>
      </w:r>
      <w:r w:rsidR="005B6633" w:rsidRPr="002C1285">
        <w:rPr>
          <w:color w:val="00B0F0"/>
        </w:rPr>
        <w:t>The selected template is incompatible with the current firmware version. Please verify the firmware version and select a compatible template.</w:t>
      </w:r>
      <w:r w:rsidR="005B6633">
        <w:rPr>
          <w:rFonts w:hint="eastAsia"/>
          <w:color w:val="00B0F0"/>
        </w:rPr>
        <w:t>”</w:t>
      </w:r>
    </w:p>
    <w:p w14:paraId="6050643E" w14:textId="25A75DF6" w:rsidR="009F29D0" w:rsidRDefault="009F29D0" w:rsidP="009F29D0">
      <w:pPr>
        <w:rPr>
          <w:color w:val="00B0F0"/>
        </w:rPr>
      </w:pPr>
      <w:r w:rsidRPr="009F29D0">
        <w:rPr>
          <w:color w:val="00B0F0"/>
        </w:rPr>
        <w:drawing>
          <wp:inline distT="0" distB="0" distL="0" distR="0" wp14:anchorId="44B7F575" wp14:editId="7B26136D">
            <wp:extent cx="5274310" cy="2504440"/>
            <wp:effectExtent l="0" t="0" r="2540" b="0"/>
            <wp:docPr id="18838557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98BA" w14:textId="2182B659" w:rsidR="002C1285" w:rsidRDefault="005B6633" w:rsidP="009F29D0">
      <w:pPr>
        <w:rPr>
          <w:color w:val="00B0F0"/>
        </w:rPr>
      </w:pPr>
      <w:r>
        <w:rPr>
          <w:rFonts w:hint="eastAsia"/>
          <w:color w:val="00B0F0"/>
        </w:rPr>
        <w:t>在设备Setting 页面</w:t>
      </w:r>
    </w:p>
    <w:p w14:paraId="558A71B6" w14:textId="058317E5" w:rsidR="00FD4EC2" w:rsidRPr="00267F7E" w:rsidRDefault="00FD4EC2" w:rsidP="009F29D0">
      <w:pPr>
        <w:rPr>
          <w:color w:val="4C94D8" w:themeColor="text2" w:themeTint="80"/>
        </w:rPr>
      </w:pPr>
      <w:r w:rsidRPr="00267F7E">
        <w:rPr>
          <w:color w:val="4C94D8" w:themeColor="text2" w:themeTint="80"/>
        </w:rPr>
        <w:t>页面</w:t>
      </w:r>
      <w:r w:rsidR="003726ED" w:rsidRPr="00267F7E">
        <w:rPr>
          <w:color w:val="4C94D8" w:themeColor="text2" w:themeTint="80"/>
        </w:rPr>
        <w:t>增加一行提示：</w:t>
      </w:r>
    </w:p>
    <w:p w14:paraId="21ECB0D3" w14:textId="2C6C15BF" w:rsidR="00541084" w:rsidRPr="00267F7E" w:rsidRDefault="00F96C49" w:rsidP="00160FC2">
      <w:pPr>
        <w:rPr>
          <w:ins w:id="4" w:author="Xinxing Ji" w:date="2026-07-03T09:55:00Z" w16du:dateUtc="2026-07-03T01:55:00Z"/>
          <w:color w:val="4C94D8" w:themeColor="text2" w:themeTint="80"/>
        </w:rPr>
      </w:pPr>
      <w:r w:rsidRPr="00267F7E">
        <w:rPr>
          <w:color w:val="4C94D8" w:themeColor="text2" w:themeTint="80"/>
        </w:rPr>
        <w:t>“The device firmware version doesn't match the template version. Data readings may be inaccurate.”</w:t>
      </w:r>
    </w:p>
    <w:p w14:paraId="466F4B7C" w14:textId="3747F98C" w:rsidR="00D832B1" w:rsidRPr="00267F7E" w:rsidRDefault="00267F7E" w:rsidP="00D832B1">
      <w:pPr>
        <w:rPr>
          <w:ins w:id="5" w:author="Xinxing Ji" w:date="2026-07-03T09:55:00Z" w16du:dateUtc="2026-07-03T01:55:00Z"/>
          <w:color w:val="4C94D8" w:themeColor="text2" w:themeTint="80"/>
        </w:rPr>
      </w:pPr>
      <w:r w:rsidRPr="00267F7E">
        <w:rPr>
          <w:color w:val="4C94D8" w:themeColor="text2" w:themeTint="80"/>
        </w:rPr>
        <w:t>以及</w:t>
      </w:r>
      <w:r w:rsidR="00917CF6">
        <w:rPr>
          <w:color w:val="4C94D8" w:themeColor="text2" w:themeTint="80"/>
        </w:rPr>
        <w:t>设备</w:t>
      </w:r>
      <w:r w:rsidR="000813C6">
        <w:rPr>
          <w:color w:val="4C94D8" w:themeColor="text2" w:themeTint="80"/>
        </w:rPr>
        <w:t>的metering页面，当</w:t>
      </w:r>
      <w:r w:rsidR="00AA3434">
        <w:rPr>
          <w:color w:val="4C94D8" w:themeColor="text2" w:themeTint="80"/>
        </w:rPr>
        <w:t>所选设备模板不匹配时，需要显示</w:t>
      </w:r>
      <w:r w:rsidR="00D832B1">
        <w:rPr>
          <w:color w:val="4C94D8" w:themeColor="text2" w:themeTint="80"/>
        </w:rPr>
        <w:t>文案</w:t>
      </w:r>
      <w:r w:rsidR="00D832B1" w:rsidRPr="00267F7E">
        <w:rPr>
          <w:color w:val="4C94D8" w:themeColor="text2" w:themeTint="80"/>
        </w:rPr>
        <w:t>“The device firmware version doesn't match the template version. Data readings may be inaccurate.”</w:t>
      </w:r>
    </w:p>
    <w:p w14:paraId="40AD9926" w14:textId="1E1EEB9E" w:rsidR="003623AF" w:rsidRDefault="00A43ADB" w:rsidP="00160FC2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2341C45F" wp14:editId="08099044">
            <wp:extent cx="5274310" cy="1683385"/>
            <wp:effectExtent l="0" t="0" r="2540" b="0"/>
            <wp:docPr id="1563982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22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911" w14:textId="641374B8" w:rsidR="00A43ADB" w:rsidRPr="00267F7E" w:rsidRDefault="00CD08B9" w:rsidP="00160FC2">
      <w:pPr>
        <w:rPr>
          <w:ins w:id="6" w:author="Xinxing Ji" w:date="2026-07-03T09:55:00Z" w16du:dateUtc="2026-07-03T01:55:00Z"/>
          <w:color w:val="4C94D8" w:themeColor="text2" w:themeTint="80"/>
        </w:rPr>
      </w:pPr>
      <w:r>
        <w:rPr>
          <w:noProof/>
        </w:rPr>
        <w:drawing>
          <wp:inline distT="0" distB="0" distL="0" distR="0" wp14:anchorId="5971B0AD" wp14:editId="05F1DFDA">
            <wp:extent cx="5274310" cy="2078990"/>
            <wp:effectExtent l="0" t="0" r="2540" b="0"/>
            <wp:docPr id="38097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6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BFAB" w14:textId="77777777" w:rsidR="003623AF" w:rsidRPr="00160FC2" w:rsidRDefault="003623AF" w:rsidP="00160FC2">
      <w:pPr>
        <w:rPr>
          <w:rFonts w:hint="eastAsia"/>
        </w:rPr>
      </w:pPr>
    </w:p>
    <w:p w14:paraId="59103C58" w14:textId="343330F8" w:rsidR="009E73C6" w:rsidRDefault="00D20D98" w:rsidP="009E73C6">
      <w:pPr>
        <w:pStyle w:val="Heading2"/>
      </w:pPr>
      <w:r>
        <w:rPr>
          <w:rFonts w:hint="eastAsia"/>
        </w:rPr>
        <w:t xml:space="preserve">3.5 </w:t>
      </w:r>
      <w:r w:rsidR="009E73C6">
        <w:rPr>
          <w:rFonts w:hint="eastAsia"/>
        </w:rPr>
        <w:t>MQTT 测试工具调整</w:t>
      </w:r>
    </w:p>
    <w:p w14:paraId="5EE7EF82" w14:textId="77777777" w:rsidR="009E73C6" w:rsidRDefault="009E73C6" w:rsidP="009E73C6">
      <w:r>
        <w:tab/>
      </w:r>
      <w:r>
        <w:rPr>
          <w:rFonts w:hint="eastAsia"/>
        </w:rPr>
        <w:t>MQTT测试工具使用</w:t>
      </w:r>
      <w:r w:rsidRPr="002D4A71">
        <w:rPr>
          <w:rFonts w:hint="eastAsia"/>
        </w:rPr>
        <w:t>MQTTX</w:t>
      </w:r>
      <w:r>
        <w:rPr>
          <w:rFonts w:hint="eastAsia"/>
        </w:rPr>
        <w:t>客户端</w:t>
      </w:r>
      <w:del w:id="7" w:author="Xinxing Ji" w:date="2026-06-30T11:04:00Z" w16du:dateUtc="2026-06-30T03:04:00Z">
        <w:r w:rsidDel="001745DD">
          <w:rPr>
            <w:rFonts w:hint="eastAsia"/>
          </w:rPr>
          <w:delText>，更新为</w:delText>
        </w:r>
        <w:r w:rsidRPr="002D4A71" w:rsidDel="001745DD">
          <w:rPr>
            <w:rFonts w:hint="eastAsia"/>
          </w:rPr>
          <w:delText>MQTT</w:delText>
        </w:r>
        <w:r w:rsidDel="001745DD">
          <w:rPr>
            <w:rFonts w:hint="eastAsia"/>
          </w:rPr>
          <w:delText>Box客户端</w:delText>
        </w:r>
      </w:del>
      <w:r>
        <w:rPr>
          <w:rFonts w:hint="eastAsia"/>
        </w:rPr>
        <w:t>进行测试。</w:t>
      </w:r>
    </w:p>
    <w:p w14:paraId="0C936DF4" w14:textId="63EBFC44" w:rsidR="009E73C6" w:rsidRDefault="00D20D98" w:rsidP="009E73C6">
      <w:pPr>
        <w:pStyle w:val="Heading2"/>
      </w:pPr>
      <w:r>
        <w:rPr>
          <w:rFonts w:hint="eastAsia"/>
        </w:rPr>
        <w:t xml:space="preserve">3.6 </w:t>
      </w:r>
      <w:r w:rsidR="009E73C6" w:rsidRPr="00184A4C">
        <w:rPr>
          <w:rFonts w:hint="eastAsia"/>
        </w:rPr>
        <w:t>将CSV文件标题从TimeTag更新为Time</w:t>
      </w:r>
    </w:p>
    <w:p w14:paraId="0EEDDACC" w14:textId="77777777" w:rsidR="009E73C6" w:rsidRDefault="009E73C6" w:rsidP="009E73C6">
      <w:r>
        <w:tab/>
      </w:r>
      <w:r>
        <w:rPr>
          <w:rFonts w:hint="eastAsia"/>
        </w:rPr>
        <w:t>将Datalog文件中的首行首列名由</w:t>
      </w:r>
      <w:r w:rsidRPr="00184A4C">
        <w:rPr>
          <w:rFonts w:hint="eastAsia"/>
        </w:rPr>
        <w:t>TimeTag更新为Time</w:t>
      </w:r>
      <w:r>
        <w:rPr>
          <w:rFonts w:hint="eastAsia"/>
        </w:rPr>
        <w:t>。</w:t>
      </w:r>
    </w:p>
    <w:p w14:paraId="0E89A8B3" w14:textId="3BB75665" w:rsidR="00D20D98" w:rsidRDefault="00D20D98" w:rsidP="00D20D98">
      <w:pPr>
        <w:pStyle w:val="Heading2"/>
      </w:pPr>
      <w:r>
        <w:rPr>
          <w:rFonts w:hint="eastAsia"/>
        </w:rPr>
        <w:t xml:space="preserve">3.7 Device </w:t>
      </w:r>
      <w:r w:rsidRPr="008C0F11">
        <w:rPr>
          <w:rFonts w:hint="eastAsia"/>
        </w:rPr>
        <w:t>Mirror</w:t>
      </w:r>
      <w:r>
        <w:rPr>
          <w:rFonts w:hint="eastAsia"/>
        </w:rPr>
        <w:t>和Pass Through测试</w:t>
      </w:r>
    </w:p>
    <w:p w14:paraId="52199924" w14:textId="77777777" w:rsidR="00D20D98" w:rsidRDefault="00D20D98" w:rsidP="00D20D98">
      <w:r>
        <w:tab/>
      </w:r>
      <w:r>
        <w:rPr>
          <w:rFonts w:hint="eastAsia"/>
        </w:rPr>
        <w:t xml:space="preserve">增加测试项，当该设备的Device </w:t>
      </w:r>
      <w:r w:rsidRPr="008C0F11">
        <w:rPr>
          <w:rFonts w:hint="eastAsia"/>
        </w:rPr>
        <w:t>Mirror</w:t>
      </w:r>
      <w:r>
        <w:rPr>
          <w:rFonts w:hint="eastAsia"/>
        </w:rPr>
        <w:t xml:space="preserve">和Pass Through开启后，通过Device </w:t>
      </w:r>
      <w:r w:rsidRPr="008C0F11">
        <w:rPr>
          <w:rFonts w:hint="eastAsia"/>
        </w:rPr>
        <w:t>Mirror</w:t>
      </w:r>
      <w:r>
        <w:rPr>
          <w:rFonts w:hint="eastAsia"/>
        </w:rPr>
        <w:t>和Pass Through的形式添加到网关中，查看设备是否可正常访问配置。</w:t>
      </w:r>
    </w:p>
    <w:p w14:paraId="5ED971FC" w14:textId="52ECAD9D" w:rsidR="005D3CA0" w:rsidRPr="0025244A" w:rsidRDefault="00160FC2" w:rsidP="003B59B7">
      <w:pPr>
        <w:pStyle w:val="Heading2"/>
      </w:pPr>
      <w:r w:rsidRPr="0013565E">
        <w:rPr>
          <w:rFonts w:hint="eastAsia"/>
        </w:rPr>
        <w:t xml:space="preserve">3.8 </w:t>
      </w:r>
      <w:r w:rsidR="00825658" w:rsidRPr="0013565E">
        <w:rPr>
          <w:rFonts w:hint="eastAsia"/>
        </w:rPr>
        <w:t>SNMP</w:t>
      </w:r>
      <w:r w:rsidR="00A33615" w:rsidRPr="0013565E">
        <w:rPr>
          <w:rFonts w:hint="eastAsia"/>
        </w:rPr>
        <w:t xml:space="preserve">  Modbus名称错误修改</w:t>
      </w:r>
    </w:p>
    <w:p w14:paraId="06F9D541" w14:textId="1DF39C38" w:rsidR="003A32E3" w:rsidRPr="005D3CA0" w:rsidRDefault="00A33615" w:rsidP="003A32E3">
      <w:r>
        <w:rPr>
          <w:rFonts w:hint="eastAsia"/>
        </w:rPr>
        <w:t>将</w:t>
      </w:r>
      <w:r w:rsidR="00713912" w:rsidRPr="00001537">
        <w:rPr>
          <w:noProof/>
        </w:rPr>
        <w:drawing>
          <wp:anchor distT="0" distB="0" distL="114300" distR="114300" simplePos="0" relativeHeight="251658243" behindDoc="1" locked="0" layoutInCell="1" allowOverlap="1" wp14:anchorId="791BF4D9" wp14:editId="408D1E78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943600" cy="1886585"/>
            <wp:effectExtent l="19050" t="19050" r="19050" b="18415"/>
            <wp:wrapTight wrapText="bothSides">
              <wp:wrapPolygon edited="0">
                <wp:start x="-69" y="-218"/>
                <wp:lineTo x="-69" y="21593"/>
                <wp:lineTo x="21600" y="21593"/>
                <wp:lineTo x="21600" y="-218"/>
                <wp:lineTo x="-69" y="-218"/>
              </wp:wrapPolygon>
            </wp:wrapTight>
            <wp:docPr id="21114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9815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Mddbus改为Modbus</w:t>
      </w:r>
    </w:p>
    <w:p w14:paraId="429F3598" w14:textId="3ADAB292" w:rsidR="00542B74" w:rsidRDefault="00542B74" w:rsidP="003A32E3"/>
    <w:p w14:paraId="22B30101" w14:textId="5D5CE994" w:rsidR="00FF2B41" w:rsidRDefault="00FF2B41" w:rsidP="00FF2B41">
      <w:pPr>
        <w:pStyle w:val="Heading2"/>
      </w:pPr>
      <w:r>
        <w:rPr>
          <w:rFonts w:hint="eastAsia"/>
        </w:rPr>
        <w:t xml:space="preserve">3.9 </w:t>
      </w:r>
      <w:r w:rsidR="002C24DF">
        <w:rPr>
          <w:rFonts w:hint="eastAsia"/>
        </w:rPr>
        <w:t>增加Alarm State配置项</w:t>
      </w:r>
    </w:p>
    <w:p w14:paraId="483A3E1B" w14:textId="0F79AF22" w:rsidR="00FF2B41" w:rsidRPr="00EE5ADB" w:rsidRDefault="00FF2B41" w:rsidP="00FF2B41">
      <w:pPr>
        <w:rPr>
          <w:color w:val="EE0000"/>
          <w:rPrChange w:id="8" w:author="Xinxing Ji" w:date="2026-06-30T13:23:00Z" w16du:dateUtc="2026-06-30T05:23:00Z">
            <w:rPr/>
          </w:rPrChange>
        </w:rPr>
      </w:pPr>
      <w:r>
        <w:tab/>
      </w:r>
      <w:r>
        <w:rPr>
          <w:rFonts w:hint="eastAsia"/>
        </w:rPr>
        <w:t>对设备的DI Status类参数告警配置，增加Alarm State配置项，并支持0和1的可勾选，DI Status为0或者1时，产生告警并记录Alarm Log。</w:t>
      </w:r>
      <w:r w:rsidR="000F51A8">
        <w:rPr>
          <w:rFonts w:hint="eastAsia"/>
        </w:rPr>
        <w:t>当告警触发时，</w:t>
      </w:r>
      <w:r w:rsidRPr="00EE5ADB">
        <w:rPr>
          <w:color w:val="EE0000"/>
          <w:rPrChange w:id="9" w:author="Xinxing Ji" w:date="2026-06-30T13:23:00Z" w16du:dateUtc="2026-06-30T05:23:00Z">
            <w:rPr>
              <w:color w:val="00B0F0"/>
            </w:rPr>
          </w:rPrChange>
        </w:rPr>
        <w:t>Reason记录为”ACTIVE</w:t>
      </w:r>
      <w:r w:rsidR="00EE3607">
        <w:rPr>
          <w:color w:val="EE0000"/>
        </w:rPr>
        <w:t>”</w:t>
      </w:r>
      <w:r w:rsidRPr="00EE5ADB">
        <w:rPr>
          <w:rFonts w:hint="eastAsia"/>
          <w:color w:val="EE0000"/>
          <w:rPrChange w:id="10" w:author="Xinxing Ji" w:date="2026-06-30T13:23:00Z" w16du:dateUtc="2026-06-30T05:23:00Z">
            <w:rPr>
              <w:rFonts w:hint="eastAsia"/>
              <w:color w:val="00B0F0"/>
            </w:rPr>
          </w:rPrChange>
        </w:rPr>
        <w:t>。</w:t>
      </w:r>
    </w:p>
    <w:p w14:paraId="116550DB" w14:textId="1B2933E7" w:rsidR="002465D3" w:rsidRDefault="00FF2B41" w:rsidP="002465D3">
      <w:pPr>
        <w:rPr>
          <w:color w:val="00B0F0"/>
        </w:rPr>
      </w:pPr>
      <w:r>
        <w:rPr>
          <w:noProof/>
        </w:rPr>
        <w:drawing>
          <wp:inline distT="0" distB="0" distL="0" distR="0" wp14:anchorId="16B8DEB1" wp14:editId="533F66FE">
            <wp:extent cx="5274310" cy="4049395"/>
            <wp:effectExtent l="0" t="0" r="2540" b="8255"/>
            <wp:docPr id="964350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06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7B7E" w14:textId="125010CA" w:rsidR="00B31BD2" w:rsidRDefault="00B31BD2" w:rsidP="00B31BD2">
      <w:pPr>
        <w:pStyle w:val="Heading2"/>
      </w:pPr>
      <w:r>
        <w:rPr>
          <w:rFonts w:hint="eastAsia"/>
        </w:rPr>
        <w:t>3.1</w:t>
      </w:r>
      <w:r w:rsidR="008D3BA6">
        <w:rPr>
          <w:rFonts w:hint="eastAsia"/>
        </w:rPr>
        <w:t>0</w:t>
      </w:r>
      <w:r>
        <w:rPr>
          <w:rFonts w:hint="eastAsia"/>
        </w:rPr>
        <w:t xml:space="preserve"> </w:t>
      </w:r>
      <w:r w:rsidRPr="00B40D19">
        <w:rPr>
          <w:rFonts w:eastAsia="SimSun"/>
        </w:rPr>
        <w:t>显示型号名称</w:t>
      </w:r>
      <w:r w:rsidRPr="00B40D19">
        <w:rPr>
          <w:rFonts w:eastAsia="SimSun"/>
        </w:rPr>
        <w:t>“ACM-41-WEB2”</w:t>
      </w:r>
    </w:p>
    <w:p w14:paraId="7115C0BB" w14:textId="4C400976" w:rsidR="00E32DBE" w:rsidRDefault="00EE04A7" w:rsidP="00B31BD2">
      <w:pPr>
        <w:rPr>
          <w:noProof/>
        </w:rPr>
      </w:pPr>
      <w:r w:rsidRPr="00EE04A7">
        <w:rPr>
          <w:noProof/>
        </w:rPr>
        <w:t>AcuRev-4100-WEB2 网页界面名称全局修改为ACM-41-WEB2，只在about---information下体现-D的型号</w:t>
      </w:r>
      <w:r w:rsidR="001C4445">
        <w:rPr>
          <w:rFonts w:hint="eastAsia"/>
          <w:noProof/>
        </w:rPr>
        <w:t>。</w:t>
      </w:r>
    </w:p>
    <w:p w14:paraId="5F5E6501" w14:textId="20F301E9" w:rsidR="003F3D73" w:rsidRDefault="003F3D73" w:rsidP="00B31BD2">
      <w:pPr>
        <w:rPr>
          <w:rFonts w:hint="eastAsia"/>
          <w:noProof/>
        </w:rPr>
      </w:pPr>
      <w:r w:rsidRPr="003F3D73">
        <w:rPr>
          <w:noProof/>
        </w:rPr>
        <w:t>EULA 弹窗标题/正文中如果有 "AcuRev-4100-WEB2" 的字样，全部改为 "ACM-41-WEB2"</w:t>
      </w:r>
    </w:p>
    <w:p w14:paraId="29F00858" w14:textId="77777777" w:rsidR="00B31BD2" w:rsidRDefault="00B31BD2" w:rsidP="00B31BD2">
      <w:r w:rsidRPr="00B40D19">
        <w:rPr>
          <w:noProof/>
        </w:rPr>
        <w:drawing>
          <wp:inline distT="0" distB="0" distL="0" distR="0" wp14:anchorId="04FDD77B" wp14:editId="19404CBF">
            <wp:extent cx="4625741" cy="4511431"/>
            <wp:effectExtent l="19050" t="19050" r="22860" b="22860"/>
            <wp:docPr id="5538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8216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511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7CE79D" w14:textId="07047A59" w:rsidR="00B31BD2" w:rsidRDefault="00B31BD2" w:rsidP="00B31BD2">
      <w:pPr>
        <w:pStyle w:val="Heading2"/>
      </w:pPr>
      <w:r>
        <w:rPr>
          <w:rFonts w:hint="eastAsia"/>
        </w:rPr>
        <w:t>3.</w:t>
      </w:r>
      <w:r w:rsidR="008D3BA6">
        <w:rPr>
          <w:rFonts w:hint="eastAsia"/>
        </w:rPr>
        <w:t>11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rend Log 默认打开</w:t>
      </w:r>
    </w:p>
    <w:p w14:paraId="6ACE7575" w14:textId="77777777" w:rsidR="00B31BD2" w:rsidRDefault="00B31BD2" w:rsidP="00B31BD2">
      <w:r>
        <w:rPr>
          <w:noProof/>
        </w:rPr>
        <w:drawing>
          <wp:inline distT="0" distB="0" distL="0" distR="0" wp14:anchorId="52CD04AA" wp14:editId="1E38E053">
            <wp:extent cx="5274310" cy="2526665"/>
            <wp:effectExtent l="0" t="0" r="2540" b="6985"/>
            <wp:docPr id="1664677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77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FA6D" w14:textId="71282646" w:rsidR="00B31BD2" w:rsidRDefault="00B31BD2" w:rsidP="00B31BD2">
      <w:pPr>
        <w:pStyle w:val="Heading2"/>
      </w:pPr>
      <w:r>
        <w:rPr>
          <w:rFonts w:hint="eastAsia"/>
        </w:rPr>
        <w:t>3.</w:t>
      </w:r>
      <w:r w:rsidR="008D3BA6">
        <w:rPr>
          <w:rFonts w:hint="eastAsia"/>
        </w:rPr>
        <w:t>12</w:t>
      </w:r>
      <w:r>
        <w:rPr>
          <w:rFonts w:hint="eastAsia"/>
        </w:rPr>
        <w:t xml:space="preserve"> </w:t>
      </w:r>
      <w:r>
        <w:t>更改WiFi密码以匹配现有产品</w:t>
      </w:r>
    </w:p>
    <w:p w14:paraId="0E9FD0E3" w14:textId="77777777" w:rsidR="00B31BD2" w:rsidRDefault="00B31BD2" w:rsidP="00B31BD2"/>
    <w:p w14:paraId="241D4B2A" w14:textId="66686BD2" w:rsidR="00B31BD2" w:rsidRDefault="00B31BD2" w:rsidP="00B31BD2">
      <w:r>
        <w:rPr>
          <w:rFonts w:eastAsia="SimSun"/>
        </w:rPr>
        <w:t>WiFi</w:t>
      </w:r>
      <w:r>
        <w:rPr>
          <w:rFonts w:eastAsia="SimSun"/>
        </w:rPr>
        <w:t>密码</w:t>
      </w:r>
      <w:r w:rsidR="006A1BC2">
        <w:rPr>
          <w:rFonts w:eastAsia="SimSun" w:hint="eastAsia"/>
        </w:rPr>
        <w:t>改为</w:t>
      </w:r>
      <w:r>
        <w:rPr>
          <w:rFonts w:eastAsia="SimSun"/>
        </w:rPr>
        <w:t>“accuenergy”</w:t>
      </w:r>
      <w:r>
        <w:rPr>
          <w:rFonts w:eastAsia="SimSun"/>
        </w:rPr>
        <w:t>，与我们现有产品（</w:t>
      </w:r>
      <w:r>
        <w:rPr>
          <w:rFonts w:eastAsia="SimSun"/>
        </w:rPr>
        <w:t>AXM-WEB2</w:t>
      </w:r>
      <w:r>
        <w:rPr>
          <w:rFonts w:eastAsia="SimSun"/>
        </w:rPr>
        <w:t>、</w:t>
      </w:r>
      <w:r>
        <w:rPr>
          <w:rFonts w:eastAsia="SimSun"/>
        </w:rPr>
        <w:t>2100-WEB2</w:t>
      </w:r>
      <w:r>
        <w:rPr>
          <w:rFonts w:eastAsia="SimSun"/>
        </w:rPr>
        <w:t>、</w:t>
      </w:r>
      <w:r>
        <w:rPr>
          <w:rFonts w:eastAsia="SimSun"/>
        </w:rPr>
        <w:t>810</w:t>
      </w:r>
      <w:r>
        <w:rPr>
          <w:rFonts w:eastAsia="SimSun"/>
        </w:rPr>
        <w:t>）相匹配。</w:t>
      </w:r>
    </w:p>
    <w:p w14:paraId="12D954AA" w14:textId="77777777" w:rsidR="00B31BD2" w:rsidRDefault="00B31BD2" w:rsidP="00B31BD2">
      <w:r w:rsidRPr="00503E93">
        <w:rPr>
          <w:noProof/>
        </w:rPr>
        <w:drawing>
          <wp:anchor distT="0" distB="0" distL="114300" distR="114300" simplePos="0" relativeHeight="251658240" behindDoc="1" locked="0" layoutInCell="1" allowOverlap="1" wp14:anchorId="07029F95" wp14:editId="68C24615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943600" cy="2047875"/>
            <wp:effectExtent l="19050" t="19050" r="19050" b="28575"/>
            <wp:wrapTight wrapText="bothSides">
              <wp:wrapPolygon edited="0">
                <wp:start x="-69" y="-201"/>
                <wp:lineTo x="-69" y="21700"/>
                <wp:lineTo x="21600" y="21700"/>
                <wp:lineTo x="21600" y="-201"/>
                <wp:lineTo x="-69" y="-201"/>
              </wp:wrapPolygon>
            </wp:wrapTight>
            <wp:docPr id="2456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534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1BF65" w14:textId="65CAC8B2" w:rsidR="00B31BD2" w:rsidRDefault="00B31BD2" w:rsidP="00B31BD2">
      <w:pPr>
        <w:pStyle w:val="Heading2"/>
      </w:pPr>
      <w:r>
        <w:rPr>
          <w:rFonts w:hint="eastAsia"/>
        </w:rPr>
        <w:t>3.</w:t>
      </w:r>
      <w:r w:rsidR="008D3BA6">
        <w:rPr>
          <w:rFonts w:hint="eastAsia"/>
        </w:rPr>
        <w:t>13</w:t>
      </w:r>
      <w:r>
        <w:rPr>
          <w:rFonts w:hint="eastAsia"/>
        </w:rPr>
        <w:t xml:space="preserve"> Trend Log</w:t>
      </w:r>
      <w:r w:rsidRPr="00A62368">
        <w:t>日志根据所选间隔显示能量累积值</w:t>
      </w:r>
    </w:p>
    <w:p w14:paraId="10686408" w14:textId="6D233FD9" w:rsidR="00B31BD2" w:rsidRDefault="00B31BD2" w:rsidP="00B31BD2">
      <w:pPr>
        <w:rPr>
          <w:ins w:id="11" w:author="Xinxing Ji" w:date="2026-06-25T15:35:00Z" w16du:dateUtc="2026-06-25T07:35:00Z"/>
        </w:rPr>
      </w:pPr>
      <w:r>
        <w:rPr>
          <w:rFonts w:hint="eastAsia"/>
        </w:rPr>
        <w:t>Trend Log</w:t>
      </w:r>
      <w:r w:rsidRPr="00A62368">
        <w:t>日志应该根据所选间隔显示能量累积值，目前显示的是不断增加的累计值</w:t>
      </w:r>
      <w:r w:rsidR="001B7390">
        <w:rPr>
          <w:rFonts w:hint="eastAsia"/>
        </w:rPr>
        <w:t>，</w:t>
      </w:r>
      <w:r>
        <w:rPr>
          <w:rFonts w:hint="eastAsia"/>
        </w:rPr>
        <w:t>如</w:t>
      </w:r>
      <w:r w:rsidRPr="00A62368">
        <w:t>下图</w:t>
      </w:r>
      <w:r w:rsidR="001B7390">
        <w:rPr>
          <w:rFonts w:hint="eastAsia"/>
        </w:rPr>
        <w:t>。</w:t>
      </w:r>
      <w:r w:rsidRPr="00A62368">
        <w:t>图表应显示</w:t>
      </w:r>
      <w:r w:rsidRPr="006A1BC2">
        <w:rPr>
          <w:b/>
          <w:bCs/>
        </w:rPr>
        <w:t>每个</w:t>
      </w:r>
      <w:r w:rsidR="008A534B">
        <w:rPr>
          <w:rFonts w:hint="eastAsia"/>
          <w:b/>
          <w:bCs/>
        </w:rPr>
        <w:t>时间间隔</w:t>
      </w:r>
      <w:r w:rsidRPr="006A1BC2">
        <w:rPr>
          <w:b/>
          <w:bCs/>
        </w:rPr>
        <w:t>内的能量累积量</w:t>
      </w:r>
      <w:r w:rsidRPr="00A62368">
        <w:t>，而不是</w:t>
      </w:r>
      <w:r w:rsidR="006A1BC2">
        <w:rPr>
          <w:rFonts w:hint="eastAsia"/>
        </w:rPr>
        <w:t>实时值</w:t>
      </w:r>
      <w:r w:rsidRPr="00A62368">
        <w:t>。</w:t>
      </w:r>
    </w:p>
    <w:p w14:paraId="39C0C0B7" w14:textId="77777777" w:rsidR="00FF5B35" w:rsidRDefault="00FF5B35" w:rsidP="00B31BD2"/>
    <w:p w14:paraId="3CECFC4D" w14:textId="17CB00E2" w:rsidR="003009BA" w:rsidRDefault="009161A1" w:rsidP="00B31BD2">
      <w:pPr>
        <w:rPr>
          <w:ins w:id="12" w:author="Xinxing Ji" w:date="2026-06-26T16:21:00Z" w16du:dateUtc="2026-06-26T08:21:00Z"/>
        </w:rPr>
      </w:pPr>
      <w:ins w:id="13" w:author="Xinxing Ji" w:date="2026-06-26T16:21:00Z" w16du:dateUtc="2026-06-26T08:21:00Z">
        <w:r>
          <w:rPr>
            <w:rFonts w:hint="eastAsia"/>
          </w:rPr>
          <w:t>对于第一</w:t>
        </w:r>
      </w:ins>
      <w:r w:rsidR="00453C4C">
        <w:rPr>
          <w:rFonts w:hint="eastAsia"/>
        </w:rPr>
        <w:t>个时间点</w:t>
      </w:r>
      <w:ins w:id="14" w:author="Xinxing Ji" w:date="2026-06-26T16:21:00Z" w16du:dateUtc="2026-06-26T08:21:00Z">
        <w:r>
          <w:rPr>
            <w:rFonts w:hint="eastAsia"/>
          </w:rPr>
          <w:t>，不</w:t>
        </w:r>
      </w:ins>
      <w:r w:rsidR="00453C4C">
        <w:rPr>
          <w:rFonts w:hint="eastAsia"/>
        </w:rPr>
        <w:t>进行显示</w:t>
      </w:r>
    </w:p>
    <w:p w14:paraId="63BA0352" w14:textId="5E345FD9" w:rsidR="004D37C6" w:rsidRDefault="004D37C6" w:rsidP="00B31BD2">
      <w:ins w:id="15" w:author="Xinxing Ji" w:date="2026-06-26T16:21:00Z" w16du:dateUtc="2026-06-26T08:21:00Z">
        <w:r>
          <w:rPr>
            <w:rFonts w:hint="eastAsia"/>
          </w:rPr>
          <w:t>对于</w:t>
        </w:r>
        <w:r w:rsidR="004D263E">
          <w:rPr>
            <w:rFonts w:hint="eastAsia"/>
          </w:rPr>
          <w:t>中间有空值的情况，</w:t>
        </w:r>
      </w:ins>
      <w:ins w:id="16" w:author="Xinxing Ji" w:date="2026-06-26T16:22:00Z" w16du:dateUtc="2026-06-26T08:22:00Z">
        <w:r w:rsidR="00C81A71">
          <w:rPr>
            <w:rFonts w:hint="eastAsia"/>
          </w:rPr>
          <w:t>空值后的时间点需要和空值之前的时间点的实时值进行相减。</w:t>
        </w:r>
      </w:ins>
      <w:ins w:id="17" w:author="Xinxing Ji" w:date="2026-06-26T16:23:00Z" w16du:dateUtc="2026-06-26T08:23:00Z">
        <w:r w:rsidR="00C81A71">
          <w:rPr>
            <w:rFonts w:hint="eastAsia"/>
          </w:rPr>
          <w:t>而非减去</w:t>
        </w:r>
        <w:r w:rsidR="00EC2BC3">
          <w:rPr>
            <w:rFonts w:hint="eastAsia"/>
          </w:rPr>
          <w:t>0</w:t>
        </w:r>
        <w:r w:rsidR="00E0465E">
          <w:rPr>
            <w:rFonts w:hint="eastAsia"/>
          </w:rPr>
          <w:t>。</w:t>
        </w:r>
      </w:ins>
    </w:p>
    <w:p w14:paraId="0D47C819" w14:textId="77777777" w:rsidR="00B31BD2" w:rsidRDefault="00B31BD2" w:rsidP="00B31BD2">
      <w:r w:rsidRPr="00A20005">
        <w:rPr>
          <w:noProof/>
        </w:rPr>
        <w:drawing>
          <wp:inline distT="0" distB="0" distL="0" distR="0" wp14:anchorId="38B30C81" wp14:editId="1352C0FC">
            <wp:extent cx="5027735" cy="3142936"/>
            <wp:effectExtent l="19050" t="19050" r="20955" b="19685"/>
            <wp:docPr id="145220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0825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249" cy="3143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4256D" w14:textId="77777777" w:rsidR="00B31BD2" w:rsidRDefault="00B31BD2" w:rsidP="00B31BD2"/>
    <w:p w14:paraId="06AC7EDF" w14:textId="77777777" w:rsidR="00B31BD2" w:rsidRDefault="00B31BD2" w:rsidP="00B31BD2">
      <w:r w:rsidRPr="00573020">
        <w:rPr>
          <w:noProof/>
        </w:rPr>
        <w:drawing>
          <wp:inline distT="0" distB="0" distL="0" distR="0" wp14:anchorId="615158C6" wp14:editId="5ADE0AD7">
            <wp:extent cx="5943600" cy="3403600"/>
            <wp:effectExtent l="19050" t="19050" r="19050" b="25400"/>
            <wp:docPr id="17205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209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7E5CB" w14:textId="64FDA8CB" w:rsidR="00B31BD2" w:rsidRDefault="00B31BD2" w:rsidP="00CE3C3B">
      <w:pPr>
        <w:pStyle w:val="Heading2"/>
      </w:pPr>
      <w:r>
        <w:rPr>
          <w:rFonts w:hint="eastAsia"/>
        </w:rPr>
        <w:t>3.</w:t>
      </w:r>
      <w:r w:rsidR="00813796">
        <w:rPr>
          <w:rFonts w:hint="eastAsia"/>
        </w:rPr>
        <w:t>14</w:t>
      </w:r>
      <w:r>
        <w:rPr>
          <w:rFonts w:hint="eastAsia"/>
        </w:rPr>
        <w:t xml:space="preserve"> </w:t>
      </w:r>
      <w:r>
        <w:t>BACnet</w:t>
      </w:r>
      <w:r>
        <w:rPr>
          <w:rFonts w:hint="eastAsia"/>
        </w:rPr>
        <w:t>下CSV</w:t>
      </w:r>
      <w:r w:rsidRPr="0093601D">
        <w:t xml:space="preserve"> 文件动态生成</w:t>
      </w:r>
      <w:r>
        <w:rPr>
          <w:rFonts w:hint="eastAsia"/>
        </w:rPr>
        <w:t>下载</w:t>
      </w:r>
    </w:p>
    <w:p w14:paraId="0BA782F4" w14:textId="77777777" w:rsidR="00B31BD2" w:rsidRDefault="00B31BD2" w:rsidP="00B31BD2">
      <w:r w:rsidRPr="007122A7">
        <w:t>根据客户的实际配置，提供对象列表的</w:t>
      </w:r>
      <w:commentRangeStart w:id="18"/>
      <w:r w:rsidRPr="007122A7">
        <w:t xml:space="preserve"> CSV 下载</w:t>
      </w:r>
      <w:commentRangeEnd w:id="18"/>
      <w:r w:rsidR="00D17AA0" w:rsidRPr="007122A7">
        <w:rPr>
          <w:rStyle w:val="CommentReference"/>
          <w:sz w:val="22"/>
          <w:szCs w:val="24"/>
        </w:rPr>
        <w:commentReference w:id="18"/>
      </w:r>
      <w:r w:rsidRPr="007122A7">
        <w:t>。</w:t>
      </w:r>
    </w:p>
    <w:p w14:paraId="547C901A" w14:textId="090D8CED" w:rsidR="00D169A8" w:rsidRDefault="00D169A8" w:rsidP="00B31BD2">
      <w:r w:rsidRPr="00D169A8">
        <w:t>BACnet/IP 页面新增 CSV File Download 按钮，与 EPICS File Download 并排</w:t>
      </w:r>
    </w:p>
    <w:p w14:paraId="5AD06D9A" w14:textId="09A7CB73" w:rsidR="001D0B46" w:rsidRDefault="001D0B46" w:rsidP="00B31BD2">
      <w:r w:rsidRPr="001D0B46">
        <w:rPr>
          <w:b/>
          <w:bCs/>
        </w:rPr>
        <w:t>动态生成</w:t>
      </w:r>
      <w:r w:rsidRPr="001D0B46">
        <w:t>：CSV 内容必须基于</w:t>
      </w:r>
      <w:r w:rsidRPr="001D0B46">
        <w:rPr>
          <w:b/>
          <w:bCs/>
        </w:rPr>
        <w:t>当前 Parameter Config 配置</w:t>
      </w:r>
      <w:r w:rsidRPr="001D0B46">
        <w:t>实时生成（与 EPICS 一致）</w:t>
      </w:r>
      <w:r w:rsidR="006925C6" w:rsidRPr="006925C6">
        <w:t>仅勾选的设备参与导出，未勾选设备不出现在 CSV 中。</w:t>
      </w:r>
    </w:p>
    <w:p w14:paraId="4B9F198E" w14:textId="77777777" w:rsidR="00097F08" w:rsidRDefault="00097F08" w:rsidP="00B31BD2"/>
    <w:p w14:paraId="21BD9519" w14:textId="744B81E8" w:rsidR="00097F08" w:rsidRPr="00097F08" w:rsidRDefault="00097F08" w:rsidP="00097F08">
      <w:r>
        <w:rPr>
          <w:rFonts w:hint="eastAsia"/>
        </w:rPr>
        <w:t>约束：</w:t>
      </w:r>
      <w:r w:rsidRPr="00097F08">
        <w:t>CSV 和 EPICS 必须基于</w:t>
      </w:r>
      <w:r w:rsidRPr="00097F08">
        <w:rPr>
          <w:b/>
          <w:bCs/>
        </w:rPr>
        <w:t>同一份内存对象表</w:t>
      </w:r>
      <w:r w:rsidRPr="00097F08">
        <w:t>生成，保证：</w:t>
      </w:r>
    </w:p>
    <w:p w14:paraId="010DB402" w14:textId="77777777" w:rsidR="00097F08" w:rsidRPr="00097F08" w:rsidRDefault="00097F08" w:rsidP="00097F08">
      <w:pPr>
        <w:numPr>
          <w:ilvl w:val="0"/>
          <w:numId w:val="17"/>
        </w:numPr>
      </w:pPr>
      <w:r w:rsidRPr="00097F08">
        <w:t xml:space="preserve">同一参数在两个文件中的 Object Type / Object Instance / Object Name </w:t>
      </w:r>
      <w:r w:rsidRPr="00097F08">
        <w:rPr>
          <w:b/>
          <w:bCs/>
        </w:rPr>
        <w:t>完全相同</w:t>
      </w:r>
    </w:p>
    <w:p w14:paraId="7EE71406" w14:textId="61AB78F8" w:rsidR="00097F08" w:rsidRDefault="00097F08" w:rsidP="00B31BD2">
      <w:pPr>
        <w:numPr>
          <w:ilvl w:val="0"/>
          <w:numId w:val="17"/>
        </w:numPr>
      </w:pPr>
      <w:r w:rsidRPr="00097F08">
        <w:t>同一时刻下载的两个文件描述的是同一组对象</w:t>
      </w:r>
    </w:p>
    <w:p w14:paraId="3AE3F085" w14:textId="77777777" w:rsidR="00B15C65" w:rsidRPr="00097F08" w:rsidRDefault="00B15C65" w:rsidP="00B15C65">
      <w:pPr>
        <w:ind w:left="720"/>
      </w:pPr>
    </w:p>
    <w:p w14:paraId="345774D4" w14:textId="3B85CF50" w:rsidR="00B31BD2" w:rsidRDefault="004179CF" w:rsidP="00B31BD2">
      <w:r w:rsidRPr="004179CF">
        <w:t>文件命名：</w:t>
      </w:r>
      <w:r w:rsidR="005310AD">
        <w:rPr>
          <w:rFonts w:hint="eastAsia"/>
        </w:rPr>
        <w:t>ACM-</w:t>
      </w:r>
      <w:r w:rsidR="002C1DDD">
        <w:rPr>
          <w:rFonts w:hint="eastAsia"/>
        </w:rPr>
        <w:t>41-</w:t>
      </w:r>
      <w:r w:rsidR="00FF2CF1">
        <w:rPr>
          <w:rFonts w:hint="eastAsia"/>
        </w:rPr>
        <w:t>WEB2</w:t>
      </w:r>
      <w:ins w:id="19" w:author="Xinxing Ji" w:date="2026-06-29T17:24:00Z">
        <w:r w:rsidR="002E0902" w:rsidRPr="002E0902">
          <w:t>_SN号</w:t>
        </w:r>
      </w:ins>
      <w:del w:id="20" w:author="Xinxing Ji" w:date="2026-06-29T17:24:00Z" w16du:dateUtc="2026-06-29T09:24:00Z">
        <w:r w:rsidRPr="004179CF" w:rsidDel="002E0902">
          <w:delText>AcuRev-4100-WEB2</w:delText>
        </w:r>
      </w:del>
      <w:r w:rsidRPr="004179CF">
        <w:t>_BACnet_PointList_YYYYMMDD_HHMMSS.csv</w:t>
      </w:r>
    </w:p>
    <w:p w14:paraId="1D156D2D" w14:textId="35B6C9E2" w:rsidR="00B76BFD" w:rsidRDefault="001D0B46" w:rsidP="00DF7CA0">
      <w:r>
        <w:rPr>
          <w:rFonts w:hint="eastAsia"/>
        </w:rPr>
        <w:t>文件格式：</w:t>
      </w:r>
    </w:p>
    <w:p w14:paraId="60F5B0D7" w14:textId="77777777" w:rsidR="003C0786" w:rsidRPr="003C0786" w:rsidRDefault="003C0786" w:rsidP="003C0786">
      <w:r w:rsidRPr="003C0786">
        <w:t>Device Name：设备显示名；</w:t>
      </w:r>
    </w:p>
    <w:p w14:paraId="4C8E0A1C" w14:textId="77777777" w:rsidR="003C0786" w:rsidRPr="003C0786" w:rsidRDefault="003C0786" w:rsidP="003C0786">
      <w:r w:rsidRPr="003C0786">
        <w:t>Serial Number：设备序列号；</w:t>
      </w:r>
    </w:p>
    <w:p w14:paraId="0026C47E" w14:textId="77777777" w:rsidR="003C0786" w:rsidRPr="003C0786" w:rsidRDefault="003C0786" w:rsidP="003C0786">
      <w:r w:rsidRPr="003C0786">
        <w:t>Device Instance：设备 BACnet 实例号；</w:t>
      </w:r>
    </w:p>
    <w:p w14:paraId="6A4CD3F6" w14:textId="5AB23B58" w:rsidR="003C0786" w:rsidRPr="003C0786" w:rsidRDefault="003C0786" w:rsidP="003C0786">
      <w:pPr>
        <w:rPr>
          <w:rFonts w:hint="eastAsia"/>
        </w:rPr>
      </w:pPr>
      <w:r w:rsidRPr="003C0786">
        <w:t>Parameter Category：参数类别</w:t>
      </w:r>
      <w:r w:rsidR="00E9242D">
        <w:rPr>
          <w:rFonts w:hint="eastAsia"/>
        </w:rPr>
        <w:t>（</w:t>
      </w:r>
      <w:r w:rsidR="00E9242D">
        <w:t>realtimeRange</w:t>
      </w:r>
      <w:r w:rsidR="00E9242D">
        <w:rPr>
          <w:rFonts w:hint="eastAsia"/>
        </w:rPr>
        <w:t>、</w:t>
      </w:r>
      <w:r w:rsidR="00E9242D">
        <w:t>demandRange</w:t>
      </w:r>
      <w:r w:rsidR="00E9242D">
        <w:rPr>
          <w:rFonts w:hint="eastAsia"/>
        </w:rPr>
        <w:t>、</w:t>
      </w:r>
      <w:r w:rsidR="00E9242D">
        <w:t>energyRange</w:t>
      </w:r>
      <w:r w:rsidR="00E9242D">
        <w:rPr>
          <w:rFonts w:hint="eastAsia"/>
        </w:rPr>
        <w:t>、</w:t>
      </w:r>
      <w:r w:rsidR="00E9242D">
        <w:t>thdRange</w:t>
      </w:r>
      <w:r w:rsidR="00E9242D">
        <w:rPr>
          <w:rFonts w:hint="eastAsia"/>
        </w:rPr>
        <w:t>、</w:t>
      </w:r>
      <w:r w:rsidR="00E9242D">
        <w:t>diStatusRange</w:t>
      </w:r>
      <w:r w:rsidR="00E9242D">
        <w:rPr>
          <w:rFonts w:hint="eastAsia"/>
        </w:rPr>
        <w:t>、</w:t>
      </w:r>
      <w:r w:rsidR="00E9242D">
        <w:t>diCounterRange</w:t>
      </w:r>
      <w:r w:rsidR="00E9242D">
        <w:rPr>
          <w:rFonts w:hint="eastAsia"/>
        </w:rPr>
        <w:t>、</w:t>
      </w:r>
      <w:r w:rsidR="00E9242D">
        <w:t>roStatusRange</w:t>
      </w:r>
      <w:r w:rsidR="00E9242D">
        <w:rPr>
          <w:rFonts w:hint="eastAsia"/>
        </w:rPr>
        <w:t>、</w:t>
      </w:r>
      <w:r w:rsidR="00E9242D">
        <w:t>doStatusRange</w:t>
      </w:r>
      <w:r w:rsidR="00E9242D">
        <w:rPr>
          <w:rFonts w:hint="eastAsia"/>
        </w:rPr>
        <w:t>、</w:t>
      </w:r>
      <w:r w:rsidR="00E9242D">
        <w:t>harmonicRange</w:t>
      </w:r>
      <w:r w:rsidR="00E9242D">
        <w:rPr>
          <w:rFonts w:hint="eastAsia"/>
        </w:rPr>
        <w:t>、</w:t>
      </w:r>
      <w:r w:rsidR="00E9242D">
        <w:t>sequenceRang</w:t>
      </w:r>
      <w:r w:rsidR="00F90A6F">
        <w:rPr>
          <w:rFonts w:hint="eastAsia"/>
        </w:rPr>
        <w:t>）</w:t>
      </w:r>
    </w:p>
    <w:p w14:paraId="206C7B6F" w14:textId="77777777" w:rsidR="003C0786" w:rsidRPr="003C0786" w:rsidRDefault="003C0786" w:rsidP="003C0786">
      <w:r w:rsidRPr="003C0786">
        <w:t>Parameter Name：参数名，与 UI 一致；</w:t>
      </w:r>
    </w:p>
    <w:p w14:paraId="7CC804DF" w14:textId="77777777" w:rsidR="003C0786" w:rsidRPr="003C0786" w:rsidRDefault="003C0786" w:rsidP="003C0786">
      <w:r w:rsidRPr="003C0786">
        <w:t>BACnet Unit：BACnet 协议单位（EngineeringUnits 枚举，与 EPICS  字段一致）；</w:t>
      </w:r>
    </w:p>
    <w:p w14:paraId="206FDE04" w14:textId="78E6DD60" w:rsidR="003C0786" w:rsidRPr="003C0786" w:rsidRDefault="003C0786" w:rsidP="003C0786">
      <w:r w:rsidRPr="003C0786">
        <w:t>Object Type：BACnet 对象类型（</w:t>
      </w:r>
      <w:r w:rsidR="00B16DA6" w:rsidRPr="00B16DA6">
        <w:t>analog-input</w:t>
      </w:r>
      <w:r w:rsidRPr="003C0786">
        <w:t>）；</w:t>
      </w:r>
    </w:p>
    <w:p w14:paraId="7EA514CB" w14:textId="77777777" w:rsidR="003C0786" w:rsidRPr="003C0786" w:rsidRDefault="003C0786" w:rsidP="003C0786">
      <w:r w:rsidRPr="003C0786">
        <w:t>Object Instance：对象实例号；</w:t>
      </w:r>
    </w:p>
    <w:p w14:paraId="1E1BABAE" w14:textId="77777777" w:rsidR="003C0786" w:rsidRPr="003C0786" w:rsidRDefault="003C0786" w:rsidP="003C0786">
      <w:r w:rsidRPr="003C0786">
        <w:t>Object Name：对象名，设备SN号＋Postlable；</w:t>
      </w:r>
    </w:p>
    <w:p w14:paraId="2695F679" w14:textId="77777777" w:rsidR="003C0786" w:rsidRPr="003C0786" w:rsidRDefault="003C0786" w:rsidP="003C0786">
      <w:r w:rsidRPr="003C0786">
        <w:t>Description：对象描述 ≤64 字符；</w:t>
      </w:r>
    </w:p>
    <w:p w14:paraId="621D45A3" w14:textId="77777777" w:rsidR="003C0786" w:rsidRPr="003C0786" w:rsidRDefault="003C0786" w:rsidP="003C0786">
      <w:r w:rsidRPr="003C0786">
        <w:t>COV Enable：是否开启 COV（Yes/No）；</w:t>
      </w:r>
    </w:p>
    <w:p w14:paraId="18057B93" w14:textId="77777777" w:rsidR="003C0786" w:rsidRPr="003C0786" w:rsidRDefault="003C0786" w:rsidP="003C0786">
      <w:r w:rsidRPr="003C0786">
        <w:t>COV Increment：COV 阈值，未启用则空。</w:t>
      </w:r>
    </w:p>
    <w:p w14:paraId="6CF8B946" w14:textId="77777777" w:rsidR="003C0786" w:rsidRPr="003C0786" w:rsidRDefault="003C0786" w:rsidP="00DF7CA0">
      <w:pPr>
        <w:rPr>
          <w:rFonts w:hint="eastAsia"/>
        </w:rPr>
      </w:pPr>
    </w:p>
    <w:bookmarkStart w:id="21" w:name="_MON_1844584505"/>
    <w:bookmarkEnd w:id="21"/>
    <w:p w14:paraId="4AE96DFC" w14:textId="079F07B5" w:rsidR="00B31BD2" w:rsidRDefault="0026366E" w:rsidP="00B31BD2">
      <w:r>
        <w:object w:dxaOrig="1520" w:dyaOrig="1059" w14:anchorId="4013E0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53.25pt" o:ole="">
            <v:imagedata r:id="rId39" o:title=""/>
          </v:shape>
          <o:OLEObject Type="Embed" ProgID="Excel.SheetMacroEnabled.12" ShapeID="_x0000_i1025" DrawAspect="Icon" ObjectID="_1844780755" r:id="rId40"/>
        </w:object>
      </w:r>
      <w:del w:id="22" w:author="Xinxing Ji" w:date="2026-06-26T18:00:00Z" w16du:dateUtc="2026-06-26T10:00:00Z">
        <w:r w:rsidR="00B31BD2" w:rsidRPr="005A39E2" w:rsidDel="009063D9">
          <w:rPr>
            <w:noProof/>
          </w:rPr>
          <w:drawing>
            <wp:inline distT="0" distB="0" distL="0" distR="0" wp14:anchorId="69E5AC94" wp14:editId="2F6BB1F2">
              <wp:extent cx="5943600" cy="1584960"/>
              <wp:effectExtent l="19050" t="19050" r="19050" b="15240"/>
              <wp:docPr id="200415263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4152635" name=""/>
                      <pic:cNvPicPr/>
                    </pic:nvPicPr>
                    <pic:blipFill>
                      <a:blip r:embed="rId4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5849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p w14:paraId="782D490A" w14:textId="63FECDEB" w:rsidR="00B31BD2" w:rsidDel="009063D9" w:rsidRDefault="00B31BD2" w:rsidP="00B31BD2">
      <w:pPr>
        <w:rPr>
          <w:del w:id="23" w:author="Xinxing Ji" w:date="2026-06-26T18:00:00Z" w16du:dateUtc="2026-06-26T10:00:00Z"/>
        </w:rPr>
      </w:pPr>
    </w:p>
    <w:p w14:paraId="7C58056E" w14:textId="01AFA8CF" w:rsidR="00B31BD2" w:rsidDel="009063D9" w:rsidRDefault="00B31BD2" w:rsidP="009063D9">
      <w:pPr>
        <w:pStyle w:val="Heading2"/>
        <w:rPr>
          <w:del w:id="24" w:author="Xinxing Ji" w:date="2026-06-26T17:59:00Z" w16du:dateUtc="2026-06-26T09:59:00Z"/>
        </w:rPr>
      </w:pPr>
      <w:del w:id="25" w:author="Xinxing Ji" w:date="2026-06-26T17:59:00Z" w16du:dateUtc="2026-06-26T09:59:00Z">
        <w:r w:rsidDel="009063D9">
          <w:rPr>
            <w:rFonts w:hint="eastAsia"/>
          </w:rPr>
          <w:delText>3.</w:delText>
        </w:r>
        <w:r w:rsidR="00813796" w:rsidDel="009063D9">
          <w:rPr>
            <w:rFonts w:hint="eastAsia"/>
          </w:rPr>
          <w:delText>15</w:delText>
        </w:r>
        <w:r w:rsidDel="009063D9">
          <w:rPr>
            <w:rFonts w:hint="eastAsia"/>
          </w:rPr>
          <w:delText xml:space="preserve"> </w:delText>
        </w:r>
        <w:r w:rsidDel="009063D9">
          <w:delText>在MQTT</w:delText>
        </w:r>
        <w:r w:rsidRPr="00131197" w:rsidDel="009063D9">
          <w:rPr>
            <w:rFonts w:eastAsia="SimSun"/>
          </w:rPr>
          <w:delText xml:space="preserve"> broker</w:delText>
        </w:r>
        <w:r w:rsidDel="009063D9">
          <w:delText>字段添加 tcp:// 和 ssl://</w:delText>
        </w:r>
      </w:del>
    </w:p>
    <w:p w14:paraId="57D55674" w14:textId="1AE58238" w:rsidR="00B31BD2" w:rsidDel="009063D9" w:rsidRDefault="00B31BD2">
      <w:pPr>
        <w:pStyle w:val="Heading2"/>
        <w:rPr>
          <w:del w:id="26" w:author="Xinxing Ji" w:date="2026-06-26T17:59:00Z" w16du:dateUtc="2026-06-26T09:59:00Z"/>
        </w:rPr>
        <w:pPrChange w:id="27" w:author="Xinxing Ji" w:date="2026-06-26T17:59:00Z" w16du:dateUtc="2026-06-26T09:59:00Z">
          <w:pPr/>
        </w:pPrChange>
      </w:pPr>
      <w:del w:id="28" w:author="Xinxing Ji" w:date="2026-06-26T17:59:00Z" w16du:dateUtc="2026-06-26T09:59:00Z">
        <w:r w:rsidRPr="00131197" w:rsidDel="009063D9">
          <w:rPr>
            <w:rFonts w:eastAsia="SimSun"/>
          </w:rPr>
          <w:delText>目前</w:delText>
        </w:r>
        <w:r w:rsidRPr="00131197" w:rsidDel="009063D9">
          <w:rPr>
            <w:rFonts w:eastAsia="SimSun"/>
          </w:rPr>
          <w:delText xml:space="preserve"> broker </w:delText>
        </w:r>
        <w:r w:rsidRPr="00131197" w:rsidDel="009063D9">
          <w:rPr>
            <w:rFonts w:eastAsia="SimSun"/>
          </w:rPr>
          <w:delText>地址字段没有协议头提示，</w:delText>
        </w:r>
        <w:r w:rsidR="00B07331" w:rsidDel="009063D9">
          <w:rPr>
            <w:rFonts w:eastAsia="SimSun" w:hint="eastAsia"/>
          </w:rPr>
          <w:delText>需要添加</w:delText>
        </w:r>
        <w:r w:rsidR="00531DE9" w:rsidRPr="00E41C32" w:rsidDel="009063D9">
          <w:rPr>
            <w:noProof/>
          </w:rPr>
          <w:delText xml:space="preserve"> </w:delText>
        </w:r>
        <w:r w:rsidR="00B07331" w:rsidDel="009063D9">
          <w:delText>tcp:// 和 ssl://</w:delText>
        </w:r>
      </w:del>
    </w:p>
    <w:p w14:paraId="2E6285F8" w14:textId="412EAE7A" w:rsidR="00B31BD2" w:rsidDel="009063D9" w:rsidRDefault="00B31BD2" w:rsidP="00B31BD2">
      <w:pPr>
        <w:rPr>
          <w:del w:id="29" w:author="Xinxing Ji" w:date="2026-06-26T18:00:00Z" w16du:dateUtc="2026-06-26T10:00:00Z"/>
          <w:noProof/>
        </w:rPr>
      </w:pPr>
    </w:p>
    <w:p w14:paraId="14BA4F2B" w14:textId="36E84CB2" w:rsidR="00B31BD2" w:rsidDel="009063D9" w:rsidRDefault="00B31BD2" w:rsidP="00B31BD2">
      <w:pPr>
        <w:rPr>
          <w:del w:id="30" w:author="Xinxing Ji" w:date="2026-06-26T18:00:00Z" w16du:dateUtc="2026-06-26T10:00:00Z"/>
        </w:rPr>
      </w:pPr>
      <w:del w:id="31" w:author="Xinxing Ji" w:date="2026-06-26T17:59:00Z" w16du:dateUtc="2026-06-26T09:59:00Z">
        <w:r w:rsidRPr="008934DA" w:rsidDel="009063D9">
          <w:rPr>
            <w:noProof/>
          </w:rPr>
          <w:drawing>
            <wp:inline distT="0" distB="0" distL="0" distR="0" wp14:anchorId="7C05CA29" wp14:editId="57EEC5EE">
              <wp:extent cx="5943600" cy="2763520"/>
              <wp:effectExtent l="19050" t="19050" r="19050" b="17780"/>
              <wp:docPr id="110823394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08233941" name=""/>
                      <pic:cNvPicPr/>
                    </pic:nvPicPr>
                    <pic:blipFill>
                      <a:blip r:embed="rId4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76352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p w14:paraId="0AF8D5F3" w14:textId="0E2DC0D8" w:rsidR="00B31BD2" w:rsidDel="009063D9" w:rsidRDefault="00B31BD2" w:rsidP="00B31BD2">
      <w:pPr>
        <w:rPr>
          <w:del w:id="32" w:author="Xinxing Ji" w:date="2026-06-26T18:00:00Z" w16du:dateUtc="2026-06-26T10:00:00Z"/>
        </w:rPr>
      </w:pPr>
      <w:del w:id="33" w:author="Xinxing Ji" w:date="2026-06-26T18:00:00Z" w16du:dateUtc="2026-06-26T10:00:00Z">
        <w:r w:rsidDel="009063D9">
          <w:rPr>
            <w:rFonts w:hint="eastAsia"/>
          </w:rPr>
          <w:delText>修改参考</w:delText>
        </w:r>
        <w:r w:rsidDel="009063D9">
          <w:rPr>
            <w:rFonts w:eastAsia="SimSun"/>
          </w:rPr>
          <w:delText xml:space="preserve">2100-WEB2 </w:delText>
        </w:r>
        <w:r w:rsidDel="009063D9">
          <w:rPr>
            <w:rFonts w:eastAsia="SimSun"/>
          </w:rPr>
          <w:delText>现有设计：</w:delText>
        </w:r>
      </w:del>
    </w:p>
    <w:p w14:paraId="07347CA9" w14:textId="08D3225B" w:rsidR="00B31BD2" w:rsidRPr="0085714F" w:rsidDel="009063D9" w:rsidRDefault="00B31BD2" w:rsidP="00B31BD2">
      <w:pPr>
        <w:rPr>
          <w:del w:id="34" w:author="Xinxing Ji" w:date="2026-06-26T18:00:00Z" w16du:dateUtc="2026-06-26T10:00:00Z"/>
        </w:rPr>
      </w:pPr>
      <w:del w:id="35" w:author="Xinxing Ji" w:date="2026-06-26T18:00:00Z" w16du:dateUtc="2026-06-26T10:00:00Z">
        <w:r w:rsidRPr="0085714F" w:rsidDel="009063D9">
          <w:rPr>
            <w:noProof/>
          </w:rPr>
          <w:drawing>
            <wp:anchor distT="0" distB="0" distL="114300" distR="114300" simplePos="0" relativeHeight="251658241" behindDoc="1" locked="0" layoutInCell="1" allowOverlap="1" wp14:anchorId="22EBF5F4" wp14:editId="587F812A">
              <wp:simplePos x="0" y="0"/>
              <wp:positionH relativeFrom="column">
                <wp:posOffset>19050</wp:posOffset>
              </wp:positionH>
              <wp:positionV relativeFrom="paragraph">
                <wp:posOffset>19685</wp:posOffset>
              </wp:positionV>
              <wp:extent cx="5943600" cy="1818005"/>
              <wp:effectExtent l="19050" t="19050" r="19050" b="10795"/>
              <wp:wrapTight wrapText="bothSides">
                <wp:wrapPolygon edited="0">
                  <wp:start x="-69" y="-226"/>
                  <wp:lineTo x="-69" y="21502"/>
                  <wp:lineTo x="21600" y="21502"/>
                  <wp:lineTo x="21600" y="-226"/>
                  <wp:lineTo x="-69" y="-226"/>
                </wp:wrapPolygon>
              </wp:wrapTight>
              <wp:docPr id="158900284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89002849" name=""/>
                      <pic:cNvPicPr/>
                    </pic:nvPicPr>
                    <pic:blipFill>
                      <a:blip r:embed="rId4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81800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p w14:paraId="039F0769" w14:textId="26D9C0CC" w:rsidR="00B31BD2" w:rsidRPr="00743C24" w:rsidDel="009063D9" w:rsidRDefault="00B31BD2" w:rsidP="00B31BD2">
      <w:pPr>
        <w:rPr>
          <w:del w:id="36" w:author="Xinxing Ji" w:date="2026-06-26T18:00:00Z" w16du:dateUtc="2026-06-26T10:00:00Z"/>
        </w:rPr>
      </w:pPr>
    </w:p>
    <w:p w14:paraId="06EBFA79" w14:textId="0C464D43" w:rsidR="00B31BD2" w:rsidRDefault="00B31BD2" w:rsidP="00B31BD2">
      <w:pPr>
        <w:pStyle w:val="Heading2"/>
      </w:pPr>
      <w:r>
        <w:rPr>
          <w:rFonts w:hint="eastAsia"/>
        </w:rPr>
        <w:t>3.</w:t>
      </w:r>
      <w:r w:rsidR="002C24DF">
        <w:rPr>
          <w:rFonts w:hint="eastAsia"/>
        </w:rPr>
        <w:t>1</w:t>
      </w:r>
      <w:r w:rsidR="004A1D3E">
        <w:rPr>
          <w:rFonts w:hint="eastAsia"/>
        </w:rPr>
        <w:t>5</w:t>
      </w:r>
      <w:r>
        <w:rPr>
          <w:rFonts w:hint="eastAsia"/>
        </w:rPr>
        <w:t xml:space="preserve"> </w:t>
      </w:r>
      <w:r>
        <w:t>在PQ事件日志中重命名参数</w:t>
      </w:r>
    </w:p>
    <w:p w14:paraId="17C7042A" w14:textId="37C7005A" w:rsidR="000213CF" w:rsidRPr="000213CF" w:rsidRDefault="00B31BD2" w:rsidP="00B31BD2">
      <w:pPr>
        <w:rPr>
          <w:rFonts w:eastAsia="SimSun"/>
        </w:rPr>
      </w:pPr>
      <w:r>
        <w:rPr>
          <w:rFonts w:eastAsia="SimSun"/>
        </w:rPr>
        <w:t>PQ</w:t>
      </w:r>
      <w:r>
        <w:rPr>
          <w:rFonts w:eastAsia="SimSun"/>
        </w:rPr>
        <w:t>事件日志中电压和电流的最大</w:t>
      </w:r>
      <w:r>
        <w:rPr>
          <w:rFonts w:eastAsia="SimSun"/>
        </w:rPr>
        <w:t>/</w:t>
      </w:r>
      <w:r>
        <w:rPr>
          <w:rFonts w:eastAsia="SimSun"/>
        </w:rPr>
        <w:t>最小值称为</w:t>
      </w:r>
      <w:r>
        <w:rPr>
          <w:rFonts w:eastAsia="SimSun"/>
        </w:rPr>
        <w:t>Par1/</w:t>
      </w:r>
      <w:r w:rsidR="006C128F">
        <w:rPr>
          <w:rFonts w:eastAsia="SimSun"/>
        </w:rPr>
        <w:t>Par</w:t>
      </w:r>
      <w:r>
        <w:rPr>
          <w:rFonts w:eastAsia="SimSun"/>
        </w:rPr>
        <w:t>2/</w:t>
      </w:r>
      <w:r w:rsidR="006C128F">
        <w:rPr>
          <w:rFonts w:eastAsia="SimSun"/>
        </w:rPr>
        <w:t>Par</w:t>
      </w:r>
      <w:r>
        <w:rPr>
          <w:rFonts w:eastAsia="SimSun"/>
        </w:rPr>
        <w:t>3</w:t>
      </w:r>
      <w:r>
        <w:rPr>
          <w:rFonts w:eastAsia="SimSun"/>
        </w:rPr>
        <w:t>，将其改为</w:t>
      </w:r>
      <w:r w:rsidR="0049653F" w:rsidRPr="007611D6">
        <w:rPr>
          <w:rFonts w:eastAsia="SimSun"/>
        </w:rPr>
        <w:t>Phase A</w:t>
      </w:r>
      <w:r w:rsidR="0049653F">
        <w:rPr>
          <w:rFonts w:eastAsia="SimSun" w:hint="eastAsia"/>
        </w:rPr>
        <w:t xml:space="preserve"> / </w:t>
      </w:r>
      <w:r w:rsidR="0049653F" w:rsidRPr="00F0428C">
        <w:rPr>
          <w:rFonts w:eastAsia="SimSun"/>
        </w:rPr>
        <w:t>Phase B</w:t>
      </w:r>
      <w:r w:rsidR="0049653F">
        <w:rPr>
          <w:rFonts w:eastAsia="SimSun" w:hint="eastAsia"/>
        </w:rPr>
        <w:t xml:space="preserve"> / </w:t>
      </w:r>
      <w:r w:rsidR="0049653F" w:rsidRPr="00F0428C">
        <w:rPr>
          <w:rFonts w:eastAsia="SimSun"/>
        </w:rPr>
        <w:t>Phase C</w:t>
      </w:r>
      <w:r>
        <w:rPr>
          <w:rFonts w:eastAsia="SimSun"/>
        </w:rPr>
        <w:t>。</w:t>
      </w:r>
    </w:p>
    <w:p w14:paraId="36F034C5" w14:textId="77777777" w:rsidR="00B31BD2" w:rsidRDefault="00B31BD2" w:rsidP="00B31BD2">
      <w:pPr>
        <w:rPr>
          <w:rFonts w:eastAsia="SimSun"/>
        </w:rPr>
      </w:pPr>
      <w:r w:rsidRPr="00D45C8A">
        <w:rPr>
          <w:noProof/>
        </w:rPr>
        <w:drawing>
          <wp:inline distT="0" distB="0" distL="0" distR="0" wp14:anchorId="3B328805" wp14:editId="1C9908C7">
            <wp:extent cx="5943600" cy="3636645"/>
            <wp:effectExtent l="19050" t="19050" r="19050" b="20955"/>
            <wp:docPr id="145193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975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53864" w14:textId="77777777" w:rsidR="00B31BD2" w:rsidRDefault="00B31BD2" w:rsidP="00B31BD2">
      <w:pPr>
        <w:widowControl/>
      </w:pPr>
    </w:p>
    <w:p w14:paraId="06F13178" w14:textId="50B05447" w:rsidR="00B31BD2" w:rsidRDefault="00B31BD2" w:rsidP="00B31BD2">
      <w:pPr>
        <w:pStyle w:val="Heading2"/>
      </w:pPr>
      <w:r>
        <w:rPr>
          <w:rFonts w:hint="eastAsia"/>
        </w:rPr>
        <w:t>3.</w:t>
      </w:r>
      <w:r w:rsidR="002C24DF">
        <w:rPr>
          <w:rFonts w:hint="eastAsia"/>
        </w:rPr>
        <w:t>1</w:t>
      </w:r>
      <w:r w:rsidR="004A1D3E">
        <w:rPr>
          <w:rFonts w:hint="eastAsia"/>
        </w:rPr>
        <w:t>6</w:t>
      </w:r>
      <w:r>
        <w:rPr>
          <w:rFonts w:hint="eastAsia"/>
        </w:rPr>
        <w:t xml:space="preserve"> </w:t>
      </w:r>
      <w:r>
        <w:t>手动波形触发按钮通知</w:t>
      </w:r>
      <w:r>
        <w:rPr>
          <w:rFonts w:hint="eastAsia"/>
        </w:rPr>
        <w:t xml:space="preserve"> </w:t>
      </w:r>
    </w:p>
    <w:p w14:paraId="6E03739A" w14:textId="5CED4E6F" w:rsidR="00B31BD2" w:rsidRDefault="00B31BD2" w:rsidP="00B31BD2">
      <w:pPr>
        <w:rPr>
          <w:rFonts w:eastAsia="SimSun"/>
        </w:rPr>
      </w:pPr>
      <w:r>
        <w:rPr>
          <w:rFonts w:eastAsia="SimSun"/>
        </w:rPr>
        <w:t>选择用户通道并使用手动触发按钮</w:t>
      </w:r>
      <w:r w:rsidR="00880380">
        <w:rPr>
          <w:rFonts w:eastAsia="SimSun" w:hint="eastAsia"/>
        </w:rPr>
        <w:t>T</w:t>
      </w:r>
      <w:r w:rsidR="005E4AC6">
        <w:rPr>
          <w:rFonts w:eastAsia="SimSun" w:hint="eastAsia"/>
        </w:rPr>
        <w:t>rigger</w:t>
      </w:r>
      <w:r>
        <w:rPr>
          <w:rFonts w:eastAsia="SimSun"/>
        </w:rPr>
        <w:t>时，没有通知用户波形成功触发。</w:t>
      </w:r>
      <w:r>
        <w:rPr>
          <w:rFonts w:eastAsia="SimSun"/>
        </w:rPr>
        <w:t xml:space="preserve"> </w:t>
      </w:r>
      <w:r w:rsidR="00153730">
        <w:rPr>
          <w:rFonts w:eastAsia="SimSun"/>
        </w:rPr>
        <w:t>这可能导致客户多次点击按钮，产生多个不必要的波形。</w:t>
      </w:r>
    </w:p>
    <w:p w14:paraId="1576BED4" w14:textId="07992506" w:rsidR="00B31BD2" w:rsidRDefault="00B31BD2" w:rsidP="004677CA">
      <w:pPr>
        <w:rPr>
          <w:rFonts w:eastAsia="SimSun"/>
        </w:rPr>
      </w:pPr>
      <w:r>
        <w:rPr>
          <w:rFonts w:eastAsia="SimSun" w:hint="eastAsia"/>
        </w:rPr>
        <w:t>需要页面提示是否下发成功</w:t>
      </w:r>
      <w:r w:rsidR="00BD1660">
        <w:rPr>
          <w:rFonts w:eastAsia="SimSun" w:hint="eastAsia"/>
        </w:rPr>
        <w:t>。</w:t>
      </w:r>
      <w:ins w:id="37" w:author="Xinxing Ji" w:date="2026-06-25T15:43:00Z" w16du:dateUtc="2026-06-25T07:43:00Z">
        <w:r w:rsidR="000D1835">
          <w:rPr>
            <w:rFonts w:eastAsia="SimSun" w:hint="eastAsia"/>
          </w:rPr>
          <w:t>文案</w:t>
        </w:r>
      </w:ins>
      <w:ins w:id="38" w:author="Xinxing Ji" w:date="2026-06-26T10:07:00Z" w16du:dateUtc="2026-06-26T02:07:00Z">
        <w:r w:rsidR="00D30689">
          <w:rPr>
            <w:rFonts w:eastAsia="SimSun" w:hint="eastAsia"/>
          </w:rPr>
          <w:t>：</w:t>
        </w:r>
      </w:ins>
      <w:ins w:id="39" w:author="Xinxing Ji" w:date="2026-06-29T15:29:00Z" w16du:dateUtc="2026-06-29T07:29:00Z">
        <w:r w:rsidR="004677CA" w:rsidRPr="004677CA">
          <w:rPr>
            <w:rFonts w:eastAsia="SimSun"/>
          </w:rPr>
          <w:t>Waveform recording triggered successfully.</w:t>
        </w:r>
      </w:ins>
    </w:p>
    <w:p w14:paraId="5B5630E9" w14:textId="77777777" w:rsidR="00B31BD2" w:rsidRDefault="00B31BD2" w:rsidP="00B31BD2">
      <w:r w:rsidRPr="00B37AF2">
        <w:rPr>
          <w:noProof/>
        </w:rPr>
        <w:drawing>
          <wp:anchor distT="0" distB="0" distL="114300" distR="114300" simplePos="0" relativeHeight="251658242" behindDoc="1" locked="0" layoutInCell="1" allowOverlap="1" wp14:anchorId="35F26F6B" wp14:editId="77B44C3F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5943600" cy="2357120"/>
            <wp:effectExtent l="19050" t="19050" r="19050" b="24130"/>
            <wp:wrapTight wrapText="bothSides">
              <wp:wrapPolygon edited="0">
                <wp:start x="-69" y="-175"/>
                <wp:lineTo x="-69" y="21647"/>
                <wp:lineTo x="21600" y="21647"/>
                <wp:lineTo x="21600" y="-175"/>
                <wp:lineTo x="-69" y="-175"/>
              </wp:wrapPolygon>
            </wp:wrapTight>
            <wp:docPr id="10809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0958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F3097" w14:textId="23416835" w:rsidR="00B31BD2" w:rsidRDefault="00B31BD2" w:rsidP="00B31BD2">
      <w:pPr>
        <w:pStyle w:val="Heading2"/>
      </w:pPr>
      <w:r>
        <w:rPr>
          <w:rFonts w:hint="eastAsia"/>
        </w:rPr>
        <w:t>3.</w:t>
      </w:r>
      <w:r w:rsidR="002C24DF">
        <w:rPr>
          <w:rFonts w:hint="eastAsia"/>
        </w:rPr>
        <w:t>1</w:t>
      </w:r>
      <w:r w:rsidR="004A1D3E">
        <w:rPr>
          <w:rFonts w:hint="eastAsia"/>
        </w:rPr>
        <w:t>7</w:t>
      </w:r>
      <w:r>
        <w:rPr>
          <w:rFonts w:hint="eastAsia"/>
        </w:rPr>
        <w:t xml:space="preserve"> </w:t>
      </w:r>
      <w:r>
        <w:t>能量/</w:t>
      </w:r>
      <w:r>
        <w:rPr>
          <w:rFonts w:hint="eastAsia"/>
        </w:rPr>
        <w:t>需量</w:t>
      </w:r>
      <w:r>
        <w:t>/报警重置</w:t>
      </w:r>
      <w:r>
        <w:rPr>
          <w:rFonts w:hint="eastAsia"/>
        </w:rPr>
        <w:t xml:space="preserve"> 需</w:t>
      </w:r>
      <w:r>
        <w:t>记录在</w:t>
      </w:r>
      <w:r>
        <w:rPr>
          <w:rFonts w:hint="eastAsia"/>
          <w:b/>
          <w:bCs/>
        </w:rPr>
        <w:t>E</w:t>
      </w:r>
      <w:r>
        <w:rPr>
          <w:b/>
          <w:bCs/>
        </w:rPr>
        <w:t>vent log</w:t>
      </w:r>
      <w:r>
        <w:t>中</w:t>
      </w:r>
    </w:p>
    <w:p w14:paraId="3A17D172" w14:textId="1E97BACF" w:rsidR="00B31BD2" w:rsidRDefault="00B31BD2" w:rsidP="002C24DF">
      <w:pPr>
        <w:ind w:firstLineChars="100" w:firstLine="220"/>
        <w:rPr>
          <w:ins w:id="40" w:author="Xinxing Ji" w:date="2026-06-29T15:51:00Z" w16du:dateUtc="2026-06-29T07:51:00Z"/>
          <w:rFonts w:eastAsia="SimSun"/>
        </w:rPr>
      </w:pPr>
      <w:r>
        <w:rPr>
          <w:rFonts w:eastAsia="SimSun"/>
        </w:rPr>
        <w:t>把</w:t>
      </w:r>
      <w:r>
        <w:rPr>
          <w:b/>
          <w:bCs/>
        </w:rPr>
        <w:t>Energy/demand/alarm reset</w:t>
      </w:r>
      <w:r>
        <w:rPr>
          <w:rFonts w:eastAsia="SimSun"/>
        </w:rPr>
        <w:t>重置都包含</w:t>
      </w:r>
      <w:r w:rsidR="000620BC">
        <w:rPr>
          <w:rFonts w:eastAsia="SimSun" w:hint="eastAsia"/>
        </w:rPr>
        <w:t>记录</w:t>
      </w:r>
      <w:r>
        <w:rPr>
          <w:rFonts w:eastAsia="SimSun"/>
        </w:rPr>
        <w:t>在电表事件日志中。</w:t>
      </w:r>
    </w:p>
    <w:p w14:paraId="748473C4" w14:textId="4C89FFB9" w:rsidR="00CA2A06" w:rsidRDefault="00CA2A06" w:rsidP="00CA2A06">
      <w:pPr>
        <w:rPr>
          <w:ins w:id="41" w:author="Xinxing Ji" w:date="2026-06-29T15:51:00Z" w16du:dateUtc="2026-06-29T07:51:00Z"/>
        </w:rPr>
      </w:pPr>
      <w:ins w:id="42" w:author="Xinxing Ji" w:date="2026-06-29T15:51:00Z" w16du:dateUtc="2026-06-29T07:51:00Z">
        <w:r>
          <w:rPr>
            <w:rFonts w:eastAsia="SimSun" w:hint="eastAsia"/>
          </w:rPr>
          <w:t>Message</w:t>
        </w:r>
        <w:r>
          <w:rPr>
            <w:rFonts w:eastAsia="SimSun" w:hint="eastAsia"/>
          </w:rPr>
          <w:t>列格式：</w:t>
        </w:r>
      </w:ins>
      <w:ins w:id="43" w:author="Xinxing Ji" w:date="2026-06-29T16:59:00Z">
        <w:r w:rsidR="00927A5B" w:rsidRPr="00927A5B">
          <w:rPr>
            <w:rFonts w:eastAsia="SimSun"/>
          </w:rPr>
          <w:t xml:space="preserve">Setting-Management: </w:t>
        </w:r>
      </w:ins>
      <w:ins w:id="44" w:author="Xinxing Ji" w:date="2026-06-29T16:00:00Z" w16du:dateUtc="2026-06-29T08:00:00Z">
        <w:r w:rsidR="00995C5B" w:rsidRPr="00995C5B">
          <w:rPr>
            <w:rFonts w:eastAsia="SimSun"/>
          </w:rPr>
          <w:t xml:space="preserve">&lt;Action&gt;, </w:t>
        </w:r>
      </w:ins>
      <w:ins w:id="45" w:author="Xinxing Ji" w:date="2026-06-29T16:49:00Z">
        <w:r w:rsidR="00F441D0" w:rsidRPr="00F441D0">
          <w:rPr>
            <w:rFonts w:eastAsia="SimSun"/>
          </w:rPr>
          <w:t>success / failed</w:t>
        </w:r>
      </w:ins>
      <w:ins w:id="46" w:author="Xinxing Ji" w:date="2026-06-29T16:45:00Z" w16du:dateUtc="2026-06-29T08:45:00Z">
        <w:r w:rsidR="00383BC9">
          <w:rPr>
            <w:rFonts w:eastAsia="SimSun" w:hint="eastAsia"/>
          </w:rPr>
          <w:t>,</w:t>
        </w:r>
      </w:ins>
      <w:ins w:id="47" w:author="Xinxing Ji" w:date="2026-06-29T16:52:00Z" w16du:dateUtc="2026-06-29T08:52:00Z">
        <w:r w:rsidR="00892F25">
          <w:rPr>
            <w:rFonts w:eastAsia="SimSun" w:hint="eastAsia"/>
          </w:rPr>
          <w:t xml:space="preserve"> </w:t>
        </w:r>
      </w:ins>
      <w:ins w:id="48" w:author="Xinxing Ji" w:date="2026-06-29T16:00:00Z" w16du:dateUtc="2026-06-29T08:00:00Z">
        <w:r w:rsidR="00995C5B" w:rsidRPr="00995C5B">
          <w:rPr>
            <w:rFonts w:eastAsia="SimSun"/>
          </w:rPr>
          <w:t xml:space="preserve">device=&lt;DeviceName&gt;, SN=&lt;SerialNumber&gt;, </w:t>
        </w:r>
      </w:ins>
    </w:p>
    <w:p w14:paraId="49F667ED" w14:textId="6E3D3E6C" w:rsidR="00CA2A06" w:rsidRDefault="00CA2A06">
      <w:pPr>
        <w:ind w:leftChars="100" w:left="1320" w:hangingChars="500" w:hanging="1100"/>
        <w:rPr>
          <w:ins w:id="49" w:author="Xinxing Ji" w:date="2026-06-29T15:53:00Z" w16du:dateUtc="2026-06-29T07:53:00Z"/>
          <w:rFonts w:eastAsia="SimSun"/>
        </w:rPr>
        <w:pPrChange w:id="50" w:author="Xinxing Ji" w:date="2026-06-29T16:52:00Z" w16du:dateUtc="2026-06-29T08:52:00Z">
          <w:pPr>
            <w:ind w:firstLineChars="100" w:firstLine="220"/>
          </w:pPr>
        </w:pPrChange>
      </w:pPr>
      <w:ins w:id="51" w:author="Xinxing Ji" w:date="2026-06-29T15:51:00Z" w16du:dateUtc="2026-06-29T07:51:00Z">
        <w:r w:rsidRPr="00CA2A06">
          <w:rPr>
            <w:rFonts w:eastAsia="SimSun"/>
          </w:rPr>
          <w:t>&lt;Action&gt;</w:t>
        </w:r>
        <w:r>
          <w:rPr>
            <w:rFonts w:eastAsia="SimSun" w:hint="eastAsia"/>
          </w:rPr>
          <w:t>：</w:t>
        </w:r>
      </w:ins>
      <w:ins w:id="52" w:author="Xinxing Ji" w:date="2026-06-29T15:52:00Z">
        <w:r w:rsidR="00E3640E" w:rsidRPr="00E3640E">
          <w:rPr>
            <w:rFonts w:eastAsia="SimSun"/>
          </w:rPr>
          <w:t>Energy reset</w:t>
        </w:r>
      </w:ins>
      <w:ins w:id="53" w:author="Xinxing Ji" w:date="2026-06-29T16:52:00Z" w16du:dateUtc="2026-06-29T08:52:00Z">
        <w:r w:rsidR="00B31CF5">
          <w:rPr>
            <w:rFonts w:eastAsia="SimSun" w:hint="eastAsia"/>
          </w:rPr>
          <w:t xml:space="preserve"> / </w:t>
        </w:r>
      </w:ins>
      <w:ins w:id="54" w:author="Xinxing Ji" w:date="2026-06-29T15:52:00Z">
        <w:r w:rsidR="00652D42" w:rsidRPr="00652D42">
          <w:rPr>
            <w:rFonts w:eastAsia="SimSun"/>
          </w:rPr>
          <w:t>Demand reset</w:t>
        </w:r>
      </w:ins>
      <w:ins w:id="55" w:author="Xinxing Ji" w:date="2026-06-29T15:52:00Z" w16du:dateUtc="2026-06-29T07:52:00Z">
        <w:r w:rsidR="00BD7291" w:rsidRPr="00BD7291">
          <w:t xml:space="preserve"> </w:t>
        </w:r>
      </w:ins>
      <w:ins w:id="56" w:author="Xinxing Ji" w:date="2026-06-29T16:52:00Z" w16du:dateUtc="2026-06-29T08:52:00Z">
        <w:r w:rsidR="00B31CF5">
          <w:rPr>
            <w:rFonts w:eastAsia="SimSun" w:hint="eastAsia"/>
          </w:rPr>
          <w:t xml:space="preserve">/ </w:t>
        </w:r>
      </w:ins>
      <w:ins w:id="57" w:author="Xinxing Ji" w:date="2026-06-29T15:52:00Z">
        <w:r w:rsidR="00BD7291" w:rsidRPr="00BD7291">
          <w:rPr>
            <w:rFonts w:eastAsia="SimSun"/>
          </w:rPr>
          <w:t>Alarm reset</w:t>
        </w:r>
      </w:ins>
    </w:p>
    <w:p w14:paraId="2D606C6D" w14:textId="46667808" w:rsidR="00700552" w:rsidRDefault="00700552" w:rsidP="002C24DF">
      <w:pPr>
        <w:ind w:firstLineChars="100" w:firstLine="220"/>
        <w:rPr>
          <w:ins w:id="58" w:author="Xinxing Ji" w:date="2026-06-29T15:54:00Z" w16du:dateUtc="2026-06-29T07:54:00Z"/>
          <w:rFonts w:eastAsia="SimSun"/>
        </w:rPr>
      </w:pPr>
      <w:ins w:id="59" w:author="Xinxing Ji" w:date="2026-06-29T15:54:00Z" w16du:dateUtc="2026-06-29T07:54:00Z">
        <w:r w:rsidRPr="00CA2A06">
          <w:rPr>
            <w:rFonts w:eastAsia="SimSun"/>
          </w:rPr>
          <w:t>device=&lt;DeviceName&gt;</w:t>
        </w:r>
      </w:ins>
    </w:p>
    <w:p w14:paraId="270A0F72" w14:textId="7FF752A0" w:rsidR="00700552" w:rsidRDefault="00700552" w:rsidP="002C24DF">
      <w:pPr>
        <w:ind w:firstLineChars="100" w:firstLine="220"/>
        <w:rPr>
          <w:ins w:id="60" w:author="Xinxing Ji" w:date="2026-06-29T15:54:00Z" w16du:dateUtc="2026-06-29T07:54:00Z"/>
          <w:rFonts w:eastAsia="SimSun"/>
        </w:rPr>
      </w:pPr>
      <w:ins w:id="61" w:author="Xinxing Ji" w:date="2026-06-29T15:54:00Z" w16du:dateUtc="2026-06-29T07:54:00Z">
        <w:r w:rsidRPr="00CA2A06">
          <w:rPr>
            <w:rFonts w:eastAsia="SimSun"/>
          </w:rPr>
          <w:t>SN=&lt;SerialNumber&gt;</w:t>
        </w:r>
      </w:ins>
    </w:p>
    <w:p w14:paraId="0F1E6A6B" w14:textId="2ED719E8" w:rsidR="0006213C" w:rsidRPr="008A05FF" w:rsidRDefault="008A05FF" w:rsidP="002C24DF">
      <w:pPr>
        <w:ind w:firstLineChars="100" w:firstLine="180"/>
        <w:rPr>
          <w:sz w:val="18"/>
          <w:szCs w:val="20"/>
          <w:rPrChange w:id="62" w:author="Xinxing Ji" w:date="2026-06-29T16:02:00Z" w16du:dateUtc="2026-06-29T08:02:00Z">
            <w:rPr/>
          </w:rPrChange>
        </w:rPr>
      </w:pPr>
      <w:ins w:id="63" w:author="Xinxing Ji" w:date="2026-06-29T16:01:00Z" w16du:dateUtc="2026-06-29T08:01:00Z">
        <w:r w:rsidRPr="008A05FF">
          <w:rPr>
            <w:sz w:val="18"/>
            <w:szCs w:val="20"/>
            <w:rPrChange w:id="64" w:author="Xinxing Ji" w:date="2026-06-29T16:02:00Z" w16du:dateUtc="2026-06-29T08:02:00Z">
              <w:rPr/>
            </w:rPrChange>
          </w:rPr>
          <w:t>Eg.</w:t>
        </w:r>
      </w:ins>
      <w:ins w:id="65" w:author="Xinxing Ji" w:date="2026-06-29T15:58:00Z">
        <w:r w:rsidR="0006213C" w:rsidRPr="008A05FF">
          <w:rPr>
            <w:sz w:val="18"/>
            <w:szCs w:val="20"/>
            <w:rPrChange w:id="66" w:author="Xinxing Ji" w:date="2026-06-29T16:02:00Z" w16du:dateUtc="2026-06-29T08:02:00Z">
              <w:rPr/>
            </w:rPrChange>
          </w:rPr>
          <w:t>能量重置成功</w:t>
        </w:r>
      </w:ins>
      <w:ins w:id="67" w:author="Xinxing Ji" w:date="2026-06-29T15:58:00Z" w16du:dateUtc="2026-06-29T07:58:00Z">
        <w:r w:rsidR="0006213C" w:rsidRPr="008A05FF">
          <w:rPr>
            <w:rFonts w:hint="eastAsia"/>
            <w:sz w:val="18"/>
            <w:szCs w:val="20"/>
            <w:rPrChange w:id="68" w:author="Xinxing Ji" w:date="2026-06-29T16:02:00Z" w16du:dateUtc="2026-06-29T08:02:00Z">
              <w:rPr>
                <w:rFonts w:hint="eastAsia"/>
              </w:rPr>
            </w:rPrChange>
          </w:rPr>
          <w:t>：</w:t>
        </w:r>
      </w:ins>
      <w:ins w:id="69" w:author="Xinxing Ji" w:date="2026-06-29T15:59:00Z">
        <w:r w:rsidR="00D257BF" w:rsidRPr="008A05FF">
          <w:rPr>
            <w:sz w:val="18"/>
            <w:szCs w:val="20"/>
            <w:rPrChange w:id="70" w:author="Xinxing Ji" w:date="2026-06-29T16:02:00Z" w16du:dateUtc="2026-06-29T08:02:00Z">
              <w:rPr/>
            </w:rPrChange>
          </w:rPr>
          <w:t>INFO</w:t>
        </w:r>
      </w:ins>
      <w:ins w:id="71" w:author="Xinxing Ji" w:date="2026-06-29T15:59:00Z" w16du:dateUtc="2026-06-29T07:59:00Z">
        <w:r w:rsidR="00647B31" w:rsidRPr="008A05FF">
          <w:rPr>
            <w:sz w:val="18"/>
            <w:szCs w:val="20"/>
            <w:rPrChange w:id="72" w:author="Xinxing Ji" w:date="2026-06-29T16:02:00Z" w16du:dateUtc="2026-06-29T08:02:00Z">
              <w:rPr/>
            </w:rPrChange>
          </w:rPr>
          <w:t xml:space="preserve">  </w:t>
        </w:r>
      </w:ins>
      <w:ins w:id="73" w:author="Xinxing Ji" w:date="2026-06-29T16:59:00Z">
        <w:r w:rsidR="00927A5B" w:rsidRPr="00927A5B">
          <w:rPr>
            <w:sz w:val="18"/>
            <w:szCs w:val="20"/>
          </w:rPr>
          <w:t xml:space="preserve">Setting-Management: </w:t>
        </w:r>
      </w:ins>
      <w:ins w:id="74" w:author="Xinxing Ji" w:date="2026-06-29T16:01:00Z">
        <w:r w:rsidRPr="008A05FF">
          <w:rPr>
            <w:sz w:val="18"/>
            <w:szCs w:val="20"/>
            <w:rPrChange w:id="75" w:author="Xinxing Ji" w:date="2026-06-29T16:02:00Z" w16du:dateUtc="2026-06-29T08:02:00Z">
              <w:rPr/>
            </w:rPrChange>
          </w:rPr>
          <w:t xml:space="preserve">Energy reset, </w:t>
        </w:r>
      </w:ins>
      <w:ins w:id="76" w:author="Xinxing Ji" w:date="2026-06-29T16:50:00Z">
        <w:r w:rsidR="00B97E58" w:rsidRPr="00B97E58">
          <w:rPr>
            <w:sz w:val="18"/>
            <w:szCs w:val="20"/>
          </w:rPr>
          <w:t>success</w:t>
        </w:r>
      </w:ins>
      <w:ins w:id="77" w:author="Xinxing Ji" w:date="2026-06-29T16:50:00Z" w16du:dateUtc="2026-06-29T08:50:00Z">
        <w:r w:rsidR="00B97E58">
          <w:rPr>
            <w:rFonts w:hint="eastAsia"/>
            <w:sz w:val="18"/>
            <w:szCs w:val="20"/>
          </w:rPr>
          <w:t>,</w:t>
        </w:r>
      </w:ins>
      <w:ins w:id="78" w:author="Xinxing Ji" w:date="2026-06-29T16:51:00Z" w16du:dateUtc="2026-06-29T08:51:00Z">
        <w:r w:rsidR="00892F25">
          <w:rPr>
            <w:rFonts w:hint="eastAsia"/>
            <w:sz w:val="18"/>
            <w:szCs w:val="20"/>
          </w:rPr>
          <w:t xml:space="preserve"> </w:t>
        </w:r>
      </w:ins>
      <w:ins w:id="79" w:author="Xinxing Ji" w:date="2026-06-29T16:01:00Z">
        <w:r w:rsidRPr="008A05FF">
          <w:rPr>
            <w:sz w:val="18"/>
            <w:szCs w:val="20"/>
            <w:rPrChange w:id="80" w:author="Xinxing Ji" w:date="2026-06-29T16:02:00Z" w16du:dateUtc="2026-06-29T08:02:00Z">
              <w:rPr/>
            </w:rPrChange>
          </w:rPr>
          <w:t>device=AcuRev-4100-1, SN=MAA1234567890</w:t>
        </w:r>
      </w:ins>
    </w:p>
    <w:p w14:paraId="3ECACBEB" w14:textId="75C316CD" w:rsidR="00B31BD2" w:rsidRDefault="00B31BD2" w:rsidP="00B31BD2">
      <w:r w:rsidRPr="00CC47CA">
        <w:rPr>
          <w:noProof/>
        </w:rPr>
        <w:drawing>
          <wp:inline distT="0" distB="0" distL="0" distR="0" wp14:anchorId="653F4724" wp14:editId="2D3F7D3D">
            <wp:extent cx="5632450" cy="2527300"/>
            <wp:effectExtent l="19050" t="19050" r="25400" b="25400"/>
            <wp:docPr id="40282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5097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252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SimSun"/>
        </w:rPr>
        <w:t xml:space="preserve"> </w:t>
      </w:r>
      <w:del w:id="81" w:author="Xinxing Ji" w:date="2026-06-29T15:51:00Z" w16du:dateUtc="2026-06-29T07:51:00Z">
        <w:r w:rsidR="00AF162B" w:rsidDel="00CA2A06">
          <w:rPr>
            <w:rFonts w:eastAsia="SimSun" w:hint="eastAsia"/>
          </w:rPr>
          <w:delText>Message</w:delText>
        </w:r>
        <w:r w:rsidR="00AF162B" w:rsidDel="00CA2A06">
          <w:rPr>
            <w:rFonts w:eastAsia="SimSun" w:hint="eastAsia"/>
          </w:rPr>
          <w:delText>列</w:delText>
        </w:r>
      </w:del>
    </w:p>
    <w:p w14:paraId="2D38FE95" w14:textId="137EE3F6" w:rsidR="00C04B2E" w:rsidRDefault="00BD1660" w:rsidP="00383A54">
      <w:pPr>
        <w:pStyle w:val="Heading2"/>
      </w:pPr>
      <w:r>
        <w:rPr>
          <w:rFonts w:hint="eastAsia"/>
        </w:rPr>
        <w:t>3.1</w:t>
      </w:r>
      <w:r w:rsidR="004A1D3E">
        <w:rPr>
          <w:rFonts w:hint="eastAsia"/>
        </w:rPr>
        <w:t>8</w:t>
      </w:r>
      <w:r>
        <w:rPr>
          <w:rFonts w:hint="eastAsia"/>
        </w:rPr>
        <w:t xml:space="preserve"> </w:t>
      </w:r>
      <w:r w:rsidR="00383A54">
        <w:rPr>
          <w:rFonts w:hint="eastAsia"/>
        </w:rPr>
        <w:t>WEB2设备的RSTP的IP在主表进行展示</w:t>
      </w:r>
    </w:p>
    <w:p w14:paraId="4C32FD62" w14:textId="35583311" w:rsidR="00383A54" w:rsidRDefault="00383A54" w:rsidP="002465D3">
      <w:pPr>
        <w:rPr>
          <w:color w:val="000000" w:themeColor="text1"/>
        </w:rPr>
      </w:pPr>
      <w:r w:rsidRPr="000E456E">
        <w:rPr>
          <w:rFonts w:hint="eastAsia"/>
          <w:color w:val="000000" w:themeColor="text1"/>
        </w:rPr>
        <w:t>在主表的</w:t>
      </w:r>
      <w:r w:rsidR="00FC5618" w:rsidRPr="000E456E">
        <w:rPr>
          <w:rFonts w:hint="eastAsia"/>
          <w:color w:val="000000" w:themeColor="text1"/>
        </w:rPr>
        <w:t>Setting页--</w:t>
      </w:r>
      <w:r w:rsidRPr="000E456E">
        <w:rPr>
          <w:rFonts w:hint="eastAsia"/>
          <w:color w:val="000000" w:themeColor="text1"/>
        </w:rPr>
        <w:t>WEB2页面</w:t>
      </w:r>
      <w:r w:rsidR="00FC5618" w:rsidRPr="000E456E">
        <w:rPr>
          <w:rFonts w:hint="eastAsia"/>
          <w:color w:val="000000" w:themeColor="text1"/>
        </w:rPr>
        <w:t>下，</w:t>
      </w:r>
      <w:r w:rsidR="00D96E56">
        <w:rPr>
          <w:rFonts w:hint="eastAsia"/>
          <w:color w:val="000000" w:themeColor="text1"/>
        </w:rPr>
        <w:t>当</w:t>
      </w:r>
      <w:r w:rsidR="00FC5618" w:rsidRPr="000E456E">
        <w:rPr>
          <w:rFonts w:hint="eastAsia"/>
          <w:color w:val="000000" w:themeColor="text1"/>
        </w:rPr>
        <w:t>WEB2设备</w:t>
      </w:r>
      <w:r w:rsidR="001E11D9" w:rsidRPr="000E456E">
        <w:rPr>
          <w:rFonts w:hint="eastAsia"/>
          <w:color w:val="000000" w:themeColor="text1"/>
        </w:rPr>
        <w:t>在RSTP</w:t>
      </w:r>
      <w:r w:rsidR="009C4FDA" w:rsidRPr="000E456E">
        <w:rPr>
          <w:rFonts w:hint="eastAsia"/>
          <w:color w:val="000000" w:themeColor="text1"/>
        </w:rPr>
        <w:t>使能时，将</w:t>
      </w:r>
      <w:r w:rsidR="000E456E" w:rsidRPr="000E456E">
        <w:rPr>
          <w:rFonts w:hint="eastAsia"/>
          <w:color w:val="000000" w:themeColor="text1"/>
        </w:rPr>
        <w:t>RSTP</w:t>
      </w:r>
      <w:r w:rsidR="009C4FDA" w:rsidRPr="000E456E">
        <w:rPr>
          <w:rFonts w:hint="eastAsia"/>
          <w:color w:val="000000" w:themeColor="text1"/>
        </w:rPr>
        <w:t>的IP地址</w:t>
      </w:r>
      <w:r w:rsidR="000E456E" w:rsidRPr="000E456E">
        <w:rPr>
          <w:rFonts w:hint="eastAsia"/>
          <w:color w:val="000000" w:themeColor="text1"/>
        </w:rPr>
        <w:t>在ETH1进行展示</w:t>
      </w:r>
    </w:p>
    <w:p w14:paraId="350DCF79" w14:textId="60C491CE" w:rsidR="000E456E" w:rsidRDefault="008B4780" w:rsidP="008B4780">
      <w:pPr>
        <w:pStyle w:val="Heading2"/>
      </w:pPr>
      <w:r>
        <w:rPr>
          <w:rFonts w:hint="eastAsia"/>
        </w:rPr>
        <w:t>3.</w:t>
      </w:r>
      <w:r w:rsidR="004A1D3E">
        <w:rPr>
          <w:rFonts w:hint="eastAsia"/>
        </w:rPr>
        <w:t>19</w:t>
      </w:r>
      <w:r>
        <w:rPr>
          <w:rFonts w:hint="eastAsia"/>
        </w:rPr>
        <w:t xml:space="preserve"> mDNS支持</w:t>
      </w:r>
      <w:r w:rsidR="00AE5750">
        <w:rPr>
          <w:rFonts w:hint="eastAsia"/>
        </w:rPr>
        <w:t xml:space="preserve"> </w:t>
      </w:r>
    </w:p>
    <w:p w14:paraId="031CD106" w14:textId="299DC735" w:rsidR="008B4780" w:rsidRDefault="00A86D21" w:rsidP="008B4780">
      <w:pPr>
        <w:rPr>
          <w:ins w:id="82" w:author="Xinxing Ji" w:date="2026-06-25T16:29:00Z" w16du:dateUtc="2026-06-25T08:29:00Z"/>
        </w:rPr>
      </w:pPr>
      <w:r>
        <w:rPr>
          <w:rFonts w:hint="eastAsia"/>
        </w:rPr>
        <w:t>对WEB2增加支持mDNS功能。</w:t>
      </w:r>
    </w:p>
    <w:p w14:paraId="6ED06DD7" w14:textId="1255398A" w:rsidR="009915D8" w:rsidRDefault="009915D8" w:rsidP="008B4780">
      <w:pPr>
        <w:rPr>
          <w:ins w:id="83" w:author="Xinxing Ji" w:date="2026-06-25T16:31:00Z" w16du:dateUtc="2026-06-25T08:31:00Z"/>
        </w:rPr>
      </w:pPr>
      <w:ins w:id="84" w:author="Xinxing Ji" w:date="2026-06-25T16:29:00Z">
        <w:r w:rsidRPr="009915D8">
          <w:t>mDNS 就是 SN.local 这种"无DNS即可通过主机名访问设备"的底层协议</w:t>
        </w:r>
      </w:ins>
    </w:p>
    <w:p w14:paraId="77195AD5" w14:textId="3777C285" w:rsidR="00FD32C1" w:rsidRDefault="00AC5B69" w:rsidP="008B4780">
      <w:pPr>
        <w:rPr>
          <w:ins w:id="85" w:author="Xinxing Ji" w:date="2026-06-25T16:35:00Z" w16du:dateUtc="2026-06-25T08:35:00Z"/>
        </w:rPr>
      </w:pPr>
      <w:ins w:id="86" w:author="Xinxing Ji" w:date="2026-06-25T16:35:00Z">
        <w:r w:rsidRPr="00AC5B69">
          <w:t>mDNS Enable</w:t>
        </w:r>
      </w:ins>
      <w:ins w:id="87" w:author="Xinxing Ji" w:date="2026-06-25T16:35:00Z" w16du:dateUtc="2026-06-25T08:35:00Z">
        <w:r w:rsidR="0073264F">
          <w:rPr>
            <w:rFonts w:hint="eastAsia"/>
          </w:rPr>
          <w:t xml:space="preserve">  </w:t>
        </w:r>
      </w:ins>
      <w:ins w:id="88" w:author="Xinxing Ji" w:date="2026-06-25T16:35:00Z">
        <w:r w:rsidR="0073264F" w:rsidRPr="0073264F">
          <w:t>使能/去使能mDNS服务</w:t>
        </w:r>
      </w:ins>
      <w:ins w:id="89" w:author="Xinxing Ji" w:date="2026-06-25T16:35:00Z" w16du:dateUtc="2026-06-25T08:35:00Z">
        <w:r w:rsidR="0073264F">
          <w:rPr>
            <w:rFonts w:hint="eastAsia"/>
          </w:rPr>
          <w:t>,</w:t>
        </w:r>
        <w:r w:rsidR="0073264F" w:rsidRPr="0073264F">
          <w:rPr>
            <w:rFonts w:hint="eastAsia"/>
          </w:rPr>
          <w:t xml:space="preserve"> </w:t>
        </w:r>
        <w:r w:rsidR="0073264F">
          <w:rPr>
            <w:rFonts w:hint="eastAsia"/>
          </w:rPr>
          <w:t>默认开启</w:t>
        </w:r>
      </w:ins>
    </w:p>
    <w:p w14:paraId="7BBEB29D" w14:textId="172031CF" w:rsidR="00C42DFC" w:rsidRDefault="00C42DFC" w:rsidP="008B4780">
      <w:pPr>
        <w:rPr>
          <w:ins w:id="90" w:author="Xinxing Ji" w:date="2026-06-25T16:36:00Z" w16du:dateUtc="2026-06-25T08:36:00Z"/>
        </w:rPr>
      </w:pPr>
    </w:p>
    <w:p w14:paraId="007ED56B" w14:textId="77777777" w:rsidR="009242C8" w:rsidRDefault="009242C8" w:rsidP="008B4780"/>
    <w:p w14:paraId="262B2F52" w14:textId="5A69B638" w:rsidR="00A86D21" w:rsidRDefault="00DF5911" w:rsidP="008B4780">
      <w:r>
        <w:rPr>
          <w:rFonts w:hint="eastAsia"/>
        </w:rPr>
        <w:t>配置位置如下图</w:t>
      </w:r>
      <w:r w:rsidR="005A1479">
        <w:rPr>
          <w:rFonts w:hint="eastAsia"/>
        </w:rPr>
        <w:t>所示：</w:t>
      </w:r>
    </w:p>
    <w:p w14:paraId="0D83E1D6" w14:textId="6C516E05" w:rsidR="00DF5911" w:rsidRDefault="00C60469" w:rsidP="008B4780">
      <w:r>
        <w:rPr>
          <w:noProof/>
        </w:rPr>
        <w:drawing>
          <wp:inline distT="0" distB="0" distL="0" distR="0" wp14:anchorId="0AF6A829" wp14:editId="78B36AA3">
            <wp:extent cx="5274310" cy="2526665"/>
            <wp:effectExtent l="0" t="0" r="2540" b="6985"/>
            <wp:docPr id="2127548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238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3AAE" w14:textId="3F2E75AA" w:rsidR="00C60469" w:rsidRDefault="007F35AC" w:rsidP="008B4780">
      <w:pPr>
        <w:rPr>
          <w:ins w:id="91" w:author="Xinxing Ji" w:date="2026-06-25T16:00:00Z" w16du:dateUtc="2026-06-25T08:00:00Z"/>
        </w:rPr>
      </w:pPr>
      <w:r>
        <w:rPr>
          <w:noProof/>
        </w:rPr>
        <w:drawing>
          <wp:inline distT="0" distB="0" distL="0" distR="0" wp14:anchorId="7464D891" wp14:editId="170B3D7A">
            <wp:extent cx="5274310" cy="2526665"/>
            <wp:effectExtent l="0" t="0" r="2540" b="6985"/>
            <wp:docPr id="8729714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369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45D9" w14:textId="7A689C15" w:rsidR="00A81D4D" w:rsidRDefault="00676834">
      <w:pPr>
        <w:pStyle w:val="Heading2"/>
        <w:rPr>
          <w:ins w:id="92" w:author="Xinxing Ji" w:date="2026-06-26T11:52:00Z" w16du:dateUtc="2026-06-26T03:52:00Z"/>
        </w:rPr>
        <w:pPrChange w:id="93" w:author="Xinxing Ji" w:date="2026-06-26T13:03:00Z" w16du:dateUtc="2026-06-26T05:03:00Z">
          <w:pPr/>
        </w:pPrChange>
      </w:pPr>
      <w:ins w:id="94" w:author="Xinxing Ji" w:date="2026-06-26T18:03:00Z" w16du:dateUtc="2026-06-26T10:03:00Z">
        <w:r>
          <w:rPr>
            <w:rFonts w:hint="eastAsia"/>
          </w:rPr>
          <w:t>3.2</w:t>
        </w:r>
      </w:ins>
      <w:r w:rsidR="0069647A">
        <w:rPr>
          <w:rFonts w:hint="eastAsia"/>
        </w:rPr>
        <w:t>0</w:t>
      </w:r>
      <w:ins w:id="95" w:author="Xinxing Ji" w:date="2026-06-26T18:03:00Z" w16du:dateUtc="2026-06-26T10:03:00Z">
        <w:r>
          <w:rPr>
            <w:rFonts w:hint="eastAsia"/>
          </w:rPr>
          <w:t xml:space="preserve"> </w:t>
        </w:r>
      </w:ins>
      <w:ins w:id="96" w:author="Xinxing Ji" w:date="2026-06-26T11:52:00Z" w16du:dateUtc="2026-06-26T03:52:00Z">
        <w:r w:rsidR="001E5112">
          <w:rPr>
            <w:rFonts w:hint="eastAsia"/>
          </w:rPr>
          <w:t>Alarm Trap支持参数告警功能</w:t>
        </w:r>
      </w:ins>
    </w:p>
    <w:p w14:paraId="0E9405F7" w14:textId="58A2C425" w:rsidR="007C1E45" w:rsidRDefault="007C1E45" w:rsidP="007C1E45">
      <w:pPr>
        <w:rPr>
          <w:ins w:id="97" w:author="Xinxing Ji" w:date="2026-06-26T13:05:00Z" w16du:dateUtc="2026-06-26T05:05:00Z"/>
        </w:rPr>
      </w:pPr>
      <w:ins w:id="98" w:author="Xinxing Ji" w:date="2026-06-26T13:05:00Z" w16du:dateUtc="2026-06-26T05:05:00Z">
        <w:r>
          <w:rPr>
            <w:rFonts w:hint="eastAsia"/>
          </w:rPr>
          <w:t>目前支持了</w:t>
        </w:r>
        <w:r w:rsidR="001310A7">
          <w:rPr>
            <w:rFonts w:hint="eastAsia"/>
          </w:rPr>
          <w:t>设备在线和离线的</w:t>
        </w:r>
        <w:r w:rsidR="005B6AAC">
          <w:rPr>
            <w:rFonts w:hint="eastAsia"/>
          </w:rPr>
          <w:t>Alarm Trap</w:t>
        </w:r>
        <w:r w:rsidR="00267843">
          <w:rPr>
            <w:rFonts w:hint="eastAsia"/>
          </w:rPr>
          <w:t>上传，需要增加</w:t>
        </w:r>
        <w:r w:rsidR="004F7650">
          <w:rPr>
            <w:rFonts w:hint="eastAsia"/>
          </w:rPr>
          <w:t>支持</w:t>
        </w:r>
      </w:ins>
      <w:ins w:id="99" w:author="Xinxing Ji" w:date="2026-06-26T13:09:00Z" w16du:dateUtc="2026-06-26T05:09:00Z">
        <w:r w:rsidR="0062238C">
          <w:rPr>
            <w:rFonts w:hint="eastAsia"/>
          </w:rPr>
          <w:t>设备</w:t>
        </w:r>
      </w:ins>
      <w:ins w:id="100" w:author="Xinxing Ji" w:date="2026-06-26T13:05:00Z" w16du:dateUtc="2026-06-26T05:05:00Z">
        <w:r w:rsidR="004F7650">
          <w:rPr>
            <w:rFonts w:hint="eastAsia"/>
          </w:rPr>
          <w:t>参数的告警Trap</w:t>
        </w:r>
      </w:ins>
      <w:ins w:id="101" w:author="Xinxing Ji" w:date="2026-06-26T13:06:00Z" w16du:dateUtc="2026-06-26T05:06:00Z">
        <w:r w:rsidR="004F7650">
          <w:rPr>
            <w:rFonts w:hint="eastAsia"/>
          </w:rPr>
          <w:t>功能</w:t>
        </w:r>
      </w:ins>
      <w:ins w:id="102" w:author="Xinxing Ji" w:date="2026-06-26T13:08:00Z" w16du:dateUtc="2026-06-26T05:08:00Z">
        <w:r w:rsidR="004D0AFD">
          <w:rPr>
            <w:rFonts w:hint="eastAsia"/>
          </w:rPr>
          <w:t>。</w:t>
        </w:r>
      </w:ins>
    </w:p>
    <w:p w14:paraId="7CCB9BFA" w14:textId="25281AAC" w:rsidR="007C1E45" w:rsidRPr="007C1E45" w:rsidRDefault="007C1E45" w:rsidP="007C1E45">
      <w:pPr>
        <w:rPr>
          <w:ins w:id="103" w:author="Xinxing Ji" w:date="2026-06-26T13:05:00Z"/>
        </w:rPr>
      </w:pPr>
      <w:ins w:id="104" w:author="Xinxing Ji" w:date="2026-06-26T13:05:00Z">
        <w:r w:rsidRPr="007C1E45">
          <w:rPr>
            <w:noProof/>
          </w:rPr>
          <w:drawing>
            <wp:inline distT="0" distB="0" distL="0" distR="0" wp14:anchorId="635CDE5E" wp14:editId="74D8874E">
              <wp:extent cx="5274310" cy="3037840"/>
              <wp:effectExtent l="0" t="0" r="2540" b="0"/>
              <wp:docPr id="1732559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4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303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F893DA3" w14:textId="1143E537" w:rsidR="00147313" w:rsidRDefault="00676834" w:rsidP="00C6683A">
      <w:pPr>
        <w:pStyle w:val="Heading2"/>
        <w:rPr>
          <w:ins w:id="105" w:author="Xinxing Ji" w:date="2026-06-26T17:22:00Z" w16du:dateUtc="2026-06-26T09:22:00Z"/>
        </w:rPr>
      </w:pPr>
      <w:ins w:id="106" w:author="Xinxing Ji" w:date="2026-06-26T18:03:00Z" w16du:dateUtc="2026-06-26T10:03:00Z">
        <w:r>
          <w:rPr>
            <w:rFonts w:hint="eastAsia"/>
          </w:rPr>
          <w:t>3.2</w:t>
        </w:r>
      </w:ins>
      <w:r w:rsidR="0069647A">
        <w:rPr>
          <w:rFonts w:hint="eastAsia"/>
        </w:rPr>
        <w:t>1</w:t>
      </w:r>
      <w:ins w:id="107" w:author="Xinxing Ji" w:date="2026-06-26T18:03:00Z" w16du:dateUtc="2026-06-26T10:03:00Z">
        <w:r>
          <w:rPr>
            <w:rFonts w:hint="eastAsia"/>
          </w:rPr>
          <w:t xml:space="preserve"> </w:t>
        </w:r>
      </w:ins>
      <w:ins w:id="108" w:author="Xinxing Ji" w:date="2026-06-26T17:17:00Z" w16du:dateUtc="2026-06-26T09:17:00Z">
        <w:r w:rsidR="00147313">
          <w:rPr>
            <w:rFonts w:hint="eastAsia"/>
          </w:rPr>
          <w:t>SNMP协议</w:t>
        </w:r>
        <w:r w:rsidR="006D6645">
          <w:rPr>
            <w:rFonts w:hint="eastAsia"/>
          </w:rPr>
          <w:t>description</w:t>
        </w:r>
      </w:ins>
      <w:ins w:id="109" w:author="Xinxing Ji" w:date="2026-06-26T17:21:00Z" w16du:dateUtc="2026-06-26T09:21:00Z">
        <w:r w:rsidR="00C6683A">
          <w:rPr>
            <w:rFonts w:hint="eastAsia"/>
          </w:rPr>
          <w:t>修改</w:t>
        </w:r>
      </w:ins>
    </w:p>
    <w:p w14:paraId="792608A5" w14:textId="0B576FD0" w:rsidR="002778B7" w:rsidRPr="002778B7" w:rsidRDefault="002778B7" w:rsidP="002778B7">
      <w:pPr>
        <w:rPr>
          <w:ins w:id="110" w:author="Xinxing Ji" w:date="2026-06-26T17:17:00Z" w16du:dateUtc="2026-06-26T09:17:00Z"/>
        </w:rPr>
      </w:pPr>
      <w:ins w:id="111" w:author="Xinxing Ji" w:date="2026-06-26T17:22:00Z" w16du:dateUtc="2026-06-26T09:22:00Z">
        <w:r>
          <w:rPr>
            <w:rFonts w:hint="eastAsia"/>
          </w:rPr>
          <w:t>将</w:t>
        </w:r>
      </w:ins>
      <w:ins w:id="112" w:author="Xinxing Ji" w:date="2026-06-26T17:23:00Z" w16du:dateUtc="2026-06-26T09:23:00Z">
        <w:r w:rsidR="00607D97">
          <w:rPr>
            <w:rFonts w:hint="eastAsia"/>
          </w:rPr>
          <w:t>目前显示的</w:t>
        </w:r>
      </w:ins>
      <w:ins w:id="113" w:author="Xinxing Ji" w:date="2026-06-26T17:41:00Z" w16du:dateUtc="2026-06-26T09:41:00Z">
        <w:r w:rsidR="00B94397">
          <w:rPr>
            <w:rFonts w:hint="eastAsia"/>
          </w:rPr>
          <w:t xml:space="preserve">“reading </w:t>
        </w:r>
      </w:ins>
      <w:ins w:id="114" w:author="Xinxing Ji" w:date="2026-06-26T17:43:00Z" w16du:dateUtc="2026-06-26T09:43:00Z">
        <w:r w:rsidR="00FD481C">
          <w:rPr>
            <w:rFonts w:hint="eastAsia"/>
          </w:rPr>
          <w:t>para</w:t>
        </w:r>
        <w:r w:rsidR="004A6983">
          <w:rPr>
            <w:rFonts w:hint="eastAsia"/>
          </w:rPr>
          <w:t>meter</w:t>
        </w:r>
      </w:ins>
      <w:ins w:id="115" w:author="Xinxing Ji" w:date="2026-06-26T17:41:00Z" w16du:dateUtc="2026-06-26T09:41:00Z">
        <w:r w:rsidR="00B94397">
          <w:rPr>
            <w:rFonts w:hint="eastAsia"/>
          </w:rPr>
          <w:t>”</w:t>
        </w:r>
      </w:ins>
      <w:ins w:id="116" w:author="Xinxing Ji" w:date="2026-06-26T17:43:00Z" w16du:dateUtc="2026-06-26T09:43:00Z">
        <w:r w:rsidR="005267FF">
          <w:rPr>
            <w:rFonts w:hint="eastAsia"/>
          </w:rPr>
          <w:t>修改为真实的物理意思描述</w:t>
        </w:r>
        <w:r w:rsidR="00982EDE">
          <w:rPr>
            <w:rFonts w:hint="eastAsia"/>
          </w:rPr>
          <w:t>，</w:t>
        </w:r>
      </w:ins>
      <w:ins w:id="117" w:author="Xinxing Ji" w:date="2026-06-26T17:44:00Z" w16du:dateUtc="2026-06-26T09:44:00Z">
        <w:r w:rsidR="007123E1">
          <w:rPr>
            <w:rFonts w:hint="eastAsia"/>
          </w:rPr>
          <w:t>参考模板的</w:t>
        </w:r>
        <w:r w:rsidR="006D63DA">
          <w:rPr>
            <w:rFonts w:hint="eastAsia"/>
          </w:rPr>
          <w:t>description</w:t>
        </w:r>
        <w:r w:rsidR="00A07C54">
          <w:rPr>
            <w:rFonts w:hint="eastAsia"/>
          </w:rPr>
          <w:t>字段</w:t>
        </w:r>
      </w:ins>
    </w:p>
    <w:p w14:paraId="4F5EA0CE" w14:textId="1B77D73F" w:rsidR="00147313" w:rsidRPr="00147313" w:rsidRDefault="00147313" w:rsidP="00147313">
      <w:pPr>
        <w:rPr>
          <w:ins w:id="118" w:author="Xinxing Ji" w:date="2026-06-26T17:17:00Z"/>
        </w:rPr>
      </w:pPr>
      <w:ins w:id="119" w:author="Xinxing Ji" w:date="2026-06-26T17:17:00Z">
        <w:r w:rsidRPr="00147313">
          <w:rPr>
            <w:noProof/>
          </w:rPr>
          <w:drawing>
            <wp:inline distT="0" distB="0" distL="0" distR="0" wp14:anchorId="40EC96B6" wp14:editId="62DDA498">
              <wp:extent cx="5274310" cy="2793365"/>
              <wp:effectExtent l="0" t="0" r="2540" b="6985"/>
              <wp:docPr id="1264163479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5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279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BFAA8E4" w14:textId="2E46EACF" w:rsidR="001E5112" w:rsidRPr="008B4780" w:rsidRDefault="001E5112" w:rsidP="008B4780"/>
    <w:sectPr w:rsidR="001E5112" w:rsidRPr="008B47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" w:author="Xinxing Ji" w:date="2026-06-25T15:37:00Z" w:initials="XJ">
    <w:p w14:paraId="19E744C2" w14:textId="77777777" w:rsidR="00D17AA0" w:rsidRDefault="00D17AA0" w:rsidP="00D17AA0">
      <w:pPr>
        <w:pStyle w:val="CommentText"/>
      </w:pPr>
      <w:r>
        <w:rPr>
          <w:rStyle w:val="CommentReference"/>
        </w:rPr>
        <w:annotationRef/>
      </w:r>
      <w:r>
        <w:t>格式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E744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93A68D" w16cex:dateUtc="2026-06-25T0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E744C2" w16cid:durableId="5493A6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9160" w14:textId="77777777" w:rsidR="00184FCF" w:rsidRDefault="00184FCF" w:rsidP="00EC2EE6">
      <w:pPr>
        <w:spacing w:after="0" w:line="240" w:lineRule="auto"/>
      </w:pPr>
      <w:r>
        <w:separator/>
      </w:r>
    </w:p>
  </w:endnote>
  <w:endnote w:type="continuationSeparator" w:id="0">
    <w:p w14:paraId="770B3D54" w14:textId="77777777" w:rsidR="00184FCF" w:rsidRDefault="00184FCF" w:rsidP="00EC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imHei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1345" w14:textId="77777777" w:rsidR="000B4014" w:rsidRDefault="000B4014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6D86" w14:textId="77777777" w:rsidR="000B4014" w:rsidRDefault="000B4014">
    <w:pPr>
      <w:pStyle w:val="Header"/>
      <w:ind w:firstLineChars="100" w:firstLine="180"/>
      <w:jc w:val="left"/>
      <w:rPr>
        <w:rFonts w:ascii="SimSun" w:hAnsi="SimSun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91A1ED" wp14:editId="6BFDBB51">
          <wp:simplePos x="0" y="0"/>
          <wp:positionH relativeFrom="margin">
            <wp:align>center</wp:align>
          </wp:positionH>
          <wp:positionV relativeFrom="paragraph">
            <wp:posOffset>202565</wp:posOffset>
          </wp:positionV>
          <wp:extent cx="1828800" cy="166370"/>
          <wp:effectExtent l="0" t="0" r="0" b="5080"/>
          <wp:wrapTight wrapText="bothSides">
            <wp:wrapPolygon edited="0">
              <wp:start x="0" y="0"/>
              <wp:lineTo x="0" y="17313"/>
              <wp:lineTo x="7425" y="19786"/>
              <wp:lineTo x="14175" y="19786"/>
              <wp:lineTo x="21150" y="17313"/>
              <wp:lineTo x="21375" y="2473"/>
              <wp:lineTo x="19800" y="0"/>
              <wp:lineTo x="0" y="0"/>
            </wp:wrapPolygon>
          </wp:wrapTight>
          <wp:docPr id="1524598253" name="图片 1524598253" descr="C:\Users\Spark\Desktop\未标题-3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960188" name="图片 780960188" descr="C:\Users\Spark\Desktop\未标题-3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imSun" w:hAnsi="SimSun" w:hint="eastAsia"/>
      </w:rPr>
      <w:t>文件编号：</w:t>
    </w:r>
    <w:r>
      <w:rPr>
        <w:rFonts w:ascii="SimSun" w:hAnsi="SimSun"/>
      </w:rPr>
      <w:t>JZZY-A4-RD-50101</w:t>
    </w:r>
    <w:r>
      <w:rPr>
        <w:rFonts w:ascii="SimSun" w:hAnsi="SimSun" w:hint="eastAsia"/>
      </w:rPr>
      <w:t xml:space="preserve">                                                      </w:t>
    </w:r>
  </w:p>
  <w:p w14:paraId="374464D4" w14:textId="77777777" w:rsidR="000B4014" w:rsidRDefault="000B4014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CCBA" w14:textId="77777777" w:rsidR="000B4014" w:rsidRDefault="000B4014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1BB7" w14:textId="77777777" w:rsidR="00184FCF" w:rsidRDefault="00184FCF" w:rsidP="00EC2EE6">
      <w:pPr>
        <w:spacing w:after="0" w:line="240" w:lineRule="auto"/>
      </w:pPr>
      <w:r>
        <w:separator/>
      </w:r>
    </w:p>
  </w:footnote>
  <w:footnote w:type="continuationSeparator" w:id="0">
    <w:p w14:paraId="4CF0A4DF" w14:textId="77777777" w:rsidR="00184FCF" w:rsidRDefault="00184FCF" w:rsidP="00EC2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1D88" w14:textId="77777777" w:rsidR="000B4014" w:rsidRDefault="000B4014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E68E" w14:textId="3E8238CA" w:rsidR="000B4014" w:rsidRDefault="000B4014" w:rsidP="0012167D">
    <w:pPr>
      <w:pStyle w:val="Header"/>
      <w:pBdr>
        <w:bottom w:val="single" w:sz="4" w:space="1" w:color="auto"/>
      </w:pBdr>
      <w:ind w:firstLineChars="300" w:firstLine="540"/>
      <w:rPr>
        <w:rFonts w:ascii="SimSun" w:hAnsi="SimSun"/>
      </w:rPr>
    </w:pPr>
    <w:r>
      <w:rPr>
        <w:rFonts w:ascii="SimSun" w:hAnsi="SimSun"/>
        <w:noProof/>
      </w:rPr>
      <w:drawing>
        <wp:inline distT="0" distB="0" distL="0" distR="0" wp14:anchorId="32F6BB6B" wp14:editId="3E80C952">
          <wp:extent cx="1024890" cy="172720"/>
          <wp:effectExtent l="0" t="0" r="3810" b="0"/>
          <wp:docPr id="1177949278" name="图片 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295163" name="图片 9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890" cy="1727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rPr>
        <w:rFonts w:ascii="SimSun" w:hAnsi="SimSun" w:hint="eastAsia"/>
      </w:rPr>
      <w:t>文件名：</w:t>
    </w:r>
    <w:r w:rsidR="0077512C" w:rsidRPr="0077512C">
      <w:rPr>
        <w:rFonts w:ascii="SimSun" w:hAnsi="SimSun" w:hint="eastAsia"/>
      </w:rPr>
      <w:t>AcuHMI-1-7</w:t>
    </w:r>
    <w:r w:rsidR="0012167D">
      <w:rPr>
        <w:rFonts w:ascii="SimSun" w:hAnsi="SimSun" w:hint="eastAsia"/>
      </w:rPr>
      <w:t xml:space="preserve"> </w:t>
    </w:r>
    <w:r w:rsidR="0077512C" w:rsidRPr="0077512C">
      <w:rPr>
        <w:rFonts w:ascii="SimSun" w:hAnsi="SimSun" w:hint="eastAsia"/>
      </w:rPr>
      <w:t xml:space="preserve">Sprint2 </w:t>
    </w:r>
    <w:r w:rsidR="0077512C" w:rsidRPr="0077512C">
      <w:rPr>
        <w:rFonts w:ascii="SimSun" w:hAnsi="SimSun" w:hint="eastAsia"/>
      </w:rPr>
      <w:t>软件需求规格说明书</w:t>
    </w:r>
    <w:r>
      <w:rPr>
        <w:rFonts w:ascii="SimSun" w:hAnsi="SimSun"/>
      </w:rPr>
      <w:t xml:space="preserve"> </w:t>
    </w:r>
    <w:r>
      <w:rPr>
        <w:rFonts w:ascii="SimSun" w:hAnsi="SimSun"/>
      </w:rPr>
      <w:t>版次：</w:t>
    </w:r>
    <w:r w:rsidR="00943622" w:rsidRPr="00943622">
      <w:rPr>
        <w:rFonts w:ascii="SimSun" w:hAnsi="SimSun"/>
      </w:rPr>
      <w:t>Released</w:t>
    </w:r>
    <w:r>
      <w:rPr>
        <w:rFonts w:ascii="SimSun" w:hAnsi="SimSun"/>
      </w:rPr>
      <w:t xml:space="preserve"> </w:t>
    </w:r>
    <w:r>
      <w:rPr>
        <w:rFonts w:ascii="SimSun" w:hAnsi="SimSun" w:hint="eastAsia"/>
      </w:rPr>
      <w:t>密级：</w:t>
    </w:r>
    <w:r>
      <w:rPr>
        <w:rFonts w:ascii="SimSun" w:hAnsi="SimSun" w:hint="eastAsia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F170" w14:textId="77777777" w:rsidR="000B4014" w:rsidRDefault="000B4014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A37"/>
    <w:multiLevelType w:val="hybridMultilevel"/>
    <w:tmpl w:val="283AA37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227B2"/>
    <w:multiLevelType w:val="hybridMultilevel"/>
    <w:tmpl w:val="A8C86DEE"/>
    <w:lvl w:ilvl="0" w:tplc="78329870">
      <w:start w:val="1"/>
      <w:numFmt w:val="decimal"/>
      <w:lvlText w:val="%1、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" w15:restartNumberingAfterBreak="0">
    <w:nsid w:val="1DBD155F"/>
    <w:multiLevelType w:val="hybridMultilevel"/>
    <w:tmpl w:val="C5B65E1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64967F8"/>
    <w:multiLevelType w:val="hybridMultilevel"/>
    <w:tmpl w:val="83EC5770"/>
    <w:lvl w:ilvl="0" w:tplc="1D0A798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AE006BE"/>
    <w:multiLevelType w:val="multilevel"/>
    <w:tmpl w:val="8BA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936F7"/>
    <w:multiLevelType w:val="hybridMultilevel"/>
    <w:tmpl w:val="107A93A6"/>
    <w:lvl w:ilvl="0" w:tplc="FA309066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6" w15:restartNumberingAfterBreak="0">
    <w:nsid w:val="34B67087"/>
    <w:multiLevelType w:val="hybridMultilevel"/>
    <w:tmpl w:val="85F21468"/>
    <w:lvl w:ilvl="0" w:tplc="39668D5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A047840"/>
    <w:multiLevelType w:val="hybridMultilevel"/>
    <w:tmpl w:val="204ECE5A"/>
    <w:lvl w:ilvl="0" w:tplc="7604DD3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3A75503E"/>
    <w:multiLevelType w:val="hybridMultilevel"/>
    <w:tmpl w:val="E618A41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A3DA7A6A">
      <w:start w:val="1"/>
      <w:numFmt w:val="decimal"/>
      <w:lvlText w:val="%2)"/>
      <w:lvlJc w:val="left"/>
      <w:pPr>
        <w:ind w:left="1440" w:hanging="360"/>
      </w:pPr>
      <w:rPr>
        <w:rFonts w:ascii="Times New Roman" w:eastAsia="SimSun" w:hAnsi="Times New Roman" w:cstheme="minorBidi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E0124"/>
    <w:multiLevelType w:val="hybridMultilevel"/>
    <w:tmpl w:val="6C9885EA"/>
    <w:lvl w:ilvl="0" w:tplc="2FA05E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9C4529"/>
    <w:multiLevelType w:val="hybridMultilevel"/>
    <w:tmpl w:val="346A1B72"/>
    <w:lvl w:ilvl="0" w:tplc="0266797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56414900"/>
    <w:multiLevelType w:val="hybridMultilevel"/>
    <w:tmpl w:val="957C5E94"/>
    <w:lvl w:ilvl="0" w:tplc="0C1250B4">
      <w:start w:val="1"/>
      <w:numFmt w:val="decimal"/>
      <w:lvlText w:val="%1、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B132534"/>
    <w:multiLevelType w:val="multilevel"/>
    <w:tmpl w:val="E886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16619"/>
    <w:multiLevelType w:val="hybridMultilevel"/>
    <w:tmpl w:val="9180895A"/>
    <w:lvl w:ilvl="0" w:tplc="11928E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F4B3F60"/>
    <w:multiLevelType w:val="hybridMultilevel"/>
    <w:tmpl w:val="FF52AF94"/>
    <w:lvl w:ilvl="0" w:tplc="1D0A798C">
      <w:start w:val="1"/>
      <w:numFmt w:val="decimal"/>
      <w:lvlText w:val="%1）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8" w:hanging="440"/>
      </w:pPr>
    </w:lvl>
    <w:lvl w:ilvl="2" w:tplc="0409001B">
      <w:start w:val="1"/>
      <w:numFmt w:val="lowerRoman"/>
      <w:lvlText w:val="%3."/>
      <w:lvlJc w:val="right"/>
      <w:pPr>
        <w:ind w:left="1608" w:hanging="440"/>
      </w:pPr>
    </w:lvl>
    <w:lvl w:ilvl="3" w:tplc="0409000F" w:tentative="1">
      <w:start w:val="1"/>
      <w:numFmt w:val="decimal"/>
      <w:lvlText w:val="%4."/>
      <w:lvlJc w:val="left"/>
      <w:pPr>
        <w:ind w:left="2048" w:hanging="440"/>
      </w:pPr>
    </w:lvl>
    <w:lvl w:ilvl="4" w:tplc="04090019" w:tentative="1">
      <w:start w:val="1"/>
      <w:numFmt w:val="lowerLetter"/>
      <w:lvlText w:val="%5)"/>
      <w:lvlJc w:val="left"/>
      <w:pPr>
        <w:ind w:left="2488" w:hanging="440"/>
      </w:pPr>
    </w:lvl>
    <w:lvl w:ilvl="5" w:tplc="0409001B" w:tentative="1">
      <w:start w:val="1"/>
      <w:numFmt w:val="lowerRoman"/>
      <w:lvlText w:val="%6."/>
      <w:lvlJc w:val="right"/>
      <w:pPr>
        <w:ind w:left="2928" w:hanging="440"/>
      </w:pPr>
    </w:lvl>
    <w:lvl w:ilvl="6" w:tplc="0409000F" w:tentative="1">
      <w:start w:val="1"/>
      <w:numFmt w:val="decimal"/>
      <w:lvlText w:val="%7."/>
      <w:lvlJc w:val="left"/>
      <w:pPr>
        <w:ind w:left="3368" w:hanging="440"/>
      </w:pPr>
    </w:lvl>
    <w:lvl w:ilvl="7" w:tplc="04090019" w:tentative="1">
      <w:start w:val="1"/>
      <w:numFmt w:val="lowerLetter"/>
      <w:lvlText w:val="%8)"/>
      <w:lvlJc w:val="left"/>
      <w:pPr>
        <w:ind w:left="3808" w:hanging="440"/>
      </w:pPr>
    </w:lvl>
    <w:lvl w:ilvl="8" w:tplc="0409001B" w:tentative="1">
      <w:start w:val="1"/>
      <w:numFmt w:val="lowerRoman"/>
      <w:lvlText w:val="%9."/>
      <w:lvlJc w:val="right"/>
      <w:pPr>
        <w:ind w:left="4248" w:hanging="440"/>
      </w:pPr>
    </w:lvl>
  </w:abstractNum>
  <w:num w:numId="1" w16cid:durableId="674653764">
    <w:abstractNumId w:val="0"/>
  </w:num>
  <w:num w:numId="2" w16cid:durableId="1635327161">
    <w:abstractNumId w:val="6"/>
  </w:num>
  <w:num w:numId="3" w16cid:durableId="1776516023">
    <w:abstractNumId w:val="10"/>
  </w:num>
  <w:num w:numId="4" w16cid:durableId="1483505499">
    <w:abstractNumId w:val="2"/>
  </w:num>
  <w:num w:numId="5" w16cid:durableId="1764952774">
    <w:abstractNumId w:val="3"/>
  </w:num>
  <w:num w:numId="6" w16cid:durableId="967509756">
    <w:abstractNumId w:val="4"/>
  </w:num>
  <w:num w:numId="7" w16cid:durableId="322127499">
    <w:abstractNumId w:val="14"/>
  </w:num>
  <w:num w:numId="8" w16cid:durableId="1660110576">
    <w:abstractNumId w:val="8"/>
  </w:num>
  <w:num w:numId="9" w16cid:durableId="2049449165">
    <w:abstractNumId w:val="9"/>
  </w:num>
  <w:num w:numId="10" w16cid:durableId="1981692732">
    <w:abstractNumId w:val="1"/>
  </w:num>
  <w:num w:numId="11" w16cid:durableId="1903565431">
    <w:abstractNumId w:val="13"/>
  </w:num>
  <w:num w:numId="12" w16cid:durableId="1412043759">
    <w:abstractNumId w:val="5"/>
  </w:num>
  <w:num w:numId="13" w16cid:durableId="425198733">
    <w:abstractNumId w:val="7"/>
  </w:num>
  <w:num w:numId="14" w16cid:durableId="424499672">
    <w:abstractNumId w:val="11"/>
  </w:num>
  <w:num w:numId="15" w16cid:durableId="268317206">
    <w:abstractNumId w:val="11"/>
    <w:lvlOverride w:ilvl="0">
      <w:lvl w:ilvl="0" w:tplc="0C1250B4">
        <w:start w:val="1"/>
        <w:numFmt w:val="decimal"/>
        <w:suff w:val="space"/>
        <w:lvlText w:val="%1、"/>
        <w:lvlJc w:val="left"/>
        <w:pPr>
          <w:ind w:left="360" w:hanging="360"/>
        </w:pPr>
        <w:rPr>
          <w:rFonts w:hint="default"/>
          <w:sz w:val="21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16" w16cid:durableId="568152741">
    <w:abstractNumId w:val="11"/>
    <w:lvlOverride w:ilvl="0">
      <w:lvl w:ilvl="0" w:tplc="0C1250B4">
        <w:start w:val="1"/>
        <w:numFmt w:val="decimal"/>
        <w:suff w:val="nothing"/>
        <w:lvlText w:val="%1、"/>
        <w:lvlJc w:val="left"/>
        <w:pPr>
          <w:ind w:left="360" w:hanging="360"/>
        </w:pPr>
        <w:rPr>
          <w:rFonts w:hint="default"/>
          <w:sz w:val="21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17" w16cid:durableId="74402639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inxing Ji">
    <w15:presenceInfo w15:providerId="AD" w15:userId="S::xinxing.ji@accuenergy.com::90d914fa-8604-45c4-b30c-dbdcc44cbe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5F"/>
    <w:rsid w:val="0000083E"/>
    <w:rsid w:val="00000882"/>
    <w:rsid w:val="00001BCD"/>
    <w:rsid w:val="00001D0C"/>
    <w:rsid w:val="0000239F"/>
    <w:rsid w:val="00002924"/>
    <w:rsid w:val="00002A22"/>
    <w:rsid w:val="00004CB5"/>
    <w:rsid w:val="00005332"/>
    <w:rsid w:val="00006026"/>
    <w:rsid w:val="00006878"/>
    <w:rsid w:val="00006B42"/>
    <w:rsid w:val="000103CD"/>
    <w:rsid w:val="00010A47"/>
    <w:rsid w:val="00011DBC"/>
    <w:rsid w:val="00011E27"/>
    <w:rsid w:val="00013B3A"/>
    <w:rsid w:val="00016CB3"/>
    <w:rsid w:val="00016EC5"/>
    <w:rsid w:val="00016EF6"/>
    <w:rsid w:val="000176D3"/>
    <w:rsid w:val="00017C9C"/>
    <w:rsid w:val="00017FE6"/>
    <w:rsid w:val="00020DEC"/>
    <w:rsid w:val="000213CF"/>
    <w:rsid w:val="0002319F"/>
    <w:rsid w:val="0002342E"/>
    <w:rsid w:val="00024C82"/>
    <w:rsid w:val="000263AD"/>
    <w:rsid w:val="000268D1"/>
    <w:rsid w:val="00026F5A"/>
    <w:rsid w:val="0002772F"/>
    <w:rsid w:val="00030A46"/>
    <w:rsid w:val="00030CD4"/>
    <w:rsid w:val="00030D0E"/>
    <w:rsid w:val="00031169"/>
    <w:rsid w:val="000315C6"/>
    <w:rsid w:val="00031FDC"/>
    <w:rsid w:val="00033560"/>
    <w:rsid w:val="00033BA9"/>
    <w:rsid w:val="000348A9"/>
    <w:rsid w:val="00035462"/>
    <w:rsid w:val="0003562E"/>
    <w:rsid w:val="00036912"/>
    <w:rsid w:val="00037361"/>
    <w:rsid w:val="000377BD"/>
    <w:rsid w:val="00040347"/>
    <w:rsid w:val="0004083E"/>
    <w:rsid w:val="000425BC"/>
    <w:rsid w:val="000425F8"/>
    <w:rsid w:val="00042938"/>
    <w:rsid w:val="00045ED0"/>
    <w:rsid w:val="000464C1"/>
    <w:rsid w:val="0004672F"/>
    <w:rsid w:val="00046C2B"/>
    <w:rsid w:val="00046CD7"/>
    <w:rsid w:val="00046FF8"/>
    <w:rsid w:val="00047EDC"/>
    <w:rsid w:val="00050DA9"/>
    <w:rsid w:val="00051CBE"/>
    <w:rsid w:val="00051F9C"/>
    <w:rsid w:val="00053108"/>
    <w:rsid w:val="00054722"/>
    <w:rsid w:val="00054C6E"/>
    <w:rsid w:val="000552AA"/>
    <w:rsid w:val="0005574B"/>
    <w:rsid w:val="00055B4F"/>
    <w:rsid w:val="00055C21"/>
    <w:rsid w:val="00055C2B"/>
    <w:rsid w:val="00056E98"/>
    <w:rsid w:val="000574A7"/>
    <w:rsid w:val="00057A1E"/>
    <w:rsid w:val="000614E3"/>
    <w:rsid w:val="00061AB3"/>
    <w:rsid w:val="00061DC2"/>
    <w:rsid w:val="000620BC"/>
    <w:rsid w:val="0006213C"/>
    <w:rsid w:val="000630EE"/>
    <w:rsid w:val="0006313D"/>
    <w:rsid w:val="000635BB"/>
    <w:rsid w:val="00063941"/>
    <w:rsid w:val="00063D6C"/>
    <w:rsid w:val="00064F56"/>
    <w:rsid w:val="0006542D"/>
    <w:rsid w:val="000664B9"/>
    <w:rsid w:val="00070E35"/>
    <w:rsid w:val="00072F10"/>
    <w:rsid w:val="000737B5"/>
    <w:rsid w:val="00075FF1"/>
    <w:rsid w:val="00076125"/>
    <w:rsid w:val="00076A6A"/>
    <w:rsid w:val="00077276"/>
    <w:rsid w:val="000802DE"/>
    <w:rsid w:val="00080B6B"/>
    <w:rsid w:val="000813C6"/>
    <w:rsid w:val="00081795"/>
    <w:rsid w:val="000820BA"/>
    <w:rsid w:val="000820CE"/>
    <w:rsid w:val="00082CB2"/>
    <w:rsid w:val="000831C0"/>
    <w:rsid w:val="00083C68"/>
    <w:rsid w:val="0008441C"/>
    <w:rsid w:val="0008720D"/>
    <w:rsid w:val="00087FB7"/>
    <w:rsid w:val="0009141B"/>
    <w:rsid w:val="000917F5"/>
    <w:rsid w:val="00091DFD"/>
    <w:rsid w:val="0009275A"/>
    <w:rsid w:val="0009299A"/>
    <w:rsid w:val="00092B33"/>
    <w:rsid w:val="00093F8B"/>
    <w:rsid w:val="00094D87"/>
    <w:rsid w:val="00096364"/>
    <w:rsid w:val="00096C8A"/>
    <w:rsid w:val="00096ED0"/>
    <w:rsid w:val="00096F93"/>
    <w:rsid w:val="00097C67"/>
    <w:rsid w:val="00097DAA"/>
    <w:rsid w:val="00097F08"/>
    <w:rsid w:val="000A080C"/>
    <w:rsid w:val="000A0D5B"/>
    <w:rsid w:val="000A262E"/>
    <w:rsid w:val="000A281F"/>
    <w:rsid w:val="000A285D"/>
    <w:rsid w:val="000A2A4F"/>
    <w:rsid w:val="000A2D70"/>
    <w:rsid w:val="000A440F"/>
    <w:rsid w:val="000A7C24"/>
    <w:rsid w:val="000B0DC9"/>
    <w:rsid w:val="000B0E2F"/>
    <w:rsid w:val="000B0E7B"/>
    <w:rsid w:val="000B102A"/>
    <w:rsid w:val="000B133C"/>
    <w:rsid w:val="000B17E8"/>
    <w:rsid w:val="000B2556"/>
    <w:rsid w:val="000B2750"/>
    <w:rsid w:val="000B28FE"/>
    <w:rsid w:val="000B2FA2"/>
    <w:rsid w:val="000B32A0"/>
    <w:rsid w:val="000B33AD"/>
    <w:rsid w:val="000B4014"/>
    <w:rsid w:val="000B4E39"/>
    <w:rsid w:val="000B5487"/>
    <w:rsid w:val="000B6543"/>
    <w:rsid w:val="000B7402"/>
    <w:rsid w:val="000B77EB"/>
    <w:rsid w:val="000C0D33"/>
    <w:rsid w:val="000C2197"/>
    <w:rsid w:val="000C2201"/>
    <w:rsid w:val="000C2B79"/>
    <w:rsid w:val="000C2F3A"/>
    <w:rsid w:val="000C31F2"/>
    <w:rsid w:val="000C37B8"/>
    <w:rsid w:val="000C49B1"/>
    <w:rsid w:val="000C5440"/>
    <w:rsid w:val="000C66D0"/>
    <w:rsid w:val="000C6955"/>
    <w:rsid w:val="000C6AA2"/>
    <w:rsid w:val="000C7334"/>
    <w:rsid w:val="000C7D16"/>
    <w:rsid w:val="000D03C5"/>
    <w:rsid w:val="000D08B6"/>
    <w:rsid w:val="000D1835"/>
    <w:rsid w:val="000D191D"/>
    <w:rsid w:val="000D430F"/>
    <w:rsid w:val="000D4995"/>
    <w:rsid w:val="000D61CB"/>
    <w:rsid w:val="000D6643"/>
    <w:rsid w:val="000D7579"/>
    <w:rsid w:val="000E0B40"/>
    <w:rsid w:val="000E0D2F"/>
    <w:rsid w:val="000E0FA1"/>
    <w:rsid w:val="000E105F"/>
    <w:rsid w:val="000E2B78"/>
    <w:rsid w:val="000E33D9"/>
    <w:rsid w:val="000E356B"/>
    <w:rsid w:val="000E3A48"/>
    <w:rsid w:val="000E3C94"/>
    <w:rsid w:val="000E4122"/>
    <w:rsid w:val="000E456E"/>
    <w:rsid w:val="000E51AB"/>
    <w:rsid w:val="000E51FE"/>
    <w:rsid w:val="000E59D0"/>
    <w:rsid w:val="000E60AD"/>
    <w:rsid w:val="000E65E6"/>
    <w:rsid w:val="000E6622"/>
    <w:rsid w:val="000E792A"/>
    <w:rsid w:val="000E7B8D"/>
    <w:rsid w:val="000F07D6"/>
    <w:rsid w:val="000F0803"/>
    <w:rsid w:val="000F2934"/>
    <w:rsid w:val="000F3650"/>
    <w:rsid w:val="000F3839"/>
    <w:rsid w:val="000F4328"/>
    <w:rsid w:val="000F51A8"/>
    <w:rsid w:val="000F58FE"/>
    <w:rsid w:val="000F6272"/>
    <w:rsid w:val="000F7666"/>
    <w:rsid w:val="000F7788"/>
    <w:rsid w:val="000F7A87"/>
    <w:rsid w:val="000F7EEB"/>
    <w:rsid w:val="001013C1"/>
    <w:rsid w:val="0010152A"/>
    <w:rsid w:val="00101920"/>
    <w:rsid w:val="00101BA6"/>
    <w:rsid w:val="00106554"/>
    <w:rsid w:val="00106DB9"/>
    <w:rsid w:val="0010766D"/>
    <w:rsid w:val="00107884"/>
    <w:rsid w:val="00110A14"/>
    <w:rsid w:val="0011135F"/>
    <w:rsid w:val="00111D9F"/>
    <w:rsid w:val="00114712"/>
    <w:rsid w:val="00114BA6"/>
    <w:rsid w:val="00114D55"/>
    <w:rsid w:val="001200C8"/>
    <w:rsid w:val="0012077E"/>
    <w:rsid w:val="00121485"/>
    <w:rsid w:val="00121548"/>
    <w:rsid w:val="001215AC"/>
    <w:rsid w:val="0012167D"/>
    <w:rsid w:val="00121A7B"/>
    <w:rsid w:val="00122D41"/>
    <w:rsid w:val="00124117"/>
    <w:rsid w:val="0012501C"/>
    <w:rsid w:val="00125467"/>
    <w:rsid w:val="0012586A"/>
    <w:rsid w:val="00125F89"/>
    <w:rsid w:val="00127071"/>
    <w:rsid w:val="00127E97"/>
    <w:rsid w:val="0013022C"/>
    <w:rsid w:val="001304D9"/>
    <w:rsid w:val="001310A7"/>
    <w:rsid w:val="001319AD"/>
    <w:rsid w:val="00131D63"/>
    <w:rsid w:val="00132416"/>
    <w:rsid w:val="00134825"/>
    <w:rsid w:val="0013565E"/>
    <w:rsid w:val="00137B9F"/>
    <w:rsid w:val="00140ED3"/>
    <w:rsid w:val="00141E37"/>
    <w:rsid w:val="00143099"/>
    <w:rsid w:val="00144407"/>
    <w:rsid w:val="001448DE"/>
    <w:rsid w:val="00144A7B"/>
    <w:rsid w:val="00144BB5"/>
    <w:rsid w:val="00145108"/>
    <w:rsid w:val="00145446"/>
    <w:rsid w:val="001458FF"/>
    <w:rsid w:val="00145C5A"/>
    <w:rsid w:val="00145D78"/>
    <w:rsid w:val="00147313"/>
    <w:rsid w:val="00150117"/>
    <w:rsid w:val="00151501"/>
    <w:rsid w:val="00151F51"/>
    <w:rsid w:val="00152733"/>
    <w:rsid w:val="00153730"/>
    <w:rsid w:val="00153C2F"/>
    <w:rsid w:val="00153D10"/>
    <w:rsid w:val="00154EBC"/>
    <w:rsid w:val="00155FDF"/>
    <w:rsid w:val="001561F5"/>
    <w:rsid w:val="001566FD"/>
    <w:rsid w:val="001579F6"/>
    <w:rsid w:val="00157F98"/>
    <w:rsid w:val="00157FD2"/>
    <w:rsid w:val="00160781"/>
    <w:rsid w:val="00160FC2"/>
    <w:rsid w:val="00161398"/>
    <w:rsid w:val="00161F89"/>
    <w:rsid w:val="00162121"/>
    <w:rsid w:val="0016212F"/>
    <w:rsid w:val="001622F8"/>
    <w:rsid w:val="00163000"/>
    <w:rsid w:val="00163876"/>
    <w:rsid w:val="00163D89"/>
    <w:rsid w:val="00163E8A"/>
    <w:rsid w:val="001657A9"/>
    <w:rsid w:val="00165DFF"/>
    <w:rsid w:val="00166F0F"/>
    <w:rsid w:val="00171B90"/>
    <w:rsid w:val="0017280B"/>
    <w:rsid w:val="00173B47"/>
    <w:rsid w:val="001745DD"/>
    <w:rsid w:val="00176152"/>
    <w:rsid w:val="00177F6F"/>
    <w:rsid w:val="00180023"/>
    <w:rsid w:val="001808F4"/>
    <w:rsid w:val="001813C1"/>
    <w:rsid w:val="0018142D"/>
    <w:rsid w:val="0018166B"/>
    <w:rsid w:val="00182921"/>
    <w:rsid w:val="0018314F"/>
    <w:rsid w:val="001840DF"/>
    <w:rsid w:val="001846AA"/>
    <w:rsid w:val="00184FCF"/>
    <w:rsid w:val="00185213"/>
    <w:rsid w:val="0018641B"/>
    <w:rsid w:val="001871EE"/>
    <w:rsid w:val="00190E93"/>
    <w:rsid w:val="00191C0D"/>
    <w:rsid w:val="00191EA0"/>
    <w:rsid w:val="001920C7"/>
    <w:rsid w:val="00192401"/>
    <w:rsid w:val="001925B9"/>
    <w:rsid w:val="00192623"/>
    <w:rsid w:val="0019398B"/>
    <w:rsid w:val="00194905"/>
    <w:rsid w:val="00195C5C"/>
    <w:rsid w:val="00196096"/>
    <w:rsid w:val="00197D8F"/>
    <w:rsid w:val="001A025E"/>
    <w:rsid w:val="001A08B1"/>
    <w:rsid w:val="001A097B"/>
    <w:rsid w:val="001A2CFE"/>
    <w:rsid w:val="001A3168"/>
    <w:rsid w:val="001A36BF"/>
    <w:rsid w:val="001A3FEC"/>
    <w:rsid w:val="001A58AE"/>
    <w:rsid w:val="001A5A91"/>
    <w:rsid w:val="001A6B49"/>
    <w:rsid w:val="001A738F"/>
    <w:rsid w:val="001A7C72"/>
    <w:rsid w:val="001A7E21"/>
    <w:rsid w:val="001A7E9D"/>
    <w:rsid w:val="001B1D2B"/>
    <w:rsid w:val="001B262F"/>
    <w:rsid w:val="001B36CE"/>
    <w:rsid w:val="001B3C2F"/>
    <w:rsid w:val="001B498B"/>
    <w:rsid w:val="001B4F25"/>
    <w:rsid w:val="001B5F0C"/>
    <w:rsid w:val="001B7390"/>
    <w:rsid w:val="001B7AA2"/>
    <w:rsid w:val="001B7FBB"/>
    <w:rsid w:val="001C0A02"/>
    <w:rsid w:val="001C1211"/>
    <w:rsid w:val="001C18E7"/>
    <w:rsid w:val="001C218D"/>
    <w:rsid w:val="001C2A25"/>
    <w:rsid w:val="001C36DE"/>
    <w:rsid w:val="001C4445"/>
    <w:rsid w:val="001C4D6B"/>
    <w:rsid w:val="001C4E0F"/>
    <w:rsid w:val="001C584E"/>
    <w:rsid w:val="001C5930"/>
    <w:rsid w:val="001C5DA0"/>
    <w:rsid w:val="001C7A8E"/>
    <w:rsid w:val="001D0B46"/>
    <w:rsid w:val="001D0D00"/>
    <w:rsid w:val="001D12C1"/>
    <w:rsid w:val="001D1C7A"/>
    <w:rsid w:val="001D2DE8"/>
    <w:rsid w:val="001D306E"/>
    <w:rsid w:val="001D3530"/>
    <w:rsid w:val="001D3BB9"/>
    <w:rsid w:val="001D608C"/>
    <w:rsid w:val="001D700C"/>
    <w:rsid w:val="001D73A3"/>
    <w:rsid w:val="001E07F3"/>
    <w:rsid w:val="001E0C61"/>
    <w:rsid w:val="001E11D9"/>
    <w:rsid w:val="001E2B4E"/>
    <w:rsid w:val="001E3300"/>
    <w:rsid w:val="001E4B96"/>
    <w:rsid w:val="001E5112"/>
    <w:rsid w:val="001E5D06"/>
    <w:rsid w:val="001E6E44"/>
    <w:rsid w:val="001E7070"/>
    <w:rsid w:val="001E7C1C"/>
    <w:rsid w:val="001F129E"/>
    <w:rsid w:val="001F1893"/>
    <w:rsid w:val="001F308D"/>
    <w:rsid w:val="001F3918"/>
    <w:rsid w:val="001F4618"/>
    <w:rsid w:val="001F5094"/>
    <w:rsid w:val="001F610A"/>
    <w:rsid w:val="001F6B12"/>
    <w:rsid w:val="001F7734"/>
    <w:rsid w:val="001F7CDA"/>
    <w:rsid w:val="002008AB"/>
    <w:rsid w:val="00202037"/>
    <w:rsid w:val="00202BF8"/>
    <w:rsid w:val="002030C1"/>
    <w:rsid w:val="00203A6F"/>
    <w:rsid w:val="00204355"/>
    <w:rsid w:val="0020442E"/>
    <w:rsid w:val="0020508F"/>
    <w:rsid w:val="002058A8"/>
    <w:rsid w:val="00206EC4"/>
    <w:rsid w:val="0020745A"/>
    <w:rsid w:val="002075BD"/>
    <w:rsid w:val="002077C6"/>
    <w:rsid w:val="002108AE"/>
    <w:rsid w:val="0021190D"/>
    <w:rsid w:val="00211AA2"/>
    <w:rsid w:val="00211B0A"/>
    <w:rsid w:val="0021273E"/>
    <w:rsid w:val="00212EAA"/>
    <w:rsid w:val="002131C7"/>
    <w:rsid w:val="002141C1"/>
    <w:rsid w:val="002144FE"/>
    <w:rsid w:val="002145BE"/>
    <w:rsid w:val="0021507F"/>
    <w:rsid w:val="002155D5"/>
    <w:rsid w:val="002158F2"/>
    <w:rsid w:val="0021596C"/>
    <w:rsid w:val="00215AD5"/>
    <w:rsid w:val="00215B94"/>
    <w:rsid w:val="00215E5B"/>
    <w:rsid w:val="00216367"/>
    <w:rsid w:val="00216B5F"/>
    <w:rsid w:val="002175F4"/>
    <w:rsid w:val="00217C16"/>
    <w:rsid w:val="002207A3"/>
    <w:rsid w:val="00220B70"/>
    <w:rsid w:val="002218E1"/>
    <w:rsid w:val="0022200E"/>
    <w:rsid w:val="002258E9"/>
    <w:rsid w:val="00225B46"/>
    <w:rsid w:val="00225E04"/>
    <w:rsid w:val="00227059"/>
    <w:rsid w:val="00227574"/>
    <w:rsid w:val="00227AFC"/>
    <w:rsid w:val="00230035"/>
    <w:rsid w:val="00230AA3"/>
    <w:rsid w:val="00231014"/>
    <w:rsid w:val="0023104A"/>
    <w:rsid w:val="00231F63"/>
    <w:rsid w:val="00232743"/>
    <w:rsid w:val="00232930"/>
    <w:rsid w:val="00233873"/>
    <w:rsid w:val="00233A64"/>
    <w:rsid w:val="00234022"/>
    <w:rsid w:val="00234768"/>
    <w:rsid w:val="00235689"/>
    <w:rsid w:val="00235D47"/>
    <w:rsid w:val="00236A2F"/>
    <w:rsid w:val="00236A35"/>
    <w:rsid w:val="00236CDA"/>
    <w:rsid w:val="00237507"/>
    <w:rsid w:val="0023763C"/>
    <w:rsid w:val="00237684"/>
    <w:rsid w:val="00240DB0"/>
    <w:rsid w:val="002412ED"/>
    <w:rsid w:val="00241494"/>
    <w:rsid w:val="0024161D"/>
    <w:rsid w:val="00241EC2"/>
    <w:rsid w:val="002439FC"/>
    <w:rsid w:val="00243EE9"/>
    <w:rsid w:val="00244791"/>
    <w:rsid w:val="002447D7"/>
    <w:rsid w:val="002447E2"/>
    <w:rsid w:val="002453BF"/>
    <w:rsid w:val="002465D3"/>
    <w:rsid w:val="0024713A"/>
    <w:rsid w:val="0024756D"/>
    <w:rsid w:val="002501F8"/>
    <w:rsid w:val="00250E51"/>
    <w:rsid w:val="00252BB7"/>
    <w:rsid w:val="0025323E"/>
    <w:rsid w:val="00253671"/>
    <w:rsid w:val="002555E1"/>
    <w:rsid w:val="002559A9"/>
    <w:rsid w:val="00255C5D"/>
    <w:rsid w:val="002570B3"/>
    <w:rsid w:val="002570D1"/>
    <w:rsid w:val="00257531"/>
    <w:rsid w:val="00257AEE"/>
    <w:rsid w:val="0026366E"/>
    <w:rsid w:val="00264490"/>
    <w:rsid w:val="002660D2"/>
    <w:rsid w:val="00266FF7"/>
    <w:rsid w:val="0026740F"/>
    <w:rsid w:val="00267843"/>
    <w:rsid w:val="00267F7E"/>
    <w:rsid w:val="00272673"/>
    <w:rsid w:val="002733C1"/>
    <w:rsid w:val="002745A4"/>
    <w:rsid w:val="00275910"/>
    <w:rsid w:val="002772AA"/>
    <w:rsid w:val="002773A2"/>
    <w:rsid w:val="0027783A"/>
    <w:rsid w:val="002778B7"/>
    <w:rsid w:val="0028081C"/>
    <w:rsid w:val="00280850"/>
    <w:rsid w:val="00281644"/>
    <w:rsid w:val="00281F36"/>
    <w:rsid w:val="0028229C"/>
    <w:rsid w:val="002822D0"/>
    <w:rsid w:val="00282783"/>
    <w:rsid w:val="00283998"/>
    <w:rsid w:val="00283F6B"/>
    <w:rsid w:val="002844B9"/>
    <w:rsid w:val="002858EA"/>
    <w:rsid w:val="002874D8"/>
    <w:rsid w:val="00287C5A"/>
    <w:rsid w:val="002901A3"/>
    <w:rsid w:val="002930C0"/>
    <w:rsid w:val="00293440"/>
    <w:rsid w:val="002939F0"/>
    <w:rsid w:val="00293A2E"/>
    <w:rsid w:val="00293D92"/>
    <w:rsid w:val="00294589"/>
    <w:rsid w:val="002945EA"/>
    <w:rsid w:val="00294BE2"/>
    <w:rsid w:val="002958D5"/>
    <w:rsid w:val="00295AA0"/>
    <w:rsid w:val="00296346"/>
    <w:rsid w:val="002971BC"/>
    <w:rsid w:val="00297645"/>
    <w:rsid w:val="00297678"/>
    <w:rsid w:val="002A002F"/>
    <w:rsid w:val="002A034D"/>
    <w:rsid w:val="002A0A0B"/>
    <w:rsid w:val="002A0EE7"/>
    <w:rsid w:val="002A0F44"/>
    <w:rsid w:val="002A1068"/>
    <w:rsid w:val="002A142E"/>
    <w:rsid w:val="002A2984"/>
    <w:rsid w:val="002A2BE1"/>
    <w:rsid w:val="002A2E02"/>
    <w:rsid w:val="002A31DD"/>
    <w:rsid w:val="002A42E1"/>
    <w:rsid w:val="002A4341"/>
    <w:rsid w:val="002A5B04"/>
    <w:rsid w:val="002A611A"/>
    <w:rsid w:val="002A7712"/>
    <w:rsid w:val="002A7994"/>
    <w:rsid w:val="002A7E49"/>
    <w:rsid w:val="002B04FC"/>
    <w:rsid w:val="002B0622"/>
    <w:rsid w:val="002B0FA0"/>
    <w:rsid w:val="002B1DAA"/>
    <w:rsid w:val="002B2EDD"/>
    <w:rsid w:val="002B3E7F"/>
    <w:rsid w:val="002B4276"/>
    <w:rsid w:val="002B45CD"/>
    <w:rsid w:val="002B4C92"/>
    <w:rsid w:val="002B5115"/>
    <w:rsid w:val="002B5232"/>
    <w:rsid w:val="002B565B"/>
    <w:rsid w:val="002B5C44"/>
    <w:rsid w:val="002B7CBB"/>
    <w:rsid w:val="002B7FB4"/>
    <w:rsid w:val="002C0EA5"/>
    <w:rsid w:val="002C0FCE"/>
    <w:rsid w:val="002C1285"/>
    <w:rsid w:val="002C1DDD"/>
    <w:rsid w:val="002C24A8"/>
    <w:rsid w:val="002C24DF"/>
    <w:rsid w:val="002C3B17"/>
    <w:rsid w:val="002C4D48"/>
    <w:rsid w:val="002C4ED1"/>
    <w:rsid w:val="002C56E2"/>
    <w:rsid w:val="002C579F"/>
    <w:rsid w:val="002C6EC8"/>
    <w:rsid w:val="002D0529"/>
    <w:rsid w:val="002D07FA"/>
    <w:rsid w:val="002D0B55"/>
    <w:rsid w:val="002D10E0"/>
    <w:rsid w:val="002D146C"/>
    <w:rsid w:val="002D1B31"/>
    <w:rsid w:val="002D2FD6"/>
    <w:rsid w:val="002D4791"/>
    <w:rsid w:val="002D4A0B"/>
    <w:rsid w:val="002D5391"/>
    <w:rsid w:val="002D5398"/>
    <w:rsid w:val="002D60D4"/>
    <w:rsid w:val="002D62BD"/>
    <w:rsid w:val="002D7065"/>
    <w:rsid w:val="002D7DC6"/>
    <w:rsid w:val="002D7E03"/>
    <w:rsid w:val="002E0737"/>
    <w:rsid w:val="002E0902"/>
    <w:rsid w:val="002E0CA6"/>
    <w:rsid w:val="002E1C64"/>
    <w:rsid w:val="002E1DF8"/>
    <w:rsid w:val="002E30BC"/>
    <w:rsid w:val="002E42B8"/>
    <w:rsid w:val="002E460A"/>
    <w:rsid w:val="002E5290"/>
    <w:rsid w:val="002E6BE8"/>
    <w:rsid w:val="002F1426"/>
    <w:rsid w:val="002F30AA"/>
    <w:rsid w:val="002F4A1E"/>
    <w:rsid w:val="002F628F"/>
    <w:rsid w:val="002F6C48"/>
    <w:rsid w:val="002F6C73"/>
    <w:rsid w:val="002F7422"/>
    <w:rsid w:val="003009BA"/>
    <w:rsid w:val="00300E9D"/>
    <w:rsid w:val="003014CB"/>
    <w:rsid w:val="0030186F"/>
    <w:rsid w:val="00302211"/>
    <w:rsid w:val="0030237A"/>
    <w:rsid w:val="00302B7F"/>
    <w:rsid w:val="00302EEB"/>
    <w:rsid w:val="00302FD9"/>
    <w:rsid w:val="0030417C"/>
    <w:rsid w:val="00305300"/>
    <w:rsid w:val="00305E18"/>
    <w:rsid w:val="00306414"/>
    <w:rsid w:val="00306B00"/>
    <w:rsid w:val="00306B13"/>
    <w:rsid w:val="003114E0"/>
    <w:rsid w:val="003120FA"/>
    <w:rsid w:val="003132E7"/>
    <w:rsid w:val="00313680"/>
    <w:rsid w:val="00314CF0"/>
    <w:rsid w:val="00315C3E"/>
    <w:rsid w:val="00316017"/>
    <w:rsid w:val="0031606B"/>
    <w:rsid w:val="00316DE3"/>
    <w:rsid w:val="00316F77"/>
    <w:rsid w:val="003175BB"/>
    <w:rsid w:val="00317BAD"/>
    <w:rsid w:val="00317C88"/>
    <w:rsid w:val="00320A7F"/>
    <w:rsid w:val="00321807"/>
    <w:rsid w:val="00321EE2"/>
    <w:rsid w:val="003220F8"/>
    <w:rsid w:val="003227F4"/>
    <w:rsid w:val="003230A5"/>
    <w:rsid w:val="003247C0"/>
    <w:rsid w:val="00325028"/>
    <w:rsid w:val="003251E3"/>
    <w:rsid w:val="003263CA"/>
    <w:rsid w:val="00326D48"/>
    <w:rsid w:val="00326F3C"/>
    <w:rsid w:val="00330009"/>
    <w:rsid w:val="00331674"/>
    <w:rsid w:val="00331F0B"/>
    <w:rsid w:val="00333630"/>
    <w:rsid w:val="00333A45"/>
    <w:rsid w:val="0033457C"/>
    <w:rsid w:val="00334812"/>
    <w:rsid w:val="00335849"/>
    <w:rsid w:val="00335F44"/>
    <w:rsid w:val="00336047"/>
    <w:rsid w:val="0034084D"/>
    <w:rsid w:val="003423DA"/>
    <w:rsid w:val="003425E4"/>
    <w:rsid w:val="00343EE2"/>
    <w:rsid w:val="00344179"/>
    <w:rsid w:val="0034423F"/>
    <w:rsid w:val="0034455A"/>
    <w:rsid w:val="00344CD6"/>
    <w:rsid w:val="00345823"/>
    <w:rsid w:val="003463C3"/>
    <w:rsid w:val="003470D3"/>
    <w:rsid w:val="00347A49"/>
    <w:rsid w:val="00347E6C"/>
    <w:rsid w:val="00350543"/>
    <w:rsid w:val="0035056D"/>
    <w:rsid w:val="00351027"/>
    <w:rsid w:val="003513FE"/>
    <w:rsid w:val="00351727"/>
    <w:rsid w:val="00352188"/>
    <w:rsid w:val="003526E9"/>
    <w:rsid w:val="00353943"/>
    <w:rsid w:val="0035471E"/>
    <w:rsid w:val="00355FCB"/>
    <w:rsid w:val="00356481"/>
    <w:rsid w:val="00356974"/>
    <w:rsid w:val="0035754B"/>
    <w:rsid w:val="00357E49"/>
    <w:rsid w:val="003606F3"/>
    <w:rsid w:val="003607EF"/>
    <w:rsid w:val="003608D5"/>
    <w:rsid w:val="003609CA"/>
    <w:rsid w:val="00360C5F"/>
    <w:rsid w:val="00360DFE"/>
    <w:rsid w:val="003623AF"/>
    <w:rsid w:val="00362CE7"/>
    <w:rsid w:val="00362D64"/>
    <w:rsid w:val="0036334D"/>
    <w:rsid w:val="00363851"/>
    <w:rsid w:val="00366121"/>
    <w:rsid w:val="003665A0"/>
    <w:rsid w:val="003674B1"/>
    <w:rsid w:val="003679C2"/>
    <w:rsid w:val="00370657"/>
    <w:rsid w:val="00370F7F"/>
    <w:rsid w:val="0037111A"/>
    <w:rsid w:val="00371563"/>
    <w:rsid w:val="0037172B"/>
    <w:rsid w:val="00371D2C"/>
    <w:rsid w:val="003726ED"/>
    <w:rsid w:val="00372AAA"/>
    <w:rsid w:val="00372EDB"/>
    <w:rsid w:val="0037351D"/>
    <w:rsid w:val="00374546"/>
    <w:rsid w:val="0037492D"/>
    <w:rsid w:val="00374D60"/>
    <w:rsid w:val="00375A7C"/>
    <w:rsid w:val="00376F9F"/>
    <w:rsid w:val="0037731B"/>
    <w:rsid w:val="003775B3"/>
    <w:rsid w:val="003778B9"/>
    <w:rsid w:val="00381580"/>
    <w:rsid w:val="00381F41"/>
    <w:rsid w:val="0038244B"/>
    <w:rsid w:val="003824D5"/>
    <w:rsid w:val="00382CB3"/>
    <w:rsid w:val="00383A54"/>
    <w:rsid w:val="00383BC9"/>
    <w:rsid w:val="0038457E"/>
    <w:rsid w:val="00384F06"/>
    <w:rsid w:val="0038531F"/>
    <w:rsid w:val="00386114"/>
    <w:rsid w:val="00386224"/>
    <w:rsid w:val="0039049E"/>
    <w:rsid w:val="003918EC"/>
    <w:rsid w:val="00392157"/>
    <w:rsid w:val="00392158"/>
    <w:rsid w:val="003932B5"/>
    <w:rsid w:val="003934CE"/>
    <w:rsid w:val="0039442F"/>
    <w:rsid w:val="0039681F"/>
    <w:rsid w:val="00397284"/>
    <w:rsid w:val="003976B2"/>
    <w:rsid w:val="00397F77"/>
    <w:rsid w:val="003A0825"/>
    <w:rsid w:val="003A0CD5"/>
    <w:rsid w:val="003A2EAD"/>
    <w:rsid w:val="003A32E3"/>
    <w:rsid w:val="003A3362"/>
    <w:rsid w:val="003A3BB2"/>
    <w:rsid w:val="003A4EAD"/>
    <w:rsid w:val="003A57BD"/>
    <w:rsid w:val="003A5C40"/>
    <w:rsid w:val="003A5E0A"/>
    <w:rsid w:val="003A69B9"/>
    <w:rsid w:val="003A7B03"/>
    <w:rsid w:val="003B0B9F"/>
    <w:rsid w:val="003B1174"/>
    <w:rsid w:val="003B201E"/>
    <w:rsid w:val="003B3942"/>
    <w:rsid w:val="003B5518"/>
    <w:rsid w:val="003B5693"/>
    <w:rsid w:val="003B59B7"/>
    <w:rsid w:val="003B5D93"/>
    <w:rsid w:val="003B7A75"/>
    <w:rsid w:val="003B7EDF"/>
    <w:rsid w:val="003C0636"/>
    <w:rsid w:val="003C0786"/>
    <w:rsid w:val="003C0D97"/>
    <w:rsid w:val="003C1BED"/>
    <w:rsid w:val="003C2441"/>
    <w:rsid w:val="003C2FCE"/>
    <w:rsid w:val="003C3B06"/>
    <w:rsid w:val="003C55DA"/>
    <w:rsid w:val="003C5DA3"/>
    <w:rsid w:val="003C6240"/>
    <w:rsid w:val="003C632B"/>
    <w:rsid w:val="003C645F"/>
    <w:rsid w:val="003C6500"/>
    <w:rsid w:val="003D24DC"/>
    <w:rsid w:val="003D288D"/>
    <w:rsid w:val="003D2AC1"/>
    <w:rsid w:val="003D3299"/>
    <w:rsid w:val="003D33EA"/>
    <w:rsid w:val="003D4D1B"/>
    <w:rsid w:val="003E05EC"/>
    <w:rsid w:val="003E2CFA"/>
    <w:rsid w:val="003E2DFD"/>
    <w:rsid w:val="003E492A"/>
    <w:rsid w:val="003E5690"/>
    <w:rsid w:val="003E60D2"/>
    <w:rsid w:val="003E6989"/>
    <w:rsid w:val="003E69CC"/>
    <w:rsid w:val="003E6C75"/>
    <w:rsid w:val="003E7CE0"/>
    <w:rsid w:val="003F07BD"/>
    <w:rsid w:val="003F1A9E"/>
    <w:rsid w:val="003F1E2E"/>
    <w:rsid w:val="003F3D73"/>
    <w:rsid w:val="003F4252"/>
    <w:rsid w:val="003F4588"/>
    <w:rsid w:val="003F53EC"/>
    <w:rsid w:val="003F561F"/>
    <w:rsid w:val="003F5838"/>
    <w:rsid w:val="003F6AD6"/>
    <w:rsid w:val="003F755D"/>
    <w:rsid w:val="003F7774"/>
    <w:rsid w:val="003F7974"/>
    <w:rsid w:val="00400C26"/>
    <w:rsid w:val="004015CF"/>
    <w:rsid w:val="00401877"/>
    <w:rsid w:val="00401A03"/>
    <w:rsid w:val="004020E0"/>
    <w:rsid w:val="0040266A"/>
    <w:rsid w:val="00403504"/>
    <w:rsid w:val="0040527F"/>
    <w:rsid w:val="00410A75"/>
    <w:rsid w:val="00411059"/>
    <w:rsid w:val="00411806"/>
    <w:rsid w:val="0041199F"/>
    <w:rsid w:val="0041216D"/>
    <w:rsid w:val="004127B3"/>
    <w:rsid w:val="00412DE9"/>
    <w:rsid w:val="004138DC"/>
    <w:rsid w:val="00413F17"/>
    <w:rsid w:val="004144A8"/>
    <w:rsid w:val="00414D9D"/>
    <w:rsid w:val="004171BE"/>
    <w:rsid w:val="0041750D"/>
    <w:rsid w:val="004179CF"/>
    <w:rsid w:val="00417F02"/>
    <w:rsid w:val="00420ECF"/>
    <w:rsid w:val="0042168B"/>
    <w:rsid w:val="0042201A"/>
    <w:rsid w:val="00422402"/>
    <w:rsid w:val="0042336D"/>
    <w:rsid w:val="00423CFE"/>
    <w:rsid w:val="00423D1F"/>
    <w:rsid w:val="00424231"/>
    <w:rsid w:val="004251B5"/>
    <w:rsid w:val="004256C9"/>
    <w:rsid w:val="00425A5F"/>
    <w:rsid w:val="00425DB9"/>
    <w:rsid w:val="00426965"/>
    <w:rsid w:val="00426DF8"/>
    <w:rsid w:val="00426E0D"/>
    <w:rsid w:val="00430176"/>
    <w:rsid w:val="00430544"/>
    <w:rsid w:val="004311B4"/>
    <w:rsid w:val="00432026"/>
    <w:rsid w:val="004329E1"/>
    <w:rsid w:val="00433141"/>
    <w:rsid w:val="00434576"/>
    <w:rsid w:val="004347E4"/>
    <w:rsid w:val="00434970"/>
    <w:rsid w:val="00436976"/>
    <w:rsid w:val="00437F86"/>
    <w:rsid w:val="004402DC"/>
    <w:rsid w:val="0044037C"/>
    <w:rsid w:val="00440672"/>
    <w:rsid w:val="00440B3D"/>
    <w:rsid w:val="00440D8E"/>
    <w:rsid w:val="00441430"/>
    <w:rsid w:val="00442112"/>
    <w:rsid w:val="004425CB"/>
    <w:rsid w:val="004442E7"/>
    <w:rsid w:val="004443BE"/>
    <w:rsid w:val="004463D6"/>
    <w:rsid w:val="00446B2B"/>
    <w:rsid w:val="00447F85"/>
    <w:rsid w:val="004502BD"/>
    <w:rsid w:val="00451FA8"/>
    <w:rsid w:val="00452908"/>
    <w:rsid w:val="004531F3"/>
    <w:rsid w:val="00453875"/>
    <w:rsid w:val="00453B31"/>
    <w:rsid w:val="00453C4C"/>
    <w:rsid w:val="00453EDA"/>
    <w:rsid w:val="00454069"/>
    <w:rsid w:val="0045457C"/>
    <w:rsid w:val="004546A7"/>
    <w:rsid w:val="00454818"/>
    <w:rsid w:val="00455710"/>
    <w:rsid w:val="00455BD7"/>
    <w:rsid w:val="00456392"/>
    <w:rsid w:val="0045728B"/>
    <w:rsid w:val="00457EAE"/>
    <w:rsid w:val="00457FAE"/>
    <w:rsid w:val="00460A07"/>
    <w:rsid w:val="00460DE3"/>
    <w:rsid w:val="0046123D"/>
    <w:rsid w:val="00461895"/>
    <w:rsid w:val="00462CA2"/>
    <w:rsid w:val="00462E9B"/>
    <w:rsid w:val="0046448B"/>
    <w:rsid w:val="00464EC1"/>
    <w:rsid w:val="00465957"/>
    <w:rsid w:val="00465E65"/>
    <w:rsid w:val="004661FA"/>
    <w:rsid w:val="00466C9C"/>
    <w:rsid w:val="004677CA"/>
    <w:rsid w:val="0047003F"/>
    <w:rsid w:val="00471049"/>
    <w:rsid w:val="00471AF5"/>
    <w:rsid w:val="00471D59"/>
    <w:rsid w:val="00472BDE"/>
    <w:rsid w:val="004733D4"/>
    <w:rsid w:val="00473442"/>
    <w:rsid w:val="00473A4B"/>
    <w:rsid w:val="00473DAF"/>
    <w:rsid w:val="004743DF"/>
    <w:rsid w:val="0047466C"/>
    <w:rsid w:val="00474D44"/>
    <w:rsid w:val="00475673"/>
    <w:rsid w:val="004763DB"/>
    <w:rsid w:val="004767A5"/>
    <w:rsid w:val="00476872"/>
    <w:rsid w:val="00476A24"/>
    <w:rsid w:val="00477F39"/>
    <w:rsid w:val="0048031F"/>
    <w:rsid w:val="00481420"/>
    <w:rsid w:val="0048188D"/>
    <w:rsid w:val="00481CC0"/>
    <w:rsid w:val="00481FEE"/>
    <w:rsid w:val="0048287A"/>
    <w:rsid w:val="0048338A"/>
    <w:rsid w:val="00483FB6"/>
    <w:rsid w:val="004849BB"/>
    <w:rsid w:val="00486BED"/>
    <w:rsid w:val="00487706"/>
    <w:rsid w:val="0048778E"/>
    <w:rsid w:val="004903BF"/>
    <w:rsid w:val="0049041B"/>
    <w:rsid w:val="004907CB"/>
    <w:rsid w:val="00491352"/>
    <w:rsid w:val="00494FD8"/>
    <w:rsid w:val="00495981"/>
    <w:rsid w:val="0049653F"/>
    <w:rsid w:val="00496745"/>
    <w:rsid w:val="00496903"/>
    <w:rsid w:val="00497055"/>
    <w:rsid w:val="00497187"/>
    <w:rsid w:val="0049738B"/>
    <w:rsid w:val="00497963"/>
    <w:rsid w:val="004A16DF"/>
    <w:rsid w:val="004A17A3"/>
    <w:rsid w:val="004A1D3E"/>
    <w:rsid w:val="004A3A5F"/>
    <w:rsid w:val="004A3AB3"/>
    <w:rsid w:val="004A3C34"/>
    <w:rsid w:val="004A45A2"/>
    <w:rsid w:val="004A49ED"/>
    <w:rsid w:val="004A4A24"/>
    <w:rsid w:val="004A58FA"/>
    <w:rsid w:val="004A617A"/>
    <w:rsid w:val="004A6983"/>
    <w:rsid w:val="004A6B40"/>
    <w:rsid w:val="004A7890"/>
    <w:rsid w:val="004B0DF2"/>
    <w:rsid w:val="004B15D3"/>
    <w:rsid w:val="004B1CA7"/>
    <w:rsid w:val="004B1E71"/>
    <w:rsid w:val="004B2040"/>
    <w:rsid w:val="004B2568"/>
    <w:rsid w:val="004B3DCF"/>
    <w:rsid w:val="004B4797"/>
    <w:rsid w:val="004B4C27"/>
    <w:rsid w:val="004B5522"/>
    <w:rsid w:val="004B5893"/>
    <w:rsid w:val="004B59D4"/>
    <w:rsid w:val="004B6564"/>
    <w:rsid w:val="004B7ED9"/>
    <w:rsid w:val="004C05C0"/>
    <w:rsid w:val="004C1F10"/>
    <w:rsid w:val="004C269A"/>
    <w:rsid w:val="004C30EB"/>
    <w:rsid w:val="004C3391"/>
    <w:rsid w:val="004C3795"/>
    <w:rsid w:val="004C3EB8"/>
    <w:rsid w:val="004C5C63"/>
    <w:rsid w:val="004C5CCD"/>
    <w:rsid w:val="004C7A87"/>
    <w:rsid w:val="004C7B1A"/>
    <w:rsid w:val="004D0154"/>
    <w:rsid w:val="004D022B"/>
    <w:rsid w:val="004D0AFD"/>
    <w:rsid w:val="004D0C31"/>
    <w:rsid w:val="004D134A"/>
    <w:rsid w:val="004D17A0"/>
    <w:rsid w:val="004D1F5A"/>
    <w:rsid w:val="004D263E"/>
    <w:rsid w:val="004D2902"/>
    <w:rsid w:val="004D343F"/>
    <w:rsid w:val="004D3666"/>
    <w:rsid w:val="004D37C6"/>
    <w:rsid w:val="004D464F"/>
    <w:rsid w:val="004D4DEB"/>
    <w:rsid w:val="004D4E39"/>
    <w:rsid w:val="004D4FA9"/>
    <w:rsid w:val="004D5980"/>
    <w:rsid w:val="004D7287"/>
    <w:rsid w:val="004D7A0A"/>
    <w:rsid w:val="004D7A78"/>
    <w:rsid w:val="004E0069"/>
    <w:rsid w:val="004E01A1"/>
    <w:rsid w:val="004E07D2"/>
    <w:rsid w:val="004E177A"/>
    <w:rsid w:val="004E2494"/>
    <w:rsid w:val="004E35C2"/>
    <w:rsid w:val="004E36EA"/>
    <w:rsid w:val="004E3818"/>
    <w:rsid w:val="004E406B"/>
    <w:rsid w:val="004E4C1E"/>
    <w:rsid w:val="004E55CC"/>
    <w:rsid w:val="004E6033"/>
    <w:rsid w:val="004E6DD1"/>
    <w:rsid w:val="004E6FDF"/>
    <w:rsid w:val="004E7254"/>
    <w:rsid w:val="004E79FD"/>
    <w:rsid w:val="004E7DFD"/>
    <w:rsid w:val="004F061B"/>
    <w:rsid w:val="004F0A70"/>
    <w:rsid w:val="004F13C8"/>
    <w:rsid w:val="004F14B7"/>
    <w:rsid w:val="004F1DC7"/>
    <w:rsid w:val="004F36AB"/>
    <w:rsid w:val="004F3F74"/>
    <w:rsid w:val="004F50D7"/>
    <w:rsid w:val="004F515F"/>
    <w:rsid w:val="004F5DFB"/>
    <w:rsid w:val="004F6D3F"/>
    <w:rsid w:val="004F6D48"/>
    <w:rsid w:val="004F7650"/>
    <w:rsid w:val="004F7CDA"/>
    <w:rsid w:val="00501266"/>
    <w:rsid w:val="005024F0"/>
    <w:rsid w:val="00502930"/>
    <w:rsid w:val="005030AF"/>
    <w:rsid w:val="005047A2"/>
    <w:rsid w:val="00504D63"/>
    <w:rsid w:val="00505972"/>
    <w:rsid w:val="00505986"/>
    <w:rsid w:val="00506A22"/>
    <w:rsid w:val="00507098"/>
    <w:rsid w:val="005071CE"/>
    <w:rsid w:val="00507FE8"/>
    <w:rsid w:val="00510837"/>
    <w:rsid w:val="00510B45"/>
    <w:rsid w:val="00512697"/>
    <w:rsid w:val="00512765"/>
    <w:rsid w:val="00512D26"/>
    <w:rsid w:val="005131DF"/>
    <w:rsid w:val="00513773"/>
    <w:rsid w:val="00513E01"/>
    <w:rsid w:val="0051445B"/>
    <w:rsid w:val="00516969"/>
    <w:rsid w:val="00516F3F"/>
    <w:rsid w:val="00520093"/>
    <w:rsid w:val="00520C63"/>
    <w:rsid w:val="00521499"/>
    <w:rsid w:val="00521651"/>
    <w:rsid w:val="00522938"/>
    <w:rsid w:val="00522DAB"/>
    <w:rsid w:val="005235BA"/>
    <w:rsid w:val="0052377E"/>
    <w:rsid w:val="00524A0E"/>
    <w:rsid w:val="00525B0F"/>
    <w:rsid w:val="00525FFA"/>
    <w:rsid w:val="005267FF"/>
    <w:rsid w:val="0052708E"/>
    <w:rsid w:val="005270B6"/>
    <w:rsid w:val="00527ED5"/>
    <w:rsid w:val="0053074A"/>
    <w:rsid w:val="00530E39"/>
    <w:rsid w:val="005310AD"/>
    <w:rsid w:val="00531517"/>
    <w:rsid w:val="00531DE9"/>
    <w:rsid w:val="00531FCF"/>
    <w:rsid w:val="00532556"/>
    <w:rsid w:val="00532670"/>
    <w:rsid w:val="00532FEF"/>
    <w:rsid w:val="00533D07"/>
    <w:rsid w:val="00535434"/>
    <w:rsid w:val="005357C2"/>
    <w:rsid w:val="00535F9F"/>
    <w:rsid w:val="00536CB9"/>
    <w:rsid w:val="00536D2A"/>
    <w:rsid w:val="005376C1"/>
    <w:rsid w:val="00540836"/>
    <w:rsid w:val="00541084"/>
    <w:rsid w:val="00541196"/>
    <w:rsid w:val="005416B5"/>
    <w:rsid w:val="00542B74"/>
    <w:rsid w:val="00542FC0"/>
    <w:rsid w:val="0054353E"/>
    <w:rsid w:val="00543A0E"/>
    <w:rsid w:val="00543AD2"/>
    <w:rsid w:val="00543DC9"/>
    <w:rsid w:val="00543E89"/>
    <w:rsid w:val="0054427E"/>
    <w:rsid w:val="00544E88"/>
    <w:rsid w:val="00545543"/>
    <w:rsid w:val="00545869"/>
    <w:rsid w:val="0054653A"/>
    <w:rsid w:val="00547A0F"/>
    <w:rsid w:val="00547CC0"/>
    <w:rsid w:val="0055004A"/>
    <w:rsid w:val="005506E5"/>
    <w:rsid w:val="005512DE"/>
    <w:rsid w:val="0055162B"/>
    <w:rsid w:val="00551928"/>
    <w:rsid w:val="00554D34"/>
    <w:rsid w:val="005553C0"/>
    <w:rsid w:val="00555D83"/>
    <w:rsid w:val="00556DDB"/>
    <w:rsid w:val="0055744D"/>
    <w:rsid w:val="005574BE"/>
    <w:rsid w:val="00557BE3"/>
    <w:rsid w:val="00560646"/>
    <w:rsid w:val="005615CD"/>
    <w:rsid w:val="005619C7"/>
    <w:rsid w:val="0056340F"/>
    <w:rsid w:val="005637F5"/>
    <w:rsid w:val="00563D2B"/>
    <w:rsid w:val="00564104"/>
    <w:rsid w:val="00564A02"/>
    <w:rsid w:val="00564E19"/>
    <w:rsid w:val="00565790"/>
    <w:rsid w:val="005657A5"/>
    <w:rsid w:val="00565966"/>
    <w:rsid w:val="00566007"/>
    <w:rsid w:val="0056659A"/>
    <w:rsid w:val="00566601"/>
    <w:rsid w:val="0057037D"/>
    <w:rsid w:val="00570B01"/>
    <w:rsid w:val="00571FA2"/>
    <w:rsid w:val="005721F0"/>
    <w:rsid w:val="00572219"/>
    <w:rsid w:val="005730A0"/>
    <w:rsid w:val="00573F33"/>
    <w:rsid w:val="005742FB"/>
    <w:rsid w:val="00576621"/>
    <w:rsid w:val="00577117"/>
    <w:rsid w:val="00577892"/>
    <w:rsid w:val="00581F66"/>
    <w:rsid w:val="005820A2"/>
    <w:rsid w:val="00582157"/>
    <w:rsid w:val="00582700"/>
    <w:rsid w:val="00583179"/>
    <w:rsid w:val="005837EC"/>
    <w:rsid w:val="005843F6"/>
    <w:rsid w:val="00584724"/>
    <w:rsid w:val="005852C9"/>
    <w:rsid w:val="00586888"/>
    <w:rsid w:val="0058784F"/>
    <w:rsid w:val="005878E7"/>
    <w:rsid w:val="0059014C"/>
    <w:rsid w:val="0059049B"/>
    <w:rsid w:val="0059137A"/>
    <w:rsid w:val="0059256C"/>
    <w:rsid w:val="00593291"/>
    <w:rsid w:val="005973CA"/>
    <w:rsid w:val="00597573"/>
    <w:rsid w:val="00597CEA"/>
    <w:rsid w:val="00597D32"/>
    <w:rsid w:val="005A05A8"/>
    <w:rsid w:val="005A09AE"/>
    <w:rsid w:val="005A1479"/>
    <w:rsid w:val="005A2227"/>
    <w:rsid w:val="005A2728"/>
    <w:rsid w:val="005A3793"/>
    <w:rsid w:val="005A3E2E"/>
    <w:rsid w:val="005A43E7"/>
    <w:rsid w:val="005A5CFA"/>
    <w:rsid w:val="005A5F4E"/>
    <w:rsid w:val="005A6104"/>
    <w:rsid w:val="005A6AB8"/>
    <w:rsid w:val="005A6C73"/>
    <w:rsid w:val="005A7D6D"/>
    <w:rsid w:val="005B02D6"/>
    <w:rsid w:val="005B08B5"/>
    <w:rsid w:val="005B0F29"/>
    <w:rsid w:val="005B181F"/>
    <w:rsid w:val="005B2E0B"/>
    <w:rsid w:val="005B32BD"/>
    <w:rsid w:val="005B6633"/>
    <w:rsid w:val="005B6744"/>
    <w:rsid w:val="005B6AAC"/>
    <w:rsid w:val="005B6B3F"/>
    <w:rsid w:val="005C163E"/>
    <w:rsid w:val="005C1C78"/>
    <w:rsid w:val="005C23D9"/>
    <w:rsid w:val="005C33A7"/>
    <w:rsid w:val="005C3FA4"/>
    <w:rsid w:val="005C4305"/>
    <w:rsid w:val="005C4698"/>
    <w:rsid w:val="005C48CD"/>
    <w:rsid w:val="005C4B1A"/>
    <w:rsid w:val="005C519A"/>
    <w:rsid w:val="005C53FF"/>
    <w:rsid w:val="005C60DF"/>
    <w:rsid w:val="005C673C"/>
    <w:rsid w:val="005C68BA"/>
    <w:rsid w:val="005C6934"/>
    <w:rsid w:val="005D065B"/>
    <w:rsid w:val="005D0960"/>
    <w:rsid w:val="005D2E77"/>
    <w:rsid w:val="005D2F7F"/>
    <w:rsid w:val="005D32D3"/>
    <w:rsid w:val="005D337E"/>
    <w:rsid w:val="005D33C0"/>
    <w:rsid w:val="005D3623"/>
    <w:rsid w:val="005D3CA0"/>
    <w:rsid w:val="005D3F1A"/>
    <w:rsid w:val="005D44F6"/>
    <w:rsid w:val="005D47F4"/>
    <w:rsid w:val="005D51C9"/>
    <w:rsid w:val="005D6B1F"/>
    <w:rsid w:val="005E0445"/>
    <w:rsid w:val="005E0B64"/>
    <w:rsid w:val="005E11F1"/>
    <w:rsid w:val="005E18B4"/>
    <w:rsid w:val="005E1FAA"/>
    <w:rsid w:val="005E2164"/>
    <w:rsid w:val="005E2424"/>
    <w:rsid w:val="005E2A6B"/>
    <w:rsid w:val="005E2EFF"/>
    <w:rsid w:val="005E31EC"/>
    <w:rsid w:val="005E4AC6"/>
    <w:rsid w:val="005E4B99"/>
    <w:rsid w:val="005E59EC"/>
    <w:rsid w:val="005E5A3D"/>
    <w:rsid w:val="005E65B6"/>
    <w:rsid w:val="005E698F"/>
    <w:rsid w:val="005E7524"/>
    <w:rsid w:val="005E7BA1"/>
    <w:rsid w:val="005F026C"/>
    <w:rsid w:val="005F06D3"/>
    <w:rsid w:val="005F0911"/>
    <w:rsid w:val="005F14B1"/>
    <w:rsid w:val="005F17C1"/>
    <w:rsid w:val="005F25D3"/>
    <w:rsid w:val="005F2844"/>
    <w:rsid w:val="005F2974"/>
    <w:rsid w:val="005F2A1D"/>
    <w:rsid w:val="005F2D20"/>
    <w:rsid w:val="005F37F4"/>
    <w:rsid w:val="005F3EC5"/>
    <w:rsid w:val="005F5F13"/>
    <w:rsid w:val="005F6DED"/>
    <w:rsid w:val="005F7125"/>
    <w:rsid w:val="005F7966"/>
    <w:rsid w:val="0060325E"/>
    <w:rsid w:val="00607427"/>
    <w:rsid w:val="006075EB"/>
    <w:rsid w:val="00607D97"/>
    <w:rsid w:val="0061046D"/>
    <w:rsid w:val="006112D7"/>
    <w:rsid w:val="0061164F"/>
    <w:rsid w:val="0061452E"/>
    <w:rsid w:val="00614CDF"/>
    <w:rsid w:val="0061571A"/>
    <w:rsid w:val="00615C16"/>
    <w:rsid w:val="00615F03"/>
    <w:rsid w:val="00617030"/>
    <w:rsid w:val="00620072"/>
    <w:rsid w:val="006208C9"/>
    <w:rsid w:val="00620AAC"/>
    <w:rsid w:val="00620AE5"/>
    <w:rsid w:val="00622075"/>
    <w:rsid w:val="0062238C"/>
    <w:rsid w:val="006227A1"/>
    <w:rsid w:val="00622D57"/>
    <w:rsid w:val="00623A4E"/>
    <w:rsid w:val="00623EFB"/>
    <w:rsid w:val="00623FB6"/>
    <w:rsid w:val="00624080"/>
    <w:rsid w:val="00624A6B"/>
    <w:rsid w:val="00624B24"/>
    <w:rsid w:val="00624BFC"/>
    <w:rsid w:val="006257DE"/>
    <w:rsid w:val="006259C5"/>
    <w:rsid w:val="00626E7E"/>
    <w:rsid w:val="0062727E"/>
    <w:rsid w:val="00627C0C"/>
    <w:rsid w:val="00630746"/>
    <w:rsid w:val="00630A7F"/>
    <w:rsid w:val="00631076"/>
    <w:rsid w:val="00631432"/>
    <w:rsid w:val="00631B96"/>
    <w:rsid w:val="00632677"/>
    <w:rsid w:val="00633772"/>
    <w:rsid w:val="00634764"/>
    <w:rsid w:val="006350A8"/>
    <w:rsid w:val="00635C07"/>
    <w:rsid w:val="00635C4A"/>
    <w:rsid w:val="006364E0"/>
    <w:rsid w:val="00637F46"/>
    <w:rsid w:val="00640295"/>
    <w:rsid w:val="0064285F"/>
    <w:rsid w:val="0064291F"/>
    <w:rsid w:val="00642B59"/>
    <w:rsid w:val="00643C98"/>
    <w:rsid w:val="00644687"/>
    <w:rsid w:val="00645F29"/>
    <w:rsid w:val="00645F9F"/>
    <w:rsid w:val="0064671B"/>
    <w:rsid w:val="006470C9"/>
    <w:rsid w:val="006470D6"/>
    <w:rsid w:val="00647388"/>
    <w:rsid w:val="0064791F"/>
    <w:rsid w:val="00647B31"/>
    <w:rsid w:val="00650096"/>
    <w:rsid w:val="00650163"/>
    <w:rsid w:val="006508CA"/>
    <w:rsid w:val="006509F5"/>
    <w:rsid w:val="00650AF5"/>
    <w:rsid w:val="006510E8"/>
    <w:rsid w:val="00651509"/>
    <w:rsid w:val="00651DE0"/>
    <w:rsid w:val="00651E4F"/>
    <w:rsid w:val="00652BB5"/>
    <w:rsid w:val="00652D42"/>
    <w:rsid w:val="006538C5"/>
    <w:rsid w:val="0065432D"/>
    <w:rsid w:val="006548DF"/>
    <w:rsid w:val="00655064"/>
    <w:rsid w:val="006561C7"/>
    <w:rsid w:val="00656979"/>
    <w:rsid w:val="00656EB4"/>
    <w:rsid w:val="006574B4"/>
    <w:rsid w:val="0066023B"/>
    <w:rsid w:val="006605DB"/>
    <w:rsid w:val="00660F2A"/>
    <w:rsid w:val="00661418"/>
    <w:rsid w:val="0066223F"/>
    <w:rsid w:val="00662521"/>
    <w:rsid w:val="00664CEE"/>
    <w:rsid w:val="006652C9"/>
    <w:rsid w:val="0066563D"/>
    <w:rsid w:val="0066592C"/>
    <w:rsid w:val="0066593F"/>
    <w:rsid w:val="00667690"/>
    <w:rsid w:val="00670D93"/>
    <w:rsid w:val="00670ED8"/>
    <w:rsid w:val="006717D2"/>
    <w:rsid w:val="006724D5"/>
    <w:rsid w:val="00672937"/>
    <w:rsid w:val="00672CA7"/>
    <w:rsid w:val="00673644"/>
    <w:rsid w:val="00674C4C"/>
    <w:rsid w:val="00676834"/>
    <w:rsid w:val="00676DC9"/>
    <w:rsid w:val="006770A0"/>
    <w:rsid w:val="00680ECB"/>
    <w:rsid w:val="00682858"/>
    <w:rsid w:val="00682F4C"/>
    <w:rsid w:val="00683407"/>
    <w:rsid w:val="00684C94"/>
    <w:rsid w:val="00684F6A"/>
    <w:rsid w:val="00685A83"/>
    <w:rsid w:val="006864FA"/>
    <w:rsid w:val="00686F2F"/>
    <w:rsid w:val="00687AD3"/>
    <w:rsid w:val="006906E3"/>
    <w:rsid w:val="00692221"/>
    <w:rsid w:val="00692389"/>
    <w:rsid w:val="006925C6"/>
    <w:rsid w:val="0069284C"/>
    <w:rsid w:val="00692A95"/>
    <w:rsid w:val="0069411E"/>
    <w:rsid w:val="00694531"/>
    <w:rsid w:val="00694822"/>
    <w:rsid w:val="00695069"/>
    <w:rsid w:val="006954BE"/>
    <w:rsid w:val="0069647A"/>
    <w:rsid w:val="0069748C"/>
    <w:rsid w:val="006975E3"/>
    <w:rsid w:val="006979DC"/>
    <w:rsid w:val="00697BA1"/>
    <w:rsid w:val="00697E4F"/>
    <w:rsid w:val="006A0B61"/>
    <w:rsid w:val="006A1BC2"/>
    <w:rsid w:val="006A1C74"/>
    <w:rsid w:val="006A300E"/>
    <w:rsid w:val="006A3289"/>
    <w:rsid w:val="006A3699"/>
    <w:rsid w:val="006A47B4"/>
    <w:rsid w:val="006A4E5B"/>
    <w:rsid w:val="006A60A1"/>
    <w:rsid w:val="006A68BB"/>
    <w:rsid w:val="006A778F"/>
    <w:rsid w:val="006A7C77"/>
    <w:rsid w:val="006A7DFC"/>
    <w:rsid w:val="006B073F"/>
    <w:rsid w:val="006B08F1"/>
    <w:rsid w:val="006B16E1"/>
    <w:rsid w:val="006B27B9"/>
    <w:rsid w:val="006B3449"/>
    <w:rsid w:val="006B35BE"/>
    <w:rsid w:val="006B4A75"/>
    <w:rsid w:val="006B5645"/>
    <w:rsid w:val="006B6B57"/>
    <w:rsid w:val="006B6E98"/>
    <w:rsid w:val="006C128F"/>
    <w:rsid w:val="006C1509"/>
    <w:rsid w:val="006C166B"/>
    <w:rsid w:val="006C4120"/>
    <w:rsid w:val="006C5819"/>
    <w:rsid w:val="006C5DB9"/>
    <w:rsid w:val="006C64CF"/>
    <w:rsid w:val="006C64E2"/>
    <w:rsid w:val="006C6EA6"/>
    <w:rsid w:val="006C7747"/>
    <w:rsid w:val="006C7A3B"/>
    <w:rsid w:val="006C7A99"/>
    <w:rsid w:val="006C7EE3"/>
    <w:rsid w:val="006D1052"/>
    <w:rsid w:val="006D130E"/>
    <w:rsid w:val="006D29DA"/>
    <w:rsid w:val="006D3186"/>
    <w:rsid w:val="006D3187"/>
    <w:rsid w:val="006D3782"/>
    <w:rsid w:val="006D37AB"/>
    <w:rsid w:val="006D526E"/>
    <w:rsid w:val="006D63DA"/>
    <w:rsid w:val="006D6645"/>
    <w:rsid w:val="006D6E9B"/>
    <w:rsid w:val="006D6EDC"/>
    <w:rsid w:val="006D79E7"/>
    <w:rsid w:val="006E146B"/>
    <w:rsid w:val="006E14DB"/>
    <w:rsid w:val="006E22BA"/>
    <w:rsid w:val="006E2351"/>
    <w:rsid w:val="006E36F3"/>
    <w:rsid w:val="006E3C08"/>
    <w:rsid w:val="006E4D17"/>
    <w:rsid w:val="006E74C7"/>
    <w:rsid w:val="006F2C9C"/>
    <w:rsid w:val="006F410B"/>
    <w:rsid w:val="006F457B"/>
    <w:rsid w:val="006F4955"/>
    <w:rsid w:val="006F5DD6"/>
    <w:rsid w:val="006F6B35"/>
    <w:rsid w:val="006F7AC6"/>
    <w:rsid w:val="007001E0"/>
    <w:rsid w:val="00700552"/>
    <w:rsid w:val="007015E4"/>
    <w:rsid w:val="0070287D"/>
    <w:rsid w:val="00702A3B"/>
    <w:rsid w:val="007030B1"/>
    <w:rsid w:val="007035E3"/>
    <w:rsid w:val="007056B2"/>
    <w:rsid w:val="007057CD"/>
    <w:rsid w:val="007069D0"/>
    <w:rsid w:val="007069EE"/>
    <w:rsid w:val="00706AAD"/>
    <w:rsid w:val="00706EAD"/>
    <w:rsid w:val="00707445"/>
    <w:rsid w:val="00710113"/>
    <w:rsid w:val="0071072B"/>
    <w:rsid w:val="007123E1"/>
    <w:rsid w:val="007135FA"/>
    <w:rsid w:val="0071369A"/>
    <w:rsid w:val="00713912"/>
    <w:rsid w:val="00717029"/>
    <w:rsid w:val="00717E05"/>
    <w:rsid w:val="00720436"/>
    <w:rsid w:val="00722591"/>
    <w:rsid w:val="00722649"/>
    <w:rsid w:val="00722FC9"/>
    <w:rsid w:val="00723177"/>
    <w:rsid w:val="007239C5"/>
    <w:rsid w:val="00723F9C"/>
    <w:rsid w:val="0072436E"/>
    <w:rsid w:val="00724616"/>
    <w:rsid w:val="00724DE8"/>
    <w:rsid w:val="00724E33"/>
    <w:rsid w:val="00725000"/>
    <w:rsid w:val="00725132"/>
    <w:rsid w:val="007253C2"/>
    <w:rsid w:val="00725CCC"/>
    <w:rsid w:val="00726581"/>
    <w:rsid w:val="007269D3"/>
    <w:rsid w:val="007275C9"/>
    <w:rsid w:val="00730719"/>
    <w:rsid w:val="0073128D"/>
    <w:rsid w:val="007323D3"/>
    <w:rsid w:val="0073264F"/>
    <w:rsid w:val="00732694"/>
    <w:rsid w:val="00732778"/>
    <w:rsid w:val="007332FF"/>
    <w:rsid w:val="00733583"/>
    <w:rsid w:val="00734D5E"/>
    <w:rsid w:val="00735442"/>
    <w:rsid w:val="007369CE"/>
    <w:rsid w:val="007369F6"/>
    <w:rsid w:val="0073762C"/>
    <w:rsid w:val="00741715"/>
    <w:rsid w:val="0074209A"/>
    <w:rsid w:val="00744F7E"/>
    <w:rsid w:val="0074548B"/>
    <w:rsid w:val="007455B4"/>
    <w:rsid w:val="007507A0"/>
    <w:rsid w:val="00750B19"/>
    <w:rsid w:val="00752385"/>
    <w:rsid w:val="0075385E"/>
    <w:rsid w:val="00753BB9"/>
    <w:rsid w:val="00754291"/>
    <w:rsid w:val="007546C4"/>
    <w:rsid w:val="007554D8"/>
    <w:rsid w:val="00755C08"/>
    <w:rsid w:val="00755DBB"/>
    <w:rsid w:val="007569D2"/>
    <w:rsid w:val="00757602"/>
    <w:rsid w:val="007605E8"/>
    <w:rsid w:val="00761043"/>
    <w:rsid w:val="007611D6"/>
    <w:rsid w:val="00761247"/>
    <w:rsid w:val="00762DEC"/>
    <w:rsid w:val="007644C7"/>
    <w:rsid w:val="0076538E"/>
    <w:rsid w:val="007662B2"/>
    <w:rsid w:val="0076632D"/>
    <w:rsid w:val="00766A3A"/>
    <w:rsid w:val="0076776C"/>
    <w:rsid w:val="00767D87"/>
    <w:rsid w:val="00767E0C"/>
    <w:rsid w:val="007715A5"/>
    <w:rsid w:val="007715AA"/>
    <w:rsid w:val="00772244"/>
    <w:rsid w:val="0077281D"/>
    <w:rsid w:val="0077512C"/>
    <w:rsid w:val="00775875"/>
    <w:rsid w:val="0077600A"/>
    <w:rsid w:val="00776451"/>
    <w:rsid w:val="00776D1C"/>
    <w:rsid w:val="00776D6A"/>
    <w:rsid w:val="00780E0D"/>
    <w:rsid w:val="00780EA5"/>
    <w:rsid w:val="00780EA8"/>
    <w:rsid w:val="007817C8"/>
    <w:rsid w:val="0078347C"/>
    <w:rsid w:val="007841A3"/>
    <w:rsid w:val="0078475C"/>
    <w:rsid w:val="00784A33"/>
    <w:rsid w:val="00785B0E"/>
    <w:rsid w:val="00786CCE"/>
    <w:rsid w:val="00786F78"/>
    <w:rsid w:val="00787498"/>
    <w:rsid w:val="00787629"/>
    <w:rsid w:val="00787A03"/>
    <w:rsid w:val="00787EA7"/>
    <w:rsid w:val="00791039"/>
    <w:rsid w:val="007914AB"/>
    <w:rsid w:val="00791CF3"/>
    <w:rsid w:val="00791FAA"/>
    <w:rsid w:val="00792F50"/>
    <w:rsid w:val="00796172"/>
    <w:rsid w:val="00796705"/>
    <w:rsid w:val="00796B6A"/>
    <w:rsid w:val="00797E78"/>
    <w:rsid w:val="007A05A9"/>
    <w:rsid w:val="007A095F"/>
    <w:rsid w:val="007A14C9"/>
    <w:rsid w:val="007A1CAE"/>
    <w:rsid w:val="007A1D8A"/>
    <w:rsid w:val="007A54F0"/>
    <w:rsid w:val="007A5A46"/>
    <w:rsid w:val="007A6004"/>
    <w:rsid w:val="007A7227"/>
    <w:rsid w:val="007A7602"/>
    <w:rsid w:val="007A7B74"/>
    <w:rsid w:val="007B07AC"/>
    <w:rsid w:val="007B12BE"/>
    <w:rsid w:val="007B230A"/>
    <w:rsid w:val="007B2529"/>
    <w:rsid w:val="007B2622"/>
    <w:rsid w:val="007B26EE"/>
    <w:rsid w:val="007B2839"/>
    <w:rsid w:val="007B28E6"/>
    <w:rsid w:val="007B37B0"/>
    <w:rsid w:val="007B3DD9"/>
    <w:rsid w:val="007B4DBE"/>
    <w:rsid w:val="007B506C"/>
    <w:rsid w:val="007B63AF"/>
    <w:rsid w:val="007B748F"/>
    <w:rsid w:val="007C0674"/>
    <w:rsid w:val="007C0F34"/>
    <w:rsid w:val="007C1036"/>
    <w:rsid w:val="007C1E45"/>
    <w:rsid w:val="007C280E"/>
    <w:rsid w:val="007C2F3C"/>
    <w:rsid w:val="007C3232"/>
    <w:rsid w:val="007C3C83"/>
    <w:rsid w:val="007C49BE"/>
    <w:rsid w:val="007C507F"/>
    <w:rsid w:val="007C59FA"/>
    <w:rsid w:val="007C5FC6"/>
    <w:rsid w:val="007C7A87"/>
    <w:rsid w:val="007C7FA0"/>
    <w:rsid w:val="007D0017"/>
    <w:rsid w:val="007D10A4"/>
    <w:rsid w:val="007D25A3"/>
    <w:rsid w:val="007D2A02"/>
    <w:rsid w:val="007D2C2D"/>
    <w:rsid w:val="007D4534"/>
    <w:rsid w:val="007D5015"/>
    <w:rsid w:val="007D63C1"/>
    <w:rsid w:val="007D6FDF"/>
    <w:rsid w:val="007D77A2"/>
    <w:rsid w:val="007E04FF"/>
    <w:rsid w:val="007E0BEF"/>
    <w:rsid w:val="007E10E9"/>
    <w:rsid w:val="007E149B"/>
    <w:rsid w:val="007E4757"/>
    <w:rsid w:val="007E5A11"/>
    <w:rsid w:val="007E5C21"/>
    <w:rsid w:val="007E5CE4"/>
    <w:rsid w:val="007E6373"/>
    <w:rsid w:val="007F1CA2"/>
    <w:rsid w:val="007F1CE7"/>
    <w:rsid w:val="007F2F47"/>
    <w:rsid w:val="007F35AC"/>
    <w:rsid w:val="007F3BAB"/>
    <w:rsid w:val="007F3CD9"/>
    <w:rsid w:val="007F3E9C"/>
    <w:rsid w:val="007F4767"/>
    <w:rsid w:val="007F490F"/>
    <w:rsid w:val="007F6A54"/>
    <w:rsid w:val="007F6B51"/>
    <w:rsid w:val="008011D3"/>
    <w:rsid w:val="00801B22"/>
    <w:rsid w:val="008026A8"/>
    <w:rsid w:val="00802D01"/>
    <w:rsid w:val="0080332D"/>
    <w:rsid w:val="00804E66"/>
    <w:rsid w:val="00805414"/>
    <w:rsid w:val="00806CD6"/>
    <w:rsid w:val="00806E60"/>
    <w:rsid w:val="0080770E"/>
    <w:rsid w:val="0081042C"/>
    <w:rsid w:val="00810642"/>
    <w:rsid w:val="00810E25"/>
    <w:rsid w:val="00810FB1"/>
    <w:rsid w:val="008123D2"/>
    <w:rsid w:val="00813444"/>
    <w:rsid w:val="00813796"/>
    <w:rsid w:val="00814C4F"/>
    <w:rsid w:val="0081544A"/>
    <w:rsid w:val="00815EF2"/>
    <w:rsid w:val="00816212"/>
    <w:rsid w:val="0081643F"/>
    <w:rsid w:val="00816FCD"/>
    <w:rsid w:val="008206BE"/>
    <w:rsid w:val="008212C7"/>
    <w:rsid w:val="008213F9"/>
    <w:rsid w:val="00821A12"/>
    <w:rsid w:val="008229E3"/>
    <w:rsid w:val="00822D16"/>
    <w:rsid w:val="00822EB0"/>
    <w:rsid w:val="00823DED"/>
    <w:rsid w:val="0082472A"/>
    <w:rsid w:val="00824EBB"/>
    <w:rsid w:val="008250B1"/>
    <w:rsid w:val="00825291"/>
    <w:rsid w:val="00825658"/>
    <w:rsid w:val="00825DD3"/>
    <w:rsid w:val="008264E4"/>
    <w:rsid w:val="00826FF9"/>
    <w:rsid w:val="00827423"/>
    <w:rsid w:val="008302B1"/>
    <w:rsid w:val="0083197B"/>
    <w:rsid w:val="008325FC"/>
    <w:rsid w:val="00836873"/>
    <w:rsid w:val="00836A75"/>
    <w:rsid w:val="00837471"/>
    <w:rsid w:val="00837679"/>
    <w:rsid w:val="00841F63"/>
    <w:rsid w:val="008444DE"/>
    <w:rsid w:val="00844B59"/>
    <w:rsid w:val="00845094"/>
    <w:rsid w:val="00845731"/>
    <w:rsid w:val="00845B9E"/>
    <w:rsid w:val="00845EDB"/>
    <w:rsid w:val="00846035"/>
    <w:rsid w:val="00847C65"/>
    <w:rsid w:val="00852E8C"/>
    <w:rsid w:val="00855ABA"/>
    <w:rsid w:val="008562B7"/>
    <w:rsid w:val="00856392"/>
    <w:rsid w:val="00857DA6"/>
    <w:rsid w:val="0086144D"/>
    <w:rsid w:val="0086149E"/>
    <w:rsid w:val="00862868"/>
    <w:rsid w:val="00862D3F"/>
    <w:rsid w:val="00863BFA"/>
    <w:rsid w:val="00864197"/>
    <w:rsid w:val="00864A4A"/>
    <w:rsid w:val="0086536C"/>
    <w:rsid w:val="00865521"/>
    <w:rsid w:val="00865AF7"/>
    <w:rsid w:val="00866CE5"/>
    <w:rsid w:val="00867563"/>
    <w:rsid w:val="008712B7"/>
    <w:rsid w:val="0087165D"/>
    <w:rsid w:val="0087173F"/>
    <w:rsid w:val="00871F61"/>
    <w:rsid w:val="008722EF"/>
    <w:rsid w:val="00872593"/>
    <w:rsid w:val="00872942"/>
    <w:rsid w:val="008744C7"/>
    <w:rsid w:val="00874964"/>
    <w:rsid w:val="0087606B"/>
    <w:rsid w:val="008773B0"/>
    <w:rsid w:val="008802C5"/>
    <w:rsid w:val="00880380"/>
    <w:rsid w:val="008822E8"/>
    <w:rsid w:val="008824B0"/>
    <w:rsid w:val="00882638"/>
    <w:rsid w:val="008830EF"/>
    <w:rsid w:val="00884456"/>
    <w:rsid w:val="00884810"/>
    <w:rsid w:val="00885BB7"/>
    <w:rsid w:val="00886852"/>
    <w:rsid w:val="0088735C"/>
    <w:rsid w:val="00887A83"/>
    <w:rsid w:val="00890F52"/>
    <w:rsid w:val="0089174F"/>
    <w:rsid w:val="008926AE"/>
    <w:rsid w:val="00892F25"/>
    <w:rsid w:val="008931D9"/>
    <w:rsid w:val="00893F28"/>
    <w:rsid w:val="008942AE"/>
    <w:rsid w:val="00894FA9"/>
    <w:rsid w:val="008968FE"/>
    <w:rsid w:val="00896D16"/>
    <w:rsid w:val="0089714A"/>
    <w:rsid w:val="00897371"/>
    <w:rsid w:val="008978B9"/>
    <w:rsid w:val="00897C68"/>
    <w:rsid w:val="008A055E"/>
    <w:rsid w:val="008A05FF"/>
    <w:rsid w:val="008A0B31"/>
    <w:rsid w:val="008A0DB2"/>
    <w:rsid w:val="008A22F2"/>
    <w:rsid w:val="008A289B"/>
    <w:rsid w:val="008A2AAB"/>
    <w:rsid w:val="008A3016"/>
    <w:rsid w:val="008A3216"/>
    <w:rsid w:val="008A3A19"/>
    <w:rsid w:val="008A3FC0"/>
    <w:rsid w:val="008A41A0"/>
    <w:rsid w:val="008A485D"/>
    <w:rsid w:val="008A50E2"/>
    <w:rsid w:val="008A534B"/>
    <w:rsid w:val="008A5937"/>
    <w:rsid w:val="008A7B50"/>
    <w:rsid w:val="008A7C05"/>
    <w:rsid w:val="008B188E"/>
    <w:rsid w:val="008B2304"/>
    <w:rsid w:val="008B29B8"/>
    <w:rsid w:val="008B30ED"/>
    <w:rsid w:val="008B3698"/>
    <w:rsid w:val="008B4118"/>
    <w:rsid w:val="008B4532"/>
    <w:rsid w:val="008B4780"/>
    <w:rsid w:val="008B517D"/>
    <w:rsid w:val="008B5462"/>
    <w:rsid w:val="008B6470"/>
    <w:rsid w:val="008B7AB1"/>
    <w:rsid w:val="008C1672"/>
    <w:rsid w:val="008C396E"/>
    <w:rsid w:val="008C3C38"/>
    <w:rsid w:val="008C422B"/>
    <w:rsid w:val="008C4243"/>
    <w:rsid w:val="008C4FA5"/>
    <w:rsid w:val="008C5499"/>
    <w:rsid w:val="008C6D2C"/>
    <w:rsid w:val="008D02B7"/>
    <w:rsid w:val="008D054B"/>
    <w:rsid w:val="008D15B8"/>
    <w:rsid w:val="008D1B7F"/>
    <w:rsid w:val="008D1FA6"/>
    <w:rsid w:val="008D20BD"/>
    <w:rsid w:val="008D2331"/>
    <w:rsid w:val="008D262D"/>
    <w:rsid w:val="008D3BA6"/>
    <w:rsid w:val="008D3C13"/>
    <w:rsid w:val="008D4594"/>
    <w:rsid w:val="008D67E9"/>
    <w:rsid w:val="008D6A6D"/>
    <w:rsid w:val="008D7834"/>
    <w:rsid w:val="008E04F2"/>
    <w:rsid w:val="008E0B6A"/>
    <w:rsid w:val="008E217E"/>
    <w:rsid w:val="008E2215"/>
    <w:rsid w:val="008E4944"/>
    <w:rsid w:val="008E518B"/>
    <w:rsid w:val="008E57C2"/>
    <w:rsid w:val="008E59C2"/>
    <w:rsid w:val="008E766E"/>
    <w:rsid w:val="008F1219"/>
    <w:rsid w:val="008F36A6"/>
    <w:rsid w:val="008F38F9"/>
    <w:rsid w:val="008F5935"/>
    <w:rsid w:val="008F6A6D"/>
    <w:rsid w:val="009024A6"/>
    <w:rsid w:val="009024FE"/>
    <w:rsid w:val="00902B09"/>
    <w:rsid w:val="00904620"/>
    <w:rsid w:val="00904A1F"/>
    <w:rsid w:val="00905B57"/>
    <w:rsid w:val="009063D9"/>
    <w:rsid w:val="00906DCF"/>
    <w:rsid w:val="009076A3"/>
    <w:rsid w:val="00910166"/>
    <w:rsid w:val="00910237"/>
    <w:rsid w:val="009105A0"/>
    <w:rsid w:val="00910C27"/>
    <w:rsid w:val="00911253"/>
    <w:rsid w:val="00911432"/>
    <w:rsid w:val="00911F87"/>
    <w:rsid w:val="0091359E"/>
    <w:rsid w:val="0091363D"/>
    <w:rsid w:val="00915121"/>
    <w:rsid w:val="00915C89"/>
    <w:rsid w:val="009161A1"/>
    <w:rsid w:val="0091667E"/>
    <w:rsid w:val="00917452"/>
    <w:rsid w:val="00917CF6"/>
    <w:rsid w:val="009215EE"/>
    <w:rsid w:val="00921661"/>
    <w:rsid w:val="00922E4C"/>
    <w:rsid w:val="009242C8"/>
    <w:rsid w:val="00924B1D"/>
    <w:rsid w:val="00925353"/>
    <w:rsid w:val="0092540E"/>
    <w:rsid w:val="00927A5B"/>
    <w:rsid w:val="00927A8D"/>
    <w:rsid w:val="00927E09"/>
    <w:rsid w:val="00930FD7"/>
    <w:rsid w:val="0093210E"/>
    <w:rsid w:val="009336BB"/>
    <w:rsid w:val="009338B3"/>
    <w:rsid w:val="00933D46"/>
    <w:rsid w:val="00933EAD"/>
    <w:rsid w:val="00934062"/>
    <w:rsid w:val="0093470C"/>
    <w:rsid w:val="0093595D"/>
    <w:rsid w:val="009359BD"/>
    <w:rsid w:val="009364D4"/>
    <w:rsid w:val="00936C43"/>
    <w:rsid w:val="009374CA"/>
    <w:rsid w:val="0093766C"/>
    <w:rsid w:val="00940000"/>
    <w:rsid w:val="009410F6"/>
    <w:rsid w:val="009418D9"/>
    <w:rsid w:val="00943303"/>
    <w:rsid w:val="00943622"/>
    <w:rsid w:val="00944228"/>
    <w:rsid w:val="009448E5"/>
    <w:rsid w:val="00944D74"/>
    <w:rsid w:val="00945636"/>
    <w:rsid w:val="00945823"/>
    <w:rsid w:val="00946CAA"/>
    <w:rsid w:val="0095065A"/>
    <w:rsid w:val="009517D7"/>
    <w:rsid w:val="00951914"/>
    <w:rsid w:val="0095209E"/>
    <w:rsid w:val="0095268A"/>
    <w:rsid w:val="00952B29"/>
    <w:rsid w:val="00952F1D"/>
    <w:rsid w:val="00954F85"/>
    <w:rsid w:val="00955DDD"/>
    <w:rsid w:val="00956761"/>
    <w:rsid w:val="00957365"/>
    <w:rsid w:val="00957BF2"/>
    <w:rsid w:val="00960555"/>
    <w:rsid w:val="009614C5"/>
    <w:rsid w:val="00961AFF"/>
    <w:rsid w:val="00961C4F"/>
    <w:rsid w:val="00962370"/>
    <w:rsid w:val="009641EE"/>
    <w:rsid w:val="00964657"/>
    <w:rsid w:val="009671BC"/>
    <w:rsid w:val="0097017E"/>
    <w:rsid w:val="00971465"/>
    <w:rsid w:val="00971CA3"/>
    <w:rsid w:val="00972E9D"/>
    <w:rsid w:val="0097344A"/>
    <w:rsid w:val="0097359E"/>
    <w:rsid w:val="00973AC1"/>
    <w:rsid w:val="00974BDD"/>
    <w:rsid w:val="009758ED"/>
    <w:rsid w:val="009760A8"/>
    <w:rsid w:val="009768D9"/>
    <w:rsid w:val="00976925"/>
    <w:rsid w:val="00977085"/>
    <w:rsid w:val="00977684"/>
    <w:rsid w:val="00980A9D"/>
    <w:rsid w:val="00981846"/>
    <w:rsid w:val="00981A39"/>
    <w:rsid w:val="00982DCB"/>
    <w:rsid w:val="00982EDE"/>
    <w:rsid w:val="0098344F"/>
    <w:rsid w:val="00983718"/>
    <w:rsid w:val="00984782"/>
    <w:rsid w:val="0098519D"/>
    <w:rsid w:val="009856A5"/>
    <w:rsid w:val="00985853"/>
    <w:rsid w:val="0098623A"/>
    <w:rsid w:val="009901AE"/>
    <w:rsid w:val="009904C6"/>
    <w:rsid w:val="009915AA"/>
    <w:rsid w:val="009915D8"/>
    <w:rsid w:val="00991C48"/>
    <w:rsid w:val="00992D41"/>
    <w:rsid w:val="009937A5"/>
    <w:rsid w:val="00993C1E"/>
    <w:rsid w:val="00993D7F"/>
    <w:rsid w:val="00994F6C"/>
    <w:rsid w:val="00995C5B"/>
    <w:rsid w:val="00995F38"/>
    <w:rsid w:val="009A1038"/>
    <w:rsid w:val="009A143D"/>
    <w:rsid w:val="009A21F0"/>
    <w:rsid w:val="009A360E"/>
    <w:rsid w:val="009A46D7"/>
    <w:rsid w:val="009A5C1F"/>
    <w:rsid w:val="009A6537"/>
    <w:rsid w:val="009B0D0C"/>
    <w:rsid w:val="009B2246"/>
    <w:rsid w:val="009B2516"/>
    <w:rsid w:val="009B2DD0"/>
    <w:rsid w:val="009B3342"/>
    <w:rsid w:val="009B39FF"/>
    <w:rsid w:val="009B4211"/>
    <w:rsid w:val="009B43BB"/>
    <w:rsid w:val="009B4566"/>
    <w:rsid w:val="009B56C6"/>
    <w:rsid w:val="009B5D3A"/>
    <w:rsid w:val="009B6055"/>
    <w:rsid w:val="009B7090"/>
    <w:rsid w:val="009C0CD3"/>
    <w:rsid w:val="009C244F"/>
    <w:rsid w:val="009C25DA"/>
    <w:rsid w:val="009C3370"/>
    <w:rsid w:val="009C3F3F"/>
    <w:rsid w:val="009C49B6"/>
    <w:rsid w:val="009C4B6A"/>
    <w:rsid w:val="009C4FDA"/>
    <w:rsid w:val="009C563B"/>
    <w:rsid w:val="009C5B3C"/>
    <w:rsid w:val="009C5E78"/>
    <w:rsid w:val="009C714D"/>
    <w:rsid w:val="009C7DAC"/>
    <w:rsid w:val="009D059B"/>
    <w:rsid w:val="009D06F8"/>
    <w:rsid w:val="009D1670"/>
    <w:rsid w:val="009D2042"/>
    <w:rsid w:val="009D2625"/>
    <w:rsid w:val="009D33BC"/>
    <w:rsid w:val="009D40C7"/>
    <w:rsid w:val="009D4CDD"/>
    <w:rsid w:val="009D4D3C"/>
    <w:rsid w:val="009D5CD8"/>
    <w:rsid w:val="009D62A1"/>
    <w:rsid w:val="009D67FF"/>
    <w:rsid w:val="009E0028"/>
    <w:rsid w:val="009E00E4"/>
    <w:rsid w:val="009E0161"/>
    <w:rsid w:val="009E0233"/>
    <w:rsid w:val="009E094B"/>
    <w:rsid w:val="009E248B"/>
    <w:rsid w:val="009E257E"/>
    <w:rsid w:val="009E2632"/>
    <w:rsid w:val="009E2DF3"/>
    <w:rsid w:val="009E3541"/>
    <w:rsid w:val="009E4DD7"/>
    <w:rsid w:val="009E52FD"/>
    <w:rsid w:val="009E6948"/>
    <w:rsid w:val="009E73C6"/>
    <w:rsid w:val="009E79F7"/>
    <w:rsid w:val="009E7DD8"/>
    <w:rsid w:val="009E7FB1"/>
    <w:rsid w:val="009F1B88"/>
    <w:rsid w:val="009F29D0"/>
    <w:rsid w:val="009F3567"/>
    <w:rsid w:val="009F3928"/>
    <w:rsid w:val="009F41B4"/>
    <w:rsid w:val="009F481C"/>
    <w:rsid w:val="009F5220"/>
    <w:rsid w:val="009F71A9"/>
    <w:rsid w:val="009F77B5"/>
    <w:rsid w:val="00A000E5"/>
    <w:rsid w:val="00A00DE3"/>
    <w:rsid w:val="00A01302"/>
    <w:rsid w:val="00A0235A"/>
    <w:rsid w:val="00A03DBA"/>
    <w:rsid w:val="00A050BF"/>
    <w:rsid w:val="00A05DC0"/>
    <w:rsid w:val="00A0639F"/>
    <w:rsid w:val="00A0667E"/>
    <w:rsid w:val="00A07C54"/>
    <w:rsid w:val="00A102F5"/>
    <w:rsid w:val="00A1060E"/>
    <w:rsid w:val="00A12546"/>
    <w:rsid w:val="00A12A20"/>
    <w:rsid w:val="00A12F73"/>
    <w:rsid w:val="00A13263"/>
    <w:rsid w:val="00A13CDE"/>
    <w:rsid w:val="00A14461"/>
    <w:rsid w:val="00A148FE"/>
    <w:rsid w:val="00A15D06"/>
    <w:rsid w:val="00A16427"/>
    <w:rsid w:val="00A16E6D"/>
    <w:rsid w:val="00A16EBA"/>
    <w:rsid w:val="00A17CAB"/>
    <w:rsid w:val="00A206D3"/>
    <w:rsid w:val="00A20EE1"/>
    <w:rsid w:val="00A211DC"/>
    <w:rsid w:val="00A213CF"/>
    <w:rsid w:val="00A21739"/>
    <w:rsid w:val="00A227D4"/>
    <w:rsid w:val="00A23CB7"/>
    <w:rsid w:val="00A2557F"/>
    <w:rsid w:val="00A2664B"/>
    <w:rsid w:val="00A2676C"/>
    <w:rsid w:val="00A270DE"/>
    <w:rsid w:val="00A27869"/>
    <w:rsid w:val="00A3004B"/>
    <w:rsid w:val="00A3106E"/>
    <w:rsid w:val="00A31714"/>
    <w:rsid w:val="00A32695"/>
    <w:rsid w:val="00A326FC"/>
    <w:rsid w:val="00A32988"/>
    <w:rsid w:val="00A32D63"/>
    <w:rsid w:val="00A333DE"/>
    <w:rsid w:val="00A33615"/>
    <w:rsid w:val="00A336F0"/>
    <w:rsid w:val="00A33A24"/>
    <w:rsid w:val="00A34BF1"/>
    <w:rsid w:val="00A35E45"/>
    <w:rsid w:val="00A35FCC"/>
    <w:rsid w:val="00A360C9"/>
    <w:rsid w:val="00A379F1"/>
    <w:rsid w:val="00A40745"/>
    <w:rsid w:val="00A407C7"/>
    <w:rsid w:val="00A40CCF"/>
    <w:rsid w:val="00A410C1"/>
    <w:rsid w:val="00A4302F"/>
    <w:rsid w:val="00A4362B"/>
    <w:rsid w:val="00A4375A"/>
    <w:rsid w:val="00A43ADB"/>
    <w:rsid w:val="00A43B12"/>
    <w:rsid w:val="00A440AA"/>
    <w:rsid w:val="00A4475D"/>
    <w:rsid w:val="00A45193"/>
    <w:rsid w:val="00A45A5D"/>
    <w:rsid w:val="00A45CF9"/>
    <w:rsid w:val="00A464DA"/>
    <w:rsid w:val="00A47A10"/>
    <w:rsid w:val="00A50E44"/>
    <w:rsid w:val="00A531A4"/>
    <w:rsid w:val="00A5406A"/>
    <w:rsid w:val="00A54768"/>
    <w:rsid w:val="00A547F0"/>
    <w:rsid w:val="00A55EA1"/>
    <w:rsid w:val="00A56135"/>
    <w:rsid w:val="00A56C82"/>
    <w:rsid w:val="00A5760F"/>
    <w:rsid w:val="00A57613"/>
    <w:rsid w:val="00A57BB7"/>
    <w:rsid w:val="00A606F4"/>
    <w:rsid w:val="00A62AA1"/>
    <w:rsid w:val="00A6334E"/>
    <w:rsid w:val="00A64454"/>
    <w:rsid w:val="00A651B9"/>
    <w:rsid w:val="00A65B4A"/>
    <w:rsid w:val="00A66CA3"/>
    <w:rsid w:val="00A672CB"/>
    <w:rsid w:val="00A70B5B"/>
    <w:rsid w:val="00A70CC6"/>
    <w:rsid w:val="00A71883"/>
    <w:rsid w:val="00A723DF"/>
    <w:rsid w:val="00A72892"/>
    <w:rsid w:val="00A72B0E"/>
    <w:rsid w:val="00A7316D"/>
    <w:rsid w:val="00A73486"/>
    <w:rsid w:val="00A73800"/>
    <w:rsid w:val="00A73E4A"/>
    <w:rsid w:val="00A73F4C"/>
    <w:rsid w:val="00A740BC"/>
    <w:rsid w:val="00A747D2"/>
    <w:rsid w:val="00A74AD6"/>
    <w:rsid w:val="00A74D24"/>
    <w:rsid w:val="00A76ABC"/>
    <w:rsid w:val="00A76EB8"/>
    <w:rsid w:val="00A805BC"/>
    <w:rsid w:val="00A81D4D"/>
    <w:rsid w:val="00A81F2C"/>
    <w:rsid w:val="00A8251D"/>
    <w:rsid w:val="00A83E87"/>
    <w:rsid w:val="00A842E7"/>
    <w:rsid w:val="00A8498D"/>
    <w:rsid w:val="00A85C38"/>
    <w:rsid w:val="00A8607B"/>
    <w:rsid w:val="00A863AC"/>
    <w:rsid w:val="00A86D21"/>
    <w:rsid w:val="00A86F0C"/>
    <w:rsid w:val="00A8760B"/>
    <w:rsid w:val="00A90001"/>
    <w:rsid w:val="00A90C9F"/>
    <w:rsid w:val="00A913B5"/>
    <w:rsid w:val="00A91565"/>
    <w:rsid w:val="00A91788"/>
    <w:rsid w:val="00A91E67"/>
    <w:rsid w:val="00A928DC"/>
    <w:rsid w:val="00A93DA8"/>
    <w:rsid w:val="00A94CC3"/>
    <w:rsid w:val="00A94EF3"/>
    <w:rsid w:val="00A959F9"/>
    <w:rsid w:val="00A96589"/>
    <w:rsid w:val="00A96C95"/>
    <w:rsid w:val="00A971E8"/>
    <w:rsid w:val="00A973B6"/>
    <w:rsid w:val="00A97C20"/>
    <w:rsid w:val="00AA0501"/>
    <w:rsid w:val="00AA08F6"/>
    <w:rsid w:val="00AA0DCA"/>
    <w:rsid w:val="00AA2B58"/>
    <w:rsid w:val="00AA3434"/>
    <w:rsid w:val="00AA3A87"/>
    <w:rsid w:val="00AA6E8A"/>
    <w:rsid w:val="00AA762E"/>
    <w:rsid w:val="00AA7D1C"/>
    <w:rsid w:val="00AB009C"/>
    <w:rsid w:val="00AB06AD"/>
    <w:rsid w:val="00AB1899"/>
    <w:rsid w:val="00AB1AA5"/>
    <w:rsid w:val="00AB346B"/>
    <w:rsid w:val="00AB42FF"/>
    <w:rsid w:val="00AB4453"/>
    <w:rsid w:val="00AB4621"/>
    <w:rsid w:val="00AB4B4B"/>
    <w:rsid w:val="00AB5084"/>
    <w:rsid w:val="00AB5430"/>
    <w:rsid w:val="00AB56A2"/>
    <w:rsid w:val="00AB7835"/>
    <w:rsid w:val="00AB78DA"/>
    <w:rsid w:val="00AB793F"/>
    <w:rsid w:val="00AB79AF"/>
    <w:rsid w:val="00AB7DC4"/>
    <w:rsid w:val="00AC0573"/>
    <w:rsid w:val="00AC107A"/>
    <w:rsid w:val="00AC1281"/>
    <w:rsid w:val="00AC12A5"/>
    <w:rsid w:val="00AC15FB"/>
    <w:rsid w:val="00AC18AF"/>
    <w:rsid w:val="00AC285B"/>
    <w:rsid w:val="00AC3005"/>
    <w:rsid w:val="00AC3EA6"/>
    <w:rsid w:val="00AC454E"/>
    <w:rsid w:val="00AC5B69"/>
    <w:rsid w:val="00AC6003"/>
    <w:rsid w:val="00AC6170"/>
    <w:rsid w:val="00AC6737"/>
    <w:rsid w:val="00AC6A58"/>
    <w:rsid w:val="00AC7815"/>
    <w:rsid w:val="00AD00E9"/>
    <w:rsid w:val="00AD0D89"/>
    <w:rsid w:val="00AD1FFF"/>
    <w:rsid w:val="00AD30EB"/>
    <w:rsid w:val="00AD381A"/>
    <w:rsid w:val="00AD3C6A"/>
    <w:rsid w:val="00AD3EB3"/>
    <w:rsid w:val="00AD3EF6"/>
    <w:rsid w:val="00AD408F"/>
    <w:rsid w:val="00AD50F3"/>
    <w:rsid w:val="00AD54AA"/>
    <w:rsid w:val="00AD65EE"/>
    <w:rsid w:val="00AD76F0"/>
    <w:rsid w:val="00AE1590"/>
    <w:rsid w:val="00AE2A0B"/>
    <w:rsid w:val="00AE3204"/>
    <w:rsid w:val="00AE3205"/>
    <w:rsid w:val="00AE3294"/>
    <w:rsid w:val="00AE4341"/>
    <w:rsid w:val="00AE4C79"/>
    <w:rsid w:val="00AE5750"/>
    <w:rsid w:val="00AE57C9"/>
    <w:rsid w:val="00AE5C91"/>
    <w:rsid w:val="00AE74CC"/>
    <w:rsid w:val="00AE7520"/>
    <w:rsid w:val="00AE7813"/>
    <w:rsid w:val="00AF099A"/>
    <w:rsid w:val="00AF0ACE"/>
    <w:rsid w:val="00AF162B"/>
    <w:rsid w:val="00AF1B0F"/>
    <w:rsid w:val="00AF20C1"/>
    <w:rsid w:val="00AF2D60"/>
    <w:rsid w:val="00AF3D05"/>
    <w:rsid w:val="00AF5376"/>
    <w:rsid w:val="00AF58BA"/>
    <w:rsid w:val="00AF67FD"/>
    <w:rsid w:val="00AF7B1E"/>
    <w:rsid w:val="00B011E3"/>
    <w:rsid w:val="00B0141C"/>
    <w:rsid w:val="00B0153D"/>
    <w:rsid w:val="00B02F92"/>
    <w:rsid w:val="00B057BA"/>
    <w:rsid w:val="00B057C8"/>
    <w:rsid w:val="00B06989"/>
    <w:rsid w:val="00B069B2"/>
    <w:rsid w:val="00B06A0A"/>
    <w:rsid w:val="00B07331"/>
    <w:rsid w:val="00B07B0C"/>
    <w:rsid w:val="00B10134"/>
    <w:rsid w:val="00B108F4"/>
    <w:rsid w:val="00B11570"/>
    <w:rsid w:val="00B13CF3"/>
    <w:rsid w:val="00B1407B"/>
    <w:rsid w:val="00B15BE7"/>
    <w:rsid w:val="00B15C65"/>
    <w:rsid w:val="00B16DA4"/>
    <w:rsid w:val="00B16DA6"/>
    <w:rsid w:val="00B1750F"/>
    <w:rsid w:val="00B17741"/>
    <w:rsid w:val="00B17B18"/>
    <w:rsid w:val="00B17D76"/>
    <w:rsid w:val="00B17E15"/>
    <w:rsid w:val="00B20675"/>
    <w:rsid w:val="00B20A7D"/>
    <w:rsid w:val="00B20E62"/>
    <w:rsid w:val="00B20F37"/>
    <w:rsid w:val="00B22690"/>
    <w:rsid w:val="00B23AF0"/>
    <w:rsid w:val="00B2542B"/>
    <w:rsid w:val="00B2573A"/>
    <w:rsid w:val="00B25A84"/>
    <w:rsid w:val="00B26187"/>
    <w:rsid w:val="00B268A8"/>
    <w:rsid w:val="00B26AA1"/>
    <w:rsid w:val="00B26AC3"/>
    <w:rsid w:val="00B27074"/>
    <w:rsid w:val="00B275F6"/>
    <w:rsid w:val="00B30E87"/>
    <w:rsid w:val="00B31BD2"/>
    <w:rsid w:val="00B31CF5"/>
    <w:rsid w:val="00B3337D"/>
    <w:rsid w:val="00B33A53"/>
    <w:rsid w:val="00B34771"/>
    <w:rsid w:val="00B35192"/>
    <w:rsid w:val="00B36A05"/>
    <w:rsid w:val="00B36A34"/>
    <w:rsid w:val="00B37900"/>
    <w:rsid w:val="00B40CAB"/>
    <w:rsid w:val="00B422DD"/>
    <w:rsid w:val="00B431E4"/>
    <w:rsid w:val="00B43AF4"/>
    <w:rsid w:val="00B43D81"/>
    <w:rsid w:val="00B46F04"/>
    <w:rsid w:val="00B47280"/>
    <w:rsid w:val="00B47F93"/>
    <w:rsid w:val="00B50F10"/>
    <w:rsid w:val="00B522D1"/>
    <w:rsid w:val="00B56A2E"/>
    <w:rsid w:val="00B56BB3"/>
    <w:rsid w:val="00B57868"/>
    <w:rsid w:val="00B5791E"/>
    <w:rsid w:val="00B60AD8"/>
    <w:rsid w:val="00B60F43"/>
    <w:rsid w:val="00B6128A"/>
    <w:rsid w:val="00B623ED"/>
    <w:rsid w:val="00B62FAD"/>
    <w:rsid w:val="00B6522E"/>
    <w:rsid w:val="00B65770"/>
    <w:rsid w:val="00B659A9"/>
    <w:rsid w:val="00B664D9"/>
    <w:rsid w:val="00B666B8"/>
    <w:rsid w:val="00B6670D"/>
    <w:rsid w:val="00B678F9"/>
    <w:rsid w:val="00B7003A"/>
    <w:rsid w:val="00B70248"/>
    <w:rsid w:val="00B7070B"/>
    <w:rsid w:val="00B7101E"/>
    <w:rsid w:val="00B73D01"/>
    <w:rsid w:val="00B740C0"/>
    <w:rsid w:val="00B7492A"/>
    <w:rsid w:val="00B75593"/>
    <w:rsid w:val="00B757CC"/>
    <w:rsid w:val="00B7637F"/>
    <w:rsid w:val="00B76729"/>
    <w:rsid w:val="00B76BFD"/>
    <w:rsid w:val="00B771EA"/>
    <w:rsid w:val="00B77D33"/>
    <w:rsid w:val="00B81FB0"/>
    <w:rsid w:val="00B8228B"/>
    <w:rsid w:val="00B822A4"/>
    <w:rsid w:val="00B826D3"/>
    <w:rsid w:val="00B82935"/>
    <w:rsid w:val="00B82A8E"/>
    <w:rsid w:val="00B832DD"/>
    <w:rsid w:val="00B83964"/>
    <w:rsid w:val="00B83BCC"/>
    <w:rsid w:val="00B8415B"/>
    <w:rsid w:val="00B84646"/>
    <w:rsid w:val="00B85595"/>
    <w:rsid w:val="00B86073"/>
    <w:rsid w:val="00B860EA"/>
    <w:rsid w:val="00B8631F"/>
    <w:rsid w:val="00B8685D"/>
    <w:rsid w:val="00B87118"/>
    <w:rsid w:val="00B87A67"/>
    <w:rsid w:val="00B90B31"/>
    <w:rsid w:val="00B92BA0"/>
    <w:rsid w:val="00B94332"/>
    <w:rsid w:val="00B94397"/>
    <w:rsid w:val="00B948EB"/>
    <w:rsid w:val="00B94EB0"/>
    <w:rsid w:val="00B9562E"/>
    <w:rsid w:val="00B959F8"/>
    <w:rsid w:val="00B95E2D"/>
    <w:rsid w:val="00B95F88"/>
    <w:rsid w:val="00B96823"/>
    <w:rsid w:val="00B97A82"/>
    <w:rsid w:val="00B97BA5"/>
    <w:rsid w:val="00B97E58"/>
    <w:rsid w:val="00BA20C8"/>
    <w:rsid w:val="00BA241F"/>
    <w:rsid w:val="00BA4BA9"/>
    <w:rsid w:val="00BA5C3D"/>
    <w:rsid w:val="00BA5EFB"/>
    <w:rsid w:val="00BA66DC"/>
    <w:rsid w:val="00BA7551"/>
    <w:rsid w:val="00BA7D15"/>
    <w:rsid w:val="00BB000A"/>
    <w:rsid w:val="00BB047B"/>
    <w:rsid w:val="00BB1412"/>
    <w:rsid w:val="00BB255A"/>
    <w:rsid w:val="00BB256A"/>
    <w:rsid w:val="00BB4173"/>
    <w:rsid w:val="00BB535A"/>
    <w:rsid w:val="00BB58B3"/>
    <w:rsid w:val="00BB6CF7"/>
    <w:rsid w:val="00BC2898"/>
    <w:rsid w:val="00BC3C65"/>
    <w:rsid w:val="00BC42C8"/>
    <w:rsid w:val="00BC5796"/>
    <w:rsid w:val="00BC5E25"/>
    <w:rsid w:val="00BD1660"/>
    <w:rsid w:val="00BD2369"/>
    <w:rsid w:val="00BD286A"/>
    <w:rsid w:val="00BD287E"/>
    <w:rsid w:val="00BD2A97"/>
    <w:rsid w:val="00BD30D3"/>
    <w:rsid w:val="00BD380A"/>
    <w:rsid w:val="00BD3E92"/>
    <w:rsid w:val="00BD472E"/>
    <w:rsid w:val="00BD5D1C"/>
    <w:rsid w:val="00BD635C"/>
    <w:rsid w:val="00BD6D0A"/>
    <w:rsid w:val="00BD7291"/>
    <w:rsid w:val="00BD7301"/>
    <w:rsid w:val="00BD7AAF"/>
    <w:rsid w:val="00BD7C99"/>
    <w:rsid w:val="00BE053E"/>
    <w:rsid w:val="00BE056E"/>
    <w:rsid w:val="00BE1BA1"/>
    <w:rsid w:val="00BE1D7A"/>
    <w:rsid w:val="00BE29F2"/>
    <w:rsid w:val="00BE2FB0"/>
    <w:rsid w:val="00BE421B"/>
    <w:rsid w:val="00BE4831"/>
    <w:rsid w:val="00BE49D7"/>
    <w:rsid w:val="00BE4B21"/>
    <w:rsid w:val="00BE4EDB"/>
    <w:rsid w:val="00BE521D"/>
    <w:rsid w:val="00BE551D"/>
    <w:rsid w:val="00BE60E5"/>
    <w:rsid w:val="00BE6987"/>
    <w:rsid w:val="00BF05E2"/>
    <w:rsid w:val="00BF0608"/>
    <w:rsid w:val="00BF0855"/>
    <w:rsid w:val="00BF1690"/>
    <w:rsid w:val="00BF3E8D"/>
    <w:rsid w:val="00BF50D4"/>
    <w:rsid w:val="00BF6C1B"/>
    <w:rsid w:val="00BF7365"/>
    <w:rsid w:val="00BF7657"/>
    <w:rsid w:val="00BF7950"/>
    <w:rsid w:val="00C00186"/>
    <w:rsid w:val="00C003CE"/>
    <w:rsid w:val="00C00741"/>
    <w:rsid w:val="00C0096C"/>
    <w:rsid w:val="00C0133F"/>
    <w:rsid w:val="00C01944"/>
    <w:rsid w:val="00C029DA"/>
    <w:rsid w:val="00C04B2E"/>
    <w:rsid w:val="00C051DB"/>
    <w:rsid w:val="00C05E60"/>
    <w:rsid w:val="00C07357"/>
    <w:rsid w:val="00C07C74"/>
    <w:rsid w:val="00C07CBE"/>
    <w:rsid w:val="00C10DC9"/>
    <w:rsid w:val="00C13224"/>
    <w:rsid w:val="00C1398D"/>
    <w:rsid w:val="00C13F4A"/>
    <w:rsid w:val="00C13FB8"/>
    <w:rsid w:val="00C14716"/>
    <w:rsid w:val="00C148EF"/>
    <w:rsid w:val="00C14FD8"/>
    <w:rsid w:val="00C15858"/>
    <w:rsid w:val="00C16F44"/>
    <w:rsid w:val="00C171D5"/>
    <w:rsid w:val="00C20CA6"/>
    <w:rsid w:val="00C2139C"/>
    <w:rsid w:val="00C21B61"/>
    <w:rsid w:val="00C238DE"/>
    <w:rsid w:val="00C23C28"/>
    <w:rsid w:val="00C24614"/>
    <w:rsid w:val="00C25B6F"/>
    <w:rsid w:val="00C260D3"/>
    <w:rsid w:val="00C269AC"/>
    <w:rsid w:val="00C2782A"/>
    <w:rsid w:val="00C278B4"/>
    <w:rsid w:val="00C316E9"/>
    <w:rsid w:val="00C32A00"/>
    <w:rsid w:val="00C335F4"/>
    <w:rsid w:val="00C33654"/>
    <w:rsid w:val="00C33B1A"/>
    <w:rsid w:val="00C34715"/>
    <w:rsid w:val="00C350B7"/>
    <w:rsid w:val="00C353DE"/>
    <w:rsid w:val="00C35655"/>
    <w:rsid w:val="00C35870"/>
    <w:rsid w:val="00C3740B"/>
    <w:rsid w:val="00C40BA6"/>
    <w:rsid w:val="00C40C72"/>
    <w:rsid w:val="00C4180E"/>
    <w:rsid w:val="00C419A2"/>
    <w:rsid w:val="00C41E58"/>
    <w:rsid w:val="00C421D9"/>
    <w:rsid w:val="00C42718"/>
    <w:rsid w:val="00C427BF"/>
    <w:rsid w:val="00C42DFC"/>
    <w:rsid w:val="00C445EE"/>
    <w:rsid w:val="00C44A3F"/>
    <w:rsid w:val="00C46016"/>
    <w:rsid w:val="00C46379"/>
    <w:rsid w:val="00C46658"/>
    <w:rsid w:val="00C47F46"/>
    <w:rsid w:val="00C5080A"/>
    <w:rsid w:val="00C51939"/>
    <w:rsid w:val="00C52324"/>
    <w:rsid w:val="00C52991"/>
    <w:rsid w:val="00C56D3D"/>
    <w:rsid w:val="00C570CF"/>
    <w:rsid w:val="00C60469"/>
    <w:rsid w:val="00C60A87"/>
    <w:rsid w:val="00C60DAC"/>
    <w:rsid w:val="00C60DE5"/>
    <w:rsid w:val="00C61370"/>
    <w:rsid w:val="00C62A93"/>
    <w:rsid w:val="00C631D6"/>
    <w:rsid w:val="00C63F6B"/>
    <w:rsid w:val="00C64949"/>
    <w:rsid w:val="00C64BDC"/>
    <w:rsid w:val="00C65AD9"/>
    <w:rsid w:val="00C66771"/>
    <w:rsid w:val="00C6683A"/>
    <w:rsid w:val="00C67457"/>
    <w:rsid w:val="00C67C63"/>
    <w:rsid w:val="00C700EB"/>
    <w:rsid w:val="00C70B22"/>
    <w:rsid w:val="00C70B6F"/>
    <w:rsid w:val="00C70F96"/>
    <w:rsid w:val="00C71358"/>
    <w:rsid w:val="00C73CBB"/>
    <w:rsid w:val="00C74DE1"/>
    <w:rsid w:val="00C76708"/>
    <w:rsid w:val="00C77A7D"/>
    <w:rsid w:val="00C80762"/>
    <w:rsid w:val="00C80CCB"/>
    <w:rsid w:val="00C81A71"/>
    <w:rsid w:val="00C81BFF"/>
    <w:rsid w:val="00C84482"/>
    <w:rsid w:val="00C86842"/>
    <w:rsid w:val="00C86CB1"/>
    <w:rsid w:val="00C8724C"/>
    <w:rsid w:val="00C87962"/>
    <w:rsid w:val="00C91BFC"/>
    <w:rsid w:val="00C92452"/>
    <w:rsid w:val="00C9246E"/>
    <w:rsid w:val="00C927A3"/>
    <w:rsid w:val="00C937FB"/>
    <w:rsid w:val="00C9443F"/>
    <w:rsid w:val="00C94551"/>
    <w:rsid w:val="00C947A0"/>
    <w:rsid w:val="00C949FC"/>
    <w:rsid w:val="00C95286"/>
    <w:rsid w:val="00C952EC"/>
    <w:rsid w:val="00C956E4"/>
    <w:rsid w:val="00C95906"/>
    <w:rsid w:val="00C975BB"/>
    <w:rsid w:val="00C97D7E"/>
    <w:rsid w:val="00CA067F"/>
    <w:rsid w:val="00CA0DBE"/>
    <w:rsid w:val="00CA12C0"/>
    <w:rsid w:val="00CA14E1"/>
    <w:rsid w:val="00CA255B"/>
    <w:rsid w:val="00CA26CD"/>
    <w:rsid w:val="00CA2A06"/>
    <w:rsid w:val="00CA2F42"/>
    <w:rsid w:val="00CA4246"/>
    <w:rsid w:val="00CA4625"/>
    <w:rsid w:val="00CA4A78"/>
    <w:rsid w:val="00CA5175"/>
    <w:rsid w:val="00CA5725"/>
    <w:rsid w:val="00CA694B"/>
    <w:rsid w:val="00CA6BAF"/>
    <w:rsid w:val="00CA7C9E"/>
    <w:rsid w:val="00CB10B8"/>
    <w:rsid w:val="00CB11D6"/>
    <w:rsid w:val="00CB15B6"/>
    <w:rsid w:val="00CB18EF"/>
    <w:rsid w:val="00CB1967"/>
    <w:rsid w:val="00CB2A6C"/>
    <w:rsid w:val="00CB3684"/>
    <w:rsid w:val="00CB3E1E"/>
    <w:rsid w:val="00CB4DB9"/>
    <w:rsid w:val="00CB5524"/>
    <w:rsid w:val="00CB5FF3"/>
    <w:rsid w:val="00CB7B6D"/>
    <w:rsid w:val="00CC0386"/>
    <w:rsid w:val="00CC0403"/>
    <w:rsid w:val="00CC048E"/>
    <w:rsid w:val="00CC08A0"/>
    <w:rsid w:val="00CC1FE0"/>
    <w:rsid w:val="00CC2A6C"/>
    <w:rsid w:val="00CC4E6D"/>
    <w:rsid w:val="00CC509B"/>
    <w:rsid w:val="00CC5ADA"/>
    <w:rsid w:val="00CC5E02"/>
    <w:rsid w:val="00CC5E1F"/>
    <w:rsid w:val="00CC618F"/>
    <w:rsid w:val="00CC77C8"/>
    <w:rsid w:val="00CC7BA0"/>
    <w:rsid w:val="00CC7D0E"/>
    <w:rsid w:val="00CD0661"/>
    <w:rsid w:val="00CD07DE"/>
    <w:rsid w:val="00CD08B9"/>
    <w:rsid w:val="00CD0D66"/>
    <w:rsid w:val="00CD0DD5"/>
    <w:rsid w:val="00CD1C49"/>
    <w:rsid w:val="00CD1E61"/>
    <w:rsid w:val="00CD1E6D"/>
    <w:rsid w:val="00CD1F59"/>
    <w:rsid w:val="00CD3820"/>
    <w:rsid w:val="00CD3CB0"/>
    <w:rsid w:val="00CD4EFF"/>
    <w:rsid w:val="00CD5674"/>
    <w:rsid w:val="00CD5779"/>
    <w:rsid w:val="00CD5A76"/>
    <w:rsid w:val="00CD5D8A"/>
    <w:rsid w:val="00CD6925"/>
    <w:rsid w:val="00CD77D8"/>
    <w:rsid w:val="00CD7E7E"/>
    <w:rsid w:val="00CE194A"/>
    <w:rsid w:val="00CE31B2"/>
    <w:rsid w:val="00CE32EC"/>
    <w:rsid w:val="00CE3A7D"/>
    <w:rsid w:val="00CE3C3B"/>
    <w:rsid w:val="00CE4A79"/>
    <w:rsid w:val="00CE4C8E"/>
    <w:rsid w:val="00CE52FA"/>
    <w:rsid w:val="00CE624C"/>
    <w:rsid w:val="00CE67E7"/>
    <w:rsid w:val="00CE6C22"/>
    <w:rsid w:val="00CE6CC9"/>
    <w:rsid w:val="00CE715B"/>
    <w:rsid w:val="00CF0189"/>
    <w:rsid w:val="00CF18BC"/>
    <w:rsid w:val="00CF24EE"/>
    <w:rsid w:val="00CF2850"/>
    <w:rsid w:val="00CF2E4C"/>
    <w:rsid w:val="00CF3241"/>
    <w:rsid w:val="00CF3611"/>
    <w:rsid w:val="00CF3A85"/>
    <w:rsid w:val="00CF3BC7"/>
    <w:rsid w:val="00CF5211"/>
    <w:rsid w:val="00CF55AB"/>
    <w:rsid w:val="00CF617B"/>
    <w:rsid w:val="00CF7448"/>
    <w:rsid w:val="00CF7C6D"/>
    <w:rsid w:val="00D0076A"/>
    <w:rsid w:val="00D00A4E"/>
    <w:rsid w:val="00D01EFF"/>
    <w:rsid w:val="00D02525"/>
    <w:rsid w:val="00D02F2E"/>
    <w:rsid w:val="00D0352D"/>
    <w:rsid w:val="00D0436E"/>
    <w:rsid w:val="00D056D3"/>
    <w:rsid w:val="00D05C33"/>
    <w:rsid w:val="00D07950"/>
    <w:rsid w:val="00D1009E"/>
    <w:rsid w:val="00D104D6"/>
    <w:rsid w:val="00D107CE"/>
    <w:rsid w:val="00D12301"/>
    <w:rsid w:val="00D1286E"/>
    <w:rsid w:val="00D1343A"/>
    <w:rsid w:val="00D13A1D"/>
    <w:rsid w:val="00D1483E"/>
    <w:rsid w:val="00D153F3"/>
    <w:rsid w:val="00D15466"/>
    <w:rsid w:val="00D1560D"/>
    <w:rsid w:val="00D169A8"/>
    <w:rsid w:val="00D17A95"/>
    <w:rsid w:val="00D17AA0"/>
    <w:rsid w:val="00D20287"/>
    <w:rsid w:val="00D206DC"/>
    <w:rsid w:val="00D20D98"/>
    <w:rsid w:val="00D21418"/>
    <w:rsid w:val="00D22D65"/>
    <w:rsid w:val="00D22E7A"/>
    <w:rsid w:val="00D23745"/>
    <w:rsid w:val="00D24F0B"/>
    <w:rsid w:val="00D25133"/>
    <w:rsid w:val="00D256D1"/>
    <w:rsid w:val="00D257BF"/>
    <w:rsid w:val="00D263E7"/>
    <w:rsid w:val="00D2681D"/>
    <w:rsid w:val="00D26B0E"/>
    <w:rsid w:val="00D26D65"/>
    <w:rsid w:val="00D26FDC"/>
    <w:rsid w:val="00D27010"/>
    <w:rsid w:val="00D27677"/>
    <w:rsid w:val="00D30689"/>
    <w:rsid w:val="00D308C7"/>
    <w:rsid w:val="00D30B7C"/>
    <w:rsid w:val="00D31188"/>
    <w:rsid w:val="00D322FD"/>
    <w:rsid w:val="00D3286D"/>
    <w:rsid w:val="00D328F7"/>
    <w:rsid w:val="00D32F6F"/>
    <w:rsid w:val="00D3342E"/>
    <w:rsid w:val="00D335A2"/>
    <w:rsid w:val="00D3533D"/>
    <w:rsid w:val="00D354F1"/>
    <w:rsid w:val="00D357F2"/>
    <w:rsid w:val="00D35BD6"/>
    <w:rsid w:val="00D35D57"/>
    <w:rsid w:val="00D36E50"/>
    <w:rsid w:val="00D37235"/>
    <w:rsid w:val="00D41037"/>
    <w:rsid w:val="00D428D8"/>
    <w:rsid w:val="00D42AC6"/>
    <w:rsid w:val="00D445A9"/>
    <w:rsid w:val="00D448BA"/>
    <w:rsid w:val="00D44B2C"/>
    <w:rsid w:val="00D44BDB"/>
    <w:rsid w:val="00D46949"/>
    <w:rsid w:val="00D471FE"/>
    <w:rsid w:val="00D475E8"/>
    <w:rsid w:val="00D50B1E"/>
    <w:rsid w:val="00D50C1D"/>
    <w:rsid w:val="00D50CBB"/>
    <w:rsid w:val="00D51270"/>
    <w:rsid w:val="00D54FAF"/>
    <w:rsid w:val="00D551A0"/>
    <w:rsid w:val="00D555F2"/>
    <w:rsid w:val="00D556D9"/>
    <w:rsid w:val="00D55751"/>
    <w:rsid w:val="00D5796C"/>
    <w:rsid w:val="00D608E2"/>
    <w:rsid w:val="00D60D80"/>
    <w:rsid w:val="00D64729"/>
    <w:rsid w:val="00D648CE"/>
    <w:rsid w:val="00D66320"/>
    <w:rsid w:val="00D66BEB"/>
    <w:rsid w:val="00D675C7"/>
    <w:rsid w:val="00D67981"/>
    <w:rsid w:val="00D67B37"/>
    <w:rsid w:val="00D70BBA"/>
    <w:rsid w:val="00D714CD"/>
    <w:rsid w:val="00D71938"/>
    <w:rsid w:val="00D71C8F"/>
    <w:rsid w:val="00D72449"/>
    <w:rsid w:val="00D72485"/>
    <w:rsid w:val="00D72A32"/>
    <w:rsid w:val="00D72A76"/>
    <w:rsid w:val="00D73FF3"/>
    <w:rsid w:val="00D74729"/>
    <w:rsid w:val="00D757D8"/>
    <w:rsid w:val="00D76888"/>
    <w:rsid w:val="00D771E9"/>
    <w:rsid w:val="00D8077E"/>
    <w:rsid w:val="00D81A32"/>
    <w:rsid w:val="00D82569"/>
    <w:rsid w:val="00D832B1"/>
    <w:rsid w:val="00D832B9"/>
    <w:rsid w:val="00D8410C"/>
    <w:rsid w:val="00D86A94"/>
    <w:rsid w:val="00D86B8E"/>
    <w:rsid w:val="00D87638"/>
    <w:rsid w:val="00D87DE3"/>
    <w:rsid w:val="00D901EC"/>
    <w:rsid w:val="00D90F94"/>
    <w:rsid w:val="00D913AF"/>
    <w:rsid w:val="00D91564"/>
    <w:rsid w:val="00D91965"/>
    <w:rsid w:val="00D91FBA"/>
    <w:rsid w:val="00D91FD9"/>
    <w:rsid w:val="00D929CC"/>
    <w:rsid w:val="00D936CE"/>
    <w:rsid w:val="00D949BD"/>
    <w:rsid w:val="00D963CA"/>
    <w:rsid w:val="00D96BC2"/>
    <w:rsid w:val="00D96D12"/>
    <w:rsid w:val="00D96E56"/>
    <w:rsid w:val="00DA03DE"/>
    <w:rsid w:val="00DA03EA"/>
    <w:rsid w:val="00DA0EF8"/>
    <w:rsid w:val="00DA1CED"/>
    <w:rsid w:val="00DA1D65"/>
    <w:rsid w:val="00DA220C"/>
    <w:rsid w:val="00DA2AA5"/>
    <w:rsid w:val="00DA3A9A"/>
    <w:rsid w:val="00DA59C8"/>
    <w:rsid w:val="00DA5C01"/>
    <w:rsid w:val="00DA6069"/>
    <w:rsid w:val="00DA610A"/>
    <w:rsid w:val="00DA6196"/>
    <w:rsid w:val="00DA72AB"/>
    <w:rsid w:val="00DA7911"/>
    <w:rsid w:val="00DB0598"/>
    <w:rsid w:val="00DB122F"/>
    <w:rsid w:val="00DB31C5"/>
    <w:rsid w:val="00DB33E2"/>
    <w:rsid w:val="00DB5719"/>
    <w:rsid w:val="00DB5AB2"/>
    <w:rsid w:val="00DB62F7"/>
    <w:rsid w:val="00DB6D5B"/>
    <w:rsid w:val="00DB7916"/>
    <w:rsid w:val="00DC0C74"/>
    <w:rsid w:val="00DC1164"/>
    <w:rsid w:val="00DC18E0"/>
    <w:rsid w:val="00DC2166"/>
    <w:rsid w:val="00DC2563"/>
    <w:rsid w:val="00DC2DA0"/>
    <w:rsid w:val="00DC2F87"/>
    <w:rsid w:val="00DC355C"/>
    <w:rsid w:val="00DC4A0D"/>
    <w:rsid w:val="00DC63DB"/>
    <w:rsid w:val="00DC6B93"/>
    <w:rsid w:val="00DC7068"/>
    <w:rsid w:val="00DC7634"/>
    <w:rsid w:val="00DC7844"/>
    <w:rsid w:val="00DC7866"/>
    <w:rsid w:val="00DD0F02"/>
    <w:rsid w:val="00DD1A38"/>
    <w:rsid w:val="00DD271D"/>
    <w:rsid w:val="00DD2FD1"/>
    <w:rsid w:val="00DD352E"/>
    <w:rsid w:val="00DD3AF2"/>
    <w:rsid w:val="00DD41E8"/>
    <w:rsid w:val="00DD566B"/>
    <w:rsid w:val="00DD5693"/>
    <w:rsid w:val="00DD6C56"/>
    <w:rsid w:val="00DE01DD"/>
    <w:rsid w:val="00DE10BB"/>
    <w:rsid w:val="00DE178A"/>
    <w:rsid w:val="00DE20E0"/>
    <w:rsid w:val="00DE3505"/>
    <w:rsid w:val="00DE35D5"/>
    <w:rsid w:val="00DE3B81"/>
    <w:rsid w:val="00DE44AD"/>
    <w:rsid w:val="00DE4AD7"/>
    <w:rsid w:val="00DE4DFA"/>
    <w:rsid w:val="00DE5C75"/>
    <w:rsid w:val="00DE6695"/>
    <w:rsid w:val="00DE693C"/>
    <w:rsid w:val="00DE753A"/>
    <w:rsid w:val="00DE7DA0"/>
    <w:rsid w:val="00DE7F95"/>
    <w:rsid w:val="00DF0BD5"/>
    <w:rsid w:val="00DF0F44"/>
    <w:rsid w:val="00DF3656"/>
    <w:rsid w:val="00DF3F30"/>
    <w:rsid w:val="00DF4297"/>
    <w:rsid w:val="00DF43C1"/>
    <w:rsid w:val="00DF4822"/>
    <w:rsid w:val="00DF482E"/>
    <w:rsid w:val="00DF4996"/>
    <w:rsid w:val="00DF5749"/>
    <w:rsid w:val="00DF57C5"/>
    <w:rsid w:val="00DF5911"/>
    <w:rsid w:val="00DF5B08"/>
    <w:rsid w:val="00DF66E8"/>
    <w:rsid w:val="00DF6A85"/>
    <w:rsid w:val="00DF7CA0"/>
    <w:rsid w:val="00E0165F"/>
    <w:rsid w:val="00E01A79"/>
    <w:rsid w:val="00E02FB8"/>
    <w:rsid w:val="00E03647"/>
    <w:rsid w:val="00E03888"/>
    <w:rsid w:val="00E0465E"/>
    <w:rsid w:val="00E0496F"/>
    <w:rsid w:val="00E049CD"/>
    <w:rsid w:val="00E0751A"/>
    <w:rsid w:val="00E1020F"/>
    <w:rsid w:val="00E1063D"/>
    <w:rsid w:val="00E10E28"/>
    <w:rsid w:val="00E136C2"/>
    <w:rsid w:val="00E139C6"/>
    <w:rsid w:val="00E13E94"/>
    <w:rsid w:val="00E13FE6"/>
    <w:rsid w:val="00E1430C"/>
    <w:rsid w:val="00E144EB"/>
    <w:rsid w:val="00E15C76"/>
    <w:rsid w:val="00E15FA5"/>
    <w:rsid w:val="00E16491"/>
    <w:rsid w:val="00E169C9"/>
    <w:rsid w:val="00E1784D"/>
    <w:rsid w:val="00E2032D"/>
    <w:rsid w:val="00E20DEB"/>
    <w:rsid w:val="00E2132E"/>
    <w:rsid w:val="00E22156"/>
    <w:rsid w:val="00E23850"/>
    <w:rsid w:val="00E23957"/>
    <w:rsid w:val="00E23E4B"/>
    <w:rsid w:val="00E247BD"/>
    <w:rsid w:val="00E24A7A"/>
    <w:rsid w:val="00E25621"/>
    <w:rsid w:val="00E25BB3"/>
    <w:rsid w:val="00E26D48"/>
    <w:rsid w:val="00E2772B"/>
    <w:rsid w:val="00E278DC"/>
    <w:rsid w:val="00E31041"/>
    <w:rsid w:val="00E311DB"/>
    <w:rsid w:val="00E32559"/>
    <w:rsid w:val="00E3280E"/>
    <w:rsid w:val="00E32DBE"/>
    <w:rsid w:val="00E333F3"/>
    <w:rsid w:val="00E33916"/>
    <w:rsid w:val="00E33ADF"/>
    <w:rsid w:val="00E34401"/>
    <w:rsid w:val="00E34E55"/>
    <w:rsid w:val="00E350E3"/>
    <w:rsid w:val="00E3640E"/>
    <w:rsid w:val="00E368F2"/>
    <w:rsid w:val="00E3692E"/>
    <w:rsid w:val="00E40F72"/>
    <w:rsid w:val="00E4206D"/>
    <w:rsid w:val="00E420D5"/>
    <w:rsid w:val="00E422FF"/>
    <w:rsid w:val="00E4290C"/>
    <w:rsid w:val="00E44097"/>
    <w:rsid w:val="00E44EAB"/>
    <w:rsid w:val="00E46191"/>
    <w:rsid w:val="00E46F61"/>
    <w:rsid w:val="00E470E2"/>
    <w:rsid w:val="00E479C4"/>
    <w:rsid w:val="00E504F2"/>
    <w:rsid w:val="00E515C2"/>
    <w:rsid w:val="00E5278B"/>
    <w:rsid w:val="00E537F8"/>
    <w:rsid w:val="00E53C5A"/>
    <w:rsid w:val="00E55045"/>
    <w:rsid w:val="00E5517B"/>
    <w:rsid w:val="00E5585A"/>
    <w:rsid w:val="00E569E2"/>
    <w:rsid w:val="00E57DD8"/>
    <w:rsid w:val="00E57E7B"/>
    <w:rsid w:val="00E6083E"/>
    <w:rsid w:val="00E60AD5"/>
    <w:rsid w:val="00E6182E"/>
    <w:rsid w:val="00E61899"/>
    <w:rsid w:val="00E625E4"/>
    <w:rsid w:val="00E62ADA"/>
    <w:rsid w:val="00E64B09"/>
    <w:rsid w:val="00E655C5"/>
    <w:rsid w:val="00E65BA6"/>
    <w:rsid w:val="00E665A6"/>
    <w:rsid w:val="00E66883"/>
    <w:rsid w:val="00E70361"/>
    <w:rsid w:val="00E706DA"/>
    <w:rsid w:val="00E70C44"/>
    <w:rsid w:val="00E724C1"/>
    <w:rsid w:val="00E72DA2"/>
    <w:rsid w:val="00E73DE1"/>
    <w:rsid w:val="00E74514"/>
    <w:rsid w:val="00E74ECF"/>
    <w:rsid w:val="00E7643E"/>
    <w:rsid w:val="00E7772F"/>
    <w:rsid w:val="00E777AD"/>
    <w:rsid w:val="00E778B4"/>
    <w:rsid w:val="00E80530"/>
    <w:rsid w:val="00E80747"/>
    <w:rsid w:val="00E8140D"/>
    <w:rsid w:val="00E815E3"/>
    <w:rsid w:val="00E82B12"/>
    <w:rsid w:val="00E82D39"/>
    <w:rsid w:val="00E82DF2"/>
    <w:rsid w:val="00E8328A"/>
    <w:rsid w:val="00E836BB"/>
    <w:rsid w:val="00E83AA1"/>
    <w:rsid w:val="00E841ED"/>
    <w:rsid w:val="00E84225"/>
    <w:rsid w:val="00E8528F"/>
    <w:rsid w:val="00E85415"/>
    <w:rsid w:val="00E85660"/>
    <w:rsid w:val="00E85BF0"/>
    <w:rsid w:val="00E85D80"/>
    <w:rsid w:val="00E86335"/>
    <w:rsid w:val="00E86A43"/>
    <w:rsid w:val="00E86C52"/>
    <w:rsid w:val="00E90BC8"/>
    <w:rsid w:val="00E919B4"/>
    <w:rsid w:val="00E91D2A"/>
    <w:rsid w:val="00E9242D"/>
    <w:rsid w:val="00E92996"/>
    <w:rsid w:val="00E9374F"/>
    <w:rsid w:val="00E9382A"/>
    <w:rsid w:val="00E95B5A"/>
    <w:rsid w:val="00E96298"/>
    <w:rsid w:val="00E964AA"/>
    <w:rsid w:val="00E979BC"/>
    <w:rsid w:val="00E97EBB"/>
    <w:rsid w:val="00EA157A"/>
    <w:rsid w:val="00EA2821"/>
    <w:rsid w:val="00EA28B8"/>
    <w:rsid w:val="00EA4DC3"/>
    <w:rsid w:val="00EA4DDE"/>
    <w:rsid w:val="00EA4E18"/>
    <w:rsid w:val="00EA50AD"/>
    <w:rsid w:val="00EA5517"/>
    <w:rsid w:val="00EA6009"/>
    <w:rsid w:val="00EA6EF7"/>
    <w:rsid w:val="00EA75E5"/>
    <w:rsid w:val="00EA7D7A"/>
    <w:rsid w:val="00EB1389"/>
    <w:rsid w:val="00EB257C"/>
    <w:rsid w:val="00EB3075"/>
    <w:rsid w:val="00EB34AE"/>
    <w:rsid w:val="00EB4D2D"/>
    <w:rsid w:val="00EB4EA9"/>
    <w:rsid w:val="00EB510C"/>
    <w:rsid w:val="00EB5621"/>
    <w:rsid w:val="00EB5C4A"/>
    <w:rsid w:val="00EB5D4B"/>
    <w:rsid w:val="00EB66CB"/>
    <w:rsid w:val="00EB6DF4"/>
    <w:rsid w:val="00EC09F4"/>
    <w:rsid w:val="00EC1630"/>
    <w:rsid w:val="00EC2BC3"/>
    <w:rsid w:val="00EC2DBF"/>
    <w:rsid w:val="00EC2EE6"/>
    <w:rsid w:val="00EC315E"/>
    <w:rsid w:val="00EC32F7"/>
    <w:rsid w:val="00EC35B8"/>
    <w:rsid w:val="00EC4209"/>
    <w:rsid w:val="00EC442B"/>
    <w:rsid w:val="00EC469E"/>
    <w:rsid w:val="00EC5BD8"/>
    <w:rsid w:val="00EC5E20"/>
    <w:rsid w:val="00EC62EC"/>
    <w:rsid w:val="00EC6D09"/>
    <w:rsid w:val="00EC7685"/>
    <w:rsid w:val="00EC7880"/>
    <w:rsid w:val="00ED0E6D"/>
    <w:rsid w:val="00ED0F6C"/>
    <w:rsid w:val="00ED15E5"/>
    <w:rsid w:val="00ED1B26"/>
    <w:rsid w:val="00ED2284"/>
    <w:rsid w:val="00ED2425"/>
    <w:rsid w:val="00ED36E6"/>
    <w:rsid w:val="00ED447A"/>
    <w:rsid w:val="00ED5AC8"/>
    <w:rsid w:val="00EE04A7"/>
    <w:rsid w:val="00EE0BD6"/>
    <w:rsid w:val="00EE0D46"/>
    <w:rsid w:val="00EE0E9D"/>
    <w:rsid w:val="00EE1496"/>
    <w:rsid w:val="00EE153B"/>
    <w:rsid w:val="00EE3607"/>
    <w:rsid w:val="00EE3F1A"/>
    <w:rsid w:val="00EE499F"/>
    <w:rsid w:val="00EE4C9D"/>
    <w:rsid w:val="00EE5221"/>
    <w:rsid w:val="00EE5ADB"/>
    <w:rsid w:val="00EE5B96"/>
    <w:rsid w:val="00EF0D41"/>
    <w:rsid w:val="00EF5181"/>
    <w:rsid w:val="00F00121"/>
    <w:rsid w:val="00F01349"/>
    <w:rsid w:val="00F0137E"/>
    <w:rsid w:val="00F01F97"/>
    <w:rsid w:val="00F02D78"/>
    <w:rsid w:val="00F0428C"/>
    <w:rsid w:val="00F042DA"/>
    <w:rsid w:val="00F05BF7"/>
    <w:rsid w:val="00F0631A"/>
    <w:rsid w:val="00F064BF"/>
    <w:rsid w:val="00F06BFC"/>
    <w:rsid w:val="00F06C0A"/>
    <w:rsid w:val="00F10082"/>
    <w:rsid w:val="00F10104"/>
    <w:rsid w:val="00F121A5"/>
    <w:rsid w:val="00F12375"/>
    <w:rsid w:val="00F12A99"/>
    <w:rsid w:val="00F12DAD"/>
    <w:rsid w:val="00F12FF7"/>
    <w:rsid w:val="00F13058"/>
    <w:rsid w:val="00F1343C"/>
    <w:rsid w:val="00F1346F"/>
    <w:rsid w:val="00F142CA"/>
    <w:rsid w:val="00F14875"/>
    <w:rsid w:val="00F15C8A"/>
    <w:rsid w:val="00F17EEA"/>
    <w:rsid w:val="00F207DE"/>
    <w:rsid w:val="00F20AD4"/>
    <w:rsid w:val="00F20BC6"/>
    <w:rsid w:val="00F20EA1"/>
    <w:rsid w:val="00F2111E"/>
    <w:rsid w:val="00F21B5A"/>
    <w:rsid w:val="00F21EC1"/>
    <w:rsid w:val="00F21F0F"/>
    <w:rsid w:val="00F222C4"/>
    <w:rsid w:val="00F2275C"/>
    <w:rsid w:val="00F22CA1"/>
    <w:rsid w:val="00F23C3F"/>
    <w:rsid w:val="00F243F6"/>
    <w:rsid w:val="00F24874"/>
    <w:rsid w:val="00F264E0"/>
    <w:rsid w:val="00F267A8"/>
    <w:rsid w:val="00F26F20"/>
    <w:rsid w:val="00F27240"/>
    <w:rsid w:val="00F27368"/>
    <w:rsid w:val="00F27622"/>
    <w:rsid w:val="00F27F41"/>
    <w:rsid w:val="00F309CD"/>
    <w:rsid w:val="00F30BBD"/>
    <w:rsid w:val="00F328D7"/>
    <w:rsid w:val="00F32F4C"/>
    <w:rsid w:val="00F33C0D"/>
    <w:rsid w:val="00F35625"/>
    <w:rsid w:val="00F35B6D"/>
    <w:rsid w:val="00F35E54"/>
    <w:rsid w:val="00F3607D"/>
    <w:rsid w:val="00F379DA"/>
    <w:rsid w:val="00F37E85"/>
    <w:rsid w:val="00F408C6"/>
    <w:rsid w:val="00F40B20"/>
    <w:rsid w:val="00F4137F"/>
    <w:rsid w:val="00F42434"/>
    <w:rsid w:val="00F43F69"/>
    <w:rsid w:val="00F441D0"/>
    <w:rsid w:val="00F44859"/>
    <w:rsid w:val="00F44973"/>
    <w:rsid w:val="00F44F9F"/>
    <w:rsid w:val="00F45C5D"/>
    <w:rsid w:val="00F45D7D"/>
    <w:rsid w:val="00F475B0"/>
    <w:rsid w:val="00F47C5F"/>
    <w:rsid w:val="00F47E5A"/>
    <w:rsid w:val="00F51AA4"/>
    <w:rsid w:val="00F51B9E"/>
    <w:rsid w:val="00F51EB0"/>
    <w:rsid w:val="00F52B64"/>
    <w:rsid w:val="00F530B0"/>
    <w:rsid w:val="00F53C9C"/>
    <w:rsid w:val="00F53F91"/>
    <w:rsid w:val="00F541C6"/>
    <w:rsid w:val="00F54AC3"/>
    <w:rsid w:val="00F54E0E"/>
    <w:rsid w:val="00F563CB"/>
    <w:rsid w:val="00F56984"/>
    <w:rsid w:val="00F57D8E"/>
    <w:rsid w:val="00F6057B"/>
    <w:rsid w:val="00F61297"/>
    <w:rsid w:val="00F614FA"/>
    <w:rsid w:val="00F6393B"/>
    <w:rsid w:val="00F63B5A"/>
    <w:rsid w:val="00F6418F"/>
    <w:rsid w:val="00F65B8E"/>
    <w:rsid w:val="00F66179"/>
    <w:rsid w:val="00F66591"/>
    <w:rsid w:val="00F67536"/>
    <w:rsid w:val="00F6780F"/>
    <w:rsid w:val="00F67D54"/>
    <w:rsid w:val="00F67EDD"/>
    <w:rsid w:val="00F70865"/>
    <w:rsid w:val="00F70F55"/>
    <w:rsid w:val="00F7127F"/>
    <w:rsid w:val="00F713E4"/>
    <w:rsid w:val="00F71818"/>
    <w:rsid w:val="00F7256B"/>
    <w:rsid w:val="00F72F9A"/>
    <w:rsid w:val="00F733FA"/>
    <w:rsid w:val="00F737AD"/>
    <w:rsid w:val="00F7384C"/>
    <w:rsid w:val="00F73AE4"/>
    <w:rsid w:val="00F7412B"/>
    <w:rsid w:val="00F74FB3"/>
    <w:rsid w:val="00F75C4E"/>
    <w:rsid w:val="00F765CE"/>
    <w:rsid w:val="00F76665"/>
    <w:rsid w:val="00F77119"/>
    <w:rsid w:val="00F771AD"/>
    <w:rsid w:val="00F778B5"/>
    <w:rsid w:val="00F809D9"/>
    <w:rsid w:val="00F824C3"/>
    <w:rsid w:val="00F82A42"/>
    <w:rsid w:val="00F82C34"/>
    <w:rsid w:val="00F83F27"/>
    <w:rsid w:val="00F84916"/>
    <w:rsid w:val="00F84B6A"/>
    <w:rsid w:val="00F84B8B"/>
    <w:rsid w:val="00F85D93"/>
    <w:rsid w:val="00F862D2"/>
    <w:rsid w:val="00F8671E"/>
    <w:rsid w:val="00F871E5"/>
    <w:rsid w:val="00F874C9"/>
    <w:rsid w:val="00F90A6F"/>
    <w:rsid w:val="00F9124B"/>
    <w:rsid w:val="00F918E9"/>
    <w:rsid w:val="00F933C8"/>
    <w:rsid w:val="00F940F9"/>
    <w:rsid w:val="00F951A5"/>
    <w:rsid w:val="00F9527E"/>
    <w:rsid w:val="00F96558"/>
    <w:rsid w:val="00F965B2"/>
    <w:rsid w:val="00F96710"/>
    <w:rsid w:val="00F96C49"/>
    <w:rsid w:val="00F9740E"/>
    <w:rsid w:val="00F97E5E"/>
    <w:rsid w:val="00FA0361"/>
    <w:rsid w:val="00FA03F1"/>
    <w:rsid w:val="00FA122A"/>
    <w:rsid w:val="00FA1AEE"/>
    <w:rsid w:val="00FA1FD9"/>
    <w:rsid w:val="00FA2A53"/>
    <w:rsid w:val="00FA31E3"/>
    <w:rsid w:val="00FA33A1"/>
    <w:rsid w:val="00FA52C1"/>
    <w:rsid w:val="00FA5982"/>
    <w:rsid w:val="00FA5D79"/>
    <w:rsid w:val="00FA62CD"/>
    <w:rsid w:val="00FA6F2B"/>
    <w:rsid w:val="00FA7BF2"/>
    <w:rsid w:val="00FB0059"/>
    <w:rsid w:val="00FB15E7"/>
    <w:rsid w:val="00FB1D56"/>
    <w:rsid w:val="00FB39E7"/>
    <w:rsid w:val="00FB44BF"/>
    <w:rsid w:val="00FB4867"/>
    <w:rsid w:val="00FB584C"/>
    <w:rsid w:val="00FB5CE9"/>
    <w:rsid w:val="00FB5DF0"/>
    <w:rsid w:val="00FB6F16"/>
    <w:rsid w:val="00FB6FED"/>
    <w:rsid w:val="00FC155D"/>
    <w:rsid w:val="00FC292B"/>
    <w:rsid w:val="00FC4006"/>
    <w:rsid w:val="00FC5618"/>
    <w:rsid w:val="00FC594C"/>
    <w:rsid w:val="00FC5C04"/>
    <w:rsid w:val="00FC68E7"/>
    <w:rsid w:val="00FC6DCE"/>
    <w:rsid w:val="00FC7F0B"/>
    <w:rsid w:val="00FD0C71"/>
    <w:rsid w:val="00FD1575"/>
    <w:rsid w:val="00FD32C1"/>
    <w:rsid w:val="00FD481C"/>
    <w:rsid w:val="00FD4EC2"/>
    <w:rsid w:val="00FD58F8"/>
    <w:rsid w:val="00FD5996"/>
    <w:rsid w:val="00FD68FD"/>
    <w:rsid w:val="00FD7E9E"/>
    <w:rsid w:val="00FE00B2"/>
    <w:rsid w:val="00FE0E63"/>
    <w:rsid w:val="00FE17A0"/>
    <w:rsid w:val="00FE1A44"/>
    <w:rsid w:val="00FE1BFA"/>
    <w:rsid w:val="00FE2244"/>
    <w:rsid w:val="00FE224A"/>
    <w:rsid w:val="00FE30E9"/>
    <w:rsid w:val="00FE3413"/>
    <w:rsid w:val="00FE39BE"/>
    <w:rsid w:val="00FE407A"/>
    <w:rsid w:val="00FE4920"/>
    <w:rsid w:val="00FE50F2"/>
    <w:rsid w:val="00FE5A37"/>
    <w:rsid w:val="00FE65D5"/>
    <w:rsid w:val="00FE6A2E"/>
    <w:rsid w:val="00FE6C9C"/>
    <w:rsid w:val="00FE6E32"/>
    <w:rsid w:val="00FE7095"/>
    <w:rsid w:val="00FE747E"/>
    <w:rsid w:val="00FF00A7"/>
    <w:rsid w:val="00FF1AFD"/>
    <w:rsid w:val="00FF2069"/>
    <w:rsid w:val="00FF214C"/>
    <w:rsid w:val="00FF2B41"/>
    <w:rsid w:val="00FF2CF1"/>
    <w:rsid w:val="00FF377A"/>
    <w:rsid w:val="00FF4046"/>
    <w:rsid w:val="00FF4232"/>
    <w:rsid w:val="00FF463C"/>
    <w:rsid w:val="00FF4869"/>
    <w:rsid w:val="00FF4889"/>
    <w:rsid w:val="00FF5196"/>
    <w:rsid w:val="00FF5219"/>
    <w:rsid w:val="00FF52C9"/>
    <w:rsid w:val="00FF5314"/>
    <w:rsid w:val="00FF5B34"/>
    <w:rsid w:val="00FF5B35"/>
    <w:rsid w:val="00FF63F3"/>
    <w:rsid w:val="00FF67BC"/>
    <w:rsid w:val="00FF682F"/>
    <w:rsid w:val="00FF78D9"/>
    <w:rsid w:val="00FF7D21"/>
    <w:rsid w:val="0193682A"/>
    <w:rsid w:val="1A09DC88"/>
    <w:rsid w:val="1CBB5346"/>
    <w:rsid w:val="25A29CE1"/>
    <w:rsid w:val="2770B280"/>
    <w:rsid w:val="32A3EE50"/>
    <w:rsid w:val="3C0D5144"/>
    <w:rsid w:val="4B2E27D6"/>
    <w:rsid w:val="571D27B2"/>
    <w:rsid w:val="5A446A69"/>
    <w:rsid w:val="5F98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360C"/>
  <w15:chartTrackingRefBased/>
  <w15:docId w15:val="{413B6D11-ACB8-4570-8FF5-D3CD5E1B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1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5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5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5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5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5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5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1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5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01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C2EE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C2EE6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C2E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EE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216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DC2166"/>
  </w:style>
  <w:style w:type="character" w:customStyle="1" w:styleId="CommentTextChar">
    <w:name w:val="Comment Text Char"/>
    <w:basedOn w:val="DefaultParagraphFont"/>
    <w:link w:val="CommentText"/>
    <w:uiPriority w:val="99"/>
    <w:rsid w:val="00DC216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166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B009C"/>
  </w:style>
  <w:style w:type="table" w:styleId="TableGrid">
    <w:name w:val="Table Grid"/>
    <w:basedOn w:val="TableNormal"/>
    <w:uiPriority w:val="39"/>
    <w:qFormat/>
    <w:rsid w:val="00316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96ED0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665A0"/>
    <w:pPr>
      <w:spacing w:after="0" w:line="240" w:lineRule="auto"/>
    </w:pPr>
  </w:style>
  <w:style w:type="character" w:customStyle="1" w:styleId="1">
    <w:name w:val="批注文字 字符1"/>
    <w:basedOn w:val="DefaultParagraphFont"/>
    <w:uiPriority w:val="99"/>
    <w:rsid w:val="002D5398"/>
    <w:rPr>
      <w:rFonts w:ascii="Times New Roman" w:hAnsi="Times New Roman" w:cs="Times New Roman"/>
      <w:kern w:val="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qFormat/>
    <w:rsid w:val="000B4014"/>
    <w:pPr>
      <w:spacing w:after="120" w:line="360" w:lineRule="auto"/>
      <w:ind w:leftChars="200" w:left="420" w:firstLineChars="200" w:firstLine="200"/>
      <w:jc w:val="both"/>
    </w:pPr>
    <w:rPr>
      <w:rFonts w:ascii="Times New Roman" w:eastAsia="SimSun" w:hAnsi="Times New Roman"/>
      <w:sz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0B4014"/>
    <w:rPr>
      <w:rFonts w:ascii="Times New Roman" w:eastAsia="SimSun" w:hAnsi="Times New Roman"/>
      <w:sz w:val="21"/>
    </w:rPr>
  </w:style>
  <w:style w:type="paragraph" w:styleId="NormalWeb">
    <w:name w:val="Normal (Web)"/>
    <w:basedOn w:val="Normal"/>
    <w:uiPriority w:val="99"/>
    <w:semiHidden/>
    <w:unhideWhenUsed/>
    <w:rsid w:val="00C91BF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1.emf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5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microsoft.com/office/2016/09/relationships/commentsIds" Target="commentsIds.xml"/><Relationship Id="rId40" Type="http://schemas.openxmlformats.org/officeDocument/2006/relationships/oleObject" Target="embeddings/oleObject1.bin"/><Relationship Id="rId45" Type="http://schemas.openxmlformats.org/officeDocument/2006/relationships/image" Target="media/image26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comments" Target="comments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9.png"/><Relationship Id="rId38" Type="http://schemas.microsoft.com/office/2018/08/relationships/commentsExtensible" Target="commentsExtensible.xml"/><Relationship Id="rId46" Type="http://schemas.openxmlformats.org/officeDocument/2006/relationships/image" Target="media/image27.png"/><Relationship Id="rId20" Type="http://schemas.openxmlformats.org/officeDocument/2006/relationships/image" Target="media/image6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microsoft.com/office/2011/relationships/commentsExtended" Target="commentsExtended.xml"/><Relationship Id="rId49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d913ea-9c86-4c41-b537-a4c74bcba05c" xsi:nil="true"/>
    <lcf76f155ced4ddcb4097134ff3c332f xmlns="9c08ec8a-235c-44a0-b482-a4fea554301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99572FE3D5247B51A1CDABCC4A768" ma:contentTypeVersion="10" ma:contentTypeDescription="Create a new document." ma:contentTypeScope="" ma:versionID="5d32771a48a22700dcf9136e285f4f5c">
  <xsd:schema xmlns:xsd="http://www.w3.org/2001/XMLSchema" xmlns:xs="http://www.w3.org/2001/XMLSchema" xmlns:p="http://schemas.microsoft.com/office/2006/metadata/properties" xmlns:ns2="9c08ec8a-235c-44a0-b482-a4fea554301d" xmlns:ns3="7ed913ea-9c86-4c41-b537-a4c74bcba05c" targetNamespace="http://schemas.microsoft.com/office/2006/metadata/properties" ma:root="true" ma:fieldsID="8cd628ae90c11d941e99d4d8cbce0629" ns2:_="" ns3:_="">
    <xsd:import namespace="9c08ec8a-235c-44a0-b482-a4fea554301d"/>
    <xsd:import namespace="7ed913ea-9c86-4c41-b537-a4c74bcba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8ec8a-235c-44a0-b482-a4fea55430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913ea-9c86-4c41-b537-a4c74bcba0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3c9c02-f72d-45f3-9f24-c9d69ee7715f}" ma:internalName="TaxCatchAll" ma:showField="CatchAllData" ma:web="7ed913ea-9c86-4c41-b537-a4c74bcba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84C572-B070-4A18-B71D-E7B154113AE2}">
  <ds:schemaRefs>
    <ds:schemaRef ds:uri="http://schemas.microsoft.com/office/2006/metadata/properties"/>
    <ds:schemaRef ds:uri="http://schemas.microsoft.com/office/infopath/2007/PartnerControls"/>
    <ds:schemaRef ds:uri="7ed913ea-9c86-4c41-b537-a4c74bcba05c"/>
    <ds:schemaRef ds:uri="9c08ec8a-235c-44a0-b482-a4fea554301d"/>
  </ds:schemaRefs>
</ds:datastoreItem>
</file>

<file path=customXml/itemProps2.xml><?xml version="1.0" encoding="utf-8"?>
<ds:datastoreItem xmlns:ds="http://schemas.openxmlformats.org/officeDocument/2006/customXml" ds:itemID="{DC3B8497-61DA-499F-A99E-4A947E5E7C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08ec8a-235c-44a0-b482-a4fea554301d"/>
    <ds:schemaRef ds:uri="7ed913ea-9c86-4c41-b537-a4c74bcba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4EC2C8-7903-46C7-84D0-FA2C752631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ACCFD7-AFCC-4A28-A9A3-AE1DB9EDFB5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d2fbd62-f460-4dc8-b0be-cdb6c316253c}" enabled="0" method="" siteId="{fd2fbd62-f460-4dc8-b0be-cdb6c31625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1</Pages>
  <Words>686</Words>
  <Characters>3914</Characters>
  <Application>Microsoft Office Word</Application>
  <DocSecurity>4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</dc:creator>
  <cp:keywords/>
  <dc:description/>
  <cp:lastModifiedBy>Jiedong Duan</cp:lastModifiedBy>
  <cp:revision>2188</cp:revision>
  <dcterms:created xsi:type="dcterms:W3CDTF">2026-03-28T02:26:00Z</dcterms:created>
  <dcterms:modified xsi:type="dcterms:W3CDTF">2026-07-06T01:20:00Z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0x01010006199572FE3D5247B51A1CDABCC4A768</vt:lpwstr>
  </property>
  <property fmtid="{D5CDD505-2E9C-101B-9397-08002B2CF9AE}" pid="3" name="MediaServiceImageTags">
    <vt:lpwstr/>
  </property>
</Properties>
</file>